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E848088">
      <w:pPr>
        <w:spacing w:line="360" w:lineRule="auto"/>
        <w:ind w:firstLine="564" w:firstLineChars="200"/>
      </w:pPr>
      <w:bookmarkStart w:id="140" w:name="_GoBack"/>
      <w:bookmarkEnd w:id="140"/>
      <w:r>
        <w:rPr>
          <w:sz w:val="28"/>
          <w:szCs w:val="28"/>
        </w:rPr>
        <w:t xml:space="preserve">类号 </w:t>
      </w:r>
      <w:r>
        <w:rPr>
          <w:sz w:val="28"/>
          <w:szCs w:val="28"/>
          <w:u w:val="single"/>
        </w:rPr>
        <w:t xml:space="preserve">               </w:t>
      </w:r>
      <w:r>
        <w:rPr>
          <w:sz w:val="28"/>
          <w:szCs w:val="28"/>
        </w:rPr>
        <w:t xml:space="preserve">          U D C </w:t>
      </w:r>
      <w:r>
        <w:rPr>
          <w:sz w:val="28"/>
          <w:szCs w:val="28"/>
          <w:u w:val="single"/>
        </w:rPr>
        <w:t xml:space="preserve">                 </w:t>
      </w:r>
    </w:p>
    <w:p w14:paraId="2C439B67">
      <w:pPr>
        <w:spacing w:line="360" w:lineRule="auto"/>
        <w:ind w:firstLine="551" w:firstLineChars="196"/>
        <w:rPr>
          <w:sz w:val="28"/>
          <w:szCs w:val="28"/>
          <w:u w:val="single"/>
        </w:rPr>
      </w:pPr>
      <w:r>
        <w:rPr>
          <w:sz w:val="28"/>
          <w:szCs w:val="28"/>
        </w:rPr>
        <w:t xml:space="preserve">密  级 </w:t>
      </w:r>
      <w:r>
        <w:rPr>
          <w:sz w:val="28"/>
          <w:szCs w:val="28"/>
          <w:u w:val="single"/>
        </w:rPr>
        <w:t xml:space="preserve">               </w:t>
      </w:r>
      <w:r>
        <w:rPr>
          <w:sz w:val="28"/>
          <w:szCs w:val="28"/>
        </w:rPr>
        <w:t xml:space="preserve">          </w:t>
      </w:r>
      <w:r>
        <w:rPr>
          <w:spacing w:val="10"/>
          <w:sz w:val="28"/>
          <w:szCs w:val="28"/>
        </w:rPr>
        <w:t>编 号</w:t>
      </w:r>
      <w:r>
        <w:rPr>
          <w:sz w:val="28"/>
          <w:szCs w:val="28"/>
        </w:rPr>
        <w:t xml:space="preserve"> </w:t>
      </w:r>
      <w:r>
        <w:rPr>
          <w:sz w:val="28"/>
          <w:szCs w:val="28"/>
          <w:u w:val="single"/>
        </w:rPr>
        <w:t xml:space="preserve">                 </w:t>
      </w:r>
    </w:p>
    <w:p w14:paraId="38AD8886">
      <w:pPr>
        <w:ind w:firstLine="551" w:firstLineChars="196"/>
        <w:rPr>
          <w:rFonts w:eastAsia="楷体_GB2312"/>
          <w:sz w:val="28"/>
          <w:u w:val="single"/>
        </w:rPr>
      </w:pPr>
    </w:p>
    <w:p w14:paraId="745B48CE">
      <w:pPr>
        <w:ind w:firstLine="662" w:firstLineChars="87"/>
        <w:rPr>
          <w:rFonts w:eastAsia="楷体_GB2312"/>
          <w:sz w:val="28"/>
          <w:u w:val="single"/>
        </w:rPr>
      </w:pPr>
      <w:del w:id="0" w:author="司马长风" w:date="2026-04-24T16:54:16Z">
        <w:r>
          <w:rPr>
            <w:rFonts w:eastAsia="黑体"/>
            <w:b/>
            <w:spacing w:val="20"/>
            <w:sz w:val="72"/>
          </w:rPr>
          <w:drawing>
            <wp:inline distT="0" distB="0" distL="114300" distR="114300">
              <wp:extent cx="731520" cy="720090"/>
              <wp:effectExtent l="0" t="0" r="11430" b="3810"/>
              <wp:docPr id="105" name="图片 18" descr="科大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8" descr="科大校徽"/>
                      <pic:cNvPicPr>
                        <a:picLocks noChangeAspect="1"/>
                      </pic:cNvPicPr>
                    </pic:nvPicPr>
                    <pic:blipFill>
                      <a:blip r:embed="rId43"/>
                      <a:stretch>
                        <a:fillRect/>
                      </a:stretch>
                    </pic:blipFill>
                    <pic:spPr>
                      <a:xfrm>
                        <a:off x="0" y="0"/>
                        <a:ext cx="731520" cy="720090"/>
                      </a:xfrm>
                      <a:prstGeom prst="rect">
                        <a:avLst/>
                      </a:prstGeom>
                      <a:noFill/>
                      <a:ln>
                        <a:noFill/>
                      </a:ln>
                    </pic:spPr>
                  </pic:pic>
                </a:graphicData>
              </a:graphic>
            </wp:inline>
          </w:drawing>
        </w:r>
      </w:del>
      <w:ins w:id="2" w:author="司马长风" w:date="2026-04-24T16:54:16Z">
        <w:r>
          <w:rPr>
            <w:rFonts w:eastAsia="黑体"/>
            <w:b/>
            <w:spacing w:val="20"/>
            <w:sz w:val="72"/>
          </w:rPr>
          <w:drawing>
            <wp:inline distT="0" distB="0" distL="114300" distR="114300">
              <wp:extent cx="733425" cy="723900"/>
              <wp:effectExtent l="0" t="0" r="9525" b="0"/>
              <wp:docPr id="108" name="图片 22" descr="科大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2" descr="科大校徽"/>
                      <pic:cNvPicPr>
                        <a:picLocks noChangeAspect="1"/>
                      </pic:cNvPicPr>
                    </pic:nvPicPr>
                    <pic:blipFill>
                      <a:blip r:embed="rId43"/>
                      <a:stretch>
                        <a:fillRect/>
                      </a:stretch>
                    </pic:blipFill>
                    <pic:spPr>
                      <a:xfrm>
                        <a:off x="0" y="0"/>
                        <a:ext cx="733425" cy="723900"/>
                      </a:xfrm>
                      <a:prstGeom prst="rect">
                        <a:avLst/>
                      </a:prstGeom>
                      <a:noFill/>
                      <a:ln>
                        <a:noFill/>
                      </a:ln>
                    </pic:spPr>
                  </pic:pic>
                </a:graphicData>
              </a:graphic>
            </wp:inline>
          </w:drawing>
        </w:r>
      </w:ins>
      <w:r>
        <w:rPr>
          <w:rFonts w:eastAsia="黑体"/>
          <w:b/>
          <w:spacing w:val="20"/>
          <w:sz w:val="72"/>
        </w:rPr>
        <w:t xml:space="preserve"> </w:t>
      </w:r>
      <w:del w:id="4" w:author="司马长风" w:date="2026-04-24T16:54:16Z">
        <w:r>
          <w:rPr/>
          <w:object>
            <v:shape id="_x0000_i1043" o:spt="75" type="#_x0000_t75" style="height:45pt;width:189.7pt;" o:ole="t" filled="f" stroked="f" coordsize="21600,21600">
              <v:path/>
              <v:fill on="f" focussize="0,0"/>
              <v:stroke on="f"/>
              <v:imagedata r:id="rId45" o:title=""/>
              <o:lock v:ext="edit" aspectratio="t"/>
              <w10:wrap type="none"/>
              <w10:anchorlock/>
            </v:shape>
            <o:OLEObject Type="Embed" ProgID="PBrush" ShapeID="_x0000_i1043" DrawAspect="Content" ObjectID="_1468075725" r:id="rId44">
              <o:LockedField>false</o:LockedField>
            </o:OLEObject>
          </w:object>
        </w:r>
      </w:del>
      <w:ins w:id="6" w:author="司马长风" w:date="2026-04-24T16:54:16Z">
        <w:r>
          <w:rPr/>
          <w:object>
            <v:shape id="_x0000_i1047" o:spt="75" type="#_x0000_t75" style="height:45pt;width:189.75pt;" o:ole="t" filled="f" o:preferrelative="t" stroked="f" coordsize="21600,21600">
              <v:path/>
              <v:fill on="f" focussize="0,0"/>
              <v:stroke on="f" joinstyle="miter"/>
              <v:imagedata r:id="rId45" o:title=""/>
              <o:lock v:ext="edit" aspectratio="t"/>
              <w10:wrap type="none"/>
              <w10:anchorlock/>
            </v:shape>
            <o:OLEObject Type="Embed" ProgID="PBrush" ShapeID="_x0000_i1047" DrawAspect="Content" ObjectID="_1468075726" r:id="rId46">
              <o:LockedField>false</o:LockedField>
            </o:OLEObject>
          </w:object>
        </w:r>
      </w:ins>
    </w:p>
    <w:p w14:paraId="6D04F5A7">
      <w:pPr>
        <w:pStyle w:val="14"/>
      </w:pPr>
    </w:p>
    <w:p w14:paraId="7250FA61">
      <w:pPr>
        <w:spacing w:line="240" w:lineRule="atLeast"/>
        <w:ind w:firstLine="0"/>
        <w:jc w:val="center"/>
        <w:rPr>
          <w:rFonts w:eastAsia="黑体"/>
          <w:b/>
          <w:bCs/>
          <w:spacing w:val="20"/>
          <w:sz w:val="72"/>
        </w:rPr>
      </w:pPr>
      <w:r>
        <w:rPr>
          <w:rFonts w:hint="eastAsia" w:eastAsia="黑体"/>
          <w:b/>
          <w:spacing w:val="20"/>
          <w:sz w:val="72"/>
          <w:szCs w:val="72"/>
        </w:rPr>
        <w:t>专业硕士</w:t>
      </w:r>
      <w:r>
        <w:rPr>
          <w:rFonts w:eastAsia="黑体"/>
          <w:b/>
          <w:spacing w:val="20"/>
          <w:sz w:val="72"/>
          <w:szCs w:val="72"/>
        </w:rPr>
        <w:t>学位论文</w:t>
      </w:r>
    </w:p>
    <w:p w14:paraId="27A25F0A">
      <w:pPr>
        <w:pStyle w:val="14"/>
      </w:pPr>
    </w:p>
    <w:p w14:paraId="1B24C998">
      <w:pPr>
        <w:autoSpaceDE w:val="0"/>
        <w:autoSpaceDN w:val="0"/>
        <w:adjustRightInd w:val="0"/>
        <w:ind w:firstLine="0"/>
        <w:jc w:val="center"/>
        <w:rPr>
          <w:rFonts w:hint="eastAsia" w:ascii="宋体" w:hAnsi="宋体"/>
          <w:b/>
          <w:sz w:val="36"/>
          <w:szCs w:val="36"/>
        </w:rPr>
      </w:pPr>
      <w:r>
        <w:rPr>
          <w:rFonts w:hint="eastAsia" w:ascii="宋体" w:hAnsi="宋体"/>
          <w:b/>
          <w:sz w:val="36"/>
          <w:szCs w:val="36"/>
        </w:rPr>
        <w:t>轻资产运营模式下M公司财务风险管理研究</w:t>
      </w:r>
    </w:p>
    <w:p w14:paraId="6D568037">
      <w:pPr>
        <w:pStyle w:val="14"/>
        <w:rPr>
          <w:szCs w:val="36"/>
        </w:rPr>
      </w:pPr>
    </w:p>
    <w:p w14:paraId="2A81C06F">
      <w:pPr>
        <w:pStyle w:val="92"/>
        <w:ind w:firstLine="0"/>
        <w:rPr>
          <w:rFonts w:cs="Times New Roman"/>
          <w:szCs w:val="30"/>
        </w:rPr>
      </w:pPr>
      <w:r>
        <w:rPr>
          <w:rFonts w:ascii="Segoe UI" w:hAnsi="Segoe UI" w:eastAsia="Segoe UI" w:cs="Segoe UI"/>
          <w:szCs w:val="30"/>
          <w:shd w:val="clear" w:color="auto" w:fill="FFFFFF"/>
        </w:rPr>
        <w:t>Research on Financial Risk Management of M Company under the Light Asset Operation Mode</w:t>
      </w:r>
    </w:p>
    <w:tbl>
      <w:tblPr>
        <w:tblStyle w:val="37"/>
        <w:tblpPr w:leftFromText="180" w:rightFromText="180" w:vertAnchor="text" w:horzAnchor="page" w:tblpX="2334" w:tblpY="183"/>
        <w:tblW w:w="7346" w:type="dxa"/>
        <w:tblInd w:w="0" w:type="dxa"/>
        <w:tblLayout w:type="fixed"/>
        <w:tblCellMar>
          <w:top w:w="0" w:type="dxa"/>
          <w:left w:w="56" w:type="dxa"/>
          <w:bottom w:w="0" w:type="dxa"/>
          <w:right w:w="56" w:type="dxa"/>
        </w:tblCellMar>
      </w:tblPr>
      <w:tblGrid>
        <w:gridCol w:w="2072"/>
        <w:gridCol w:w="5274"/>
      </w:tblGrid>
      <w:tr w14:paraId="4D3F7A7E">
        <w:tblPrEx>
          <w:tblCellMar>
            <w:top w:w="0" w:type="dxa"/>
            <w:left w:w="56" w:type="dxa"/>
            <w:bottom w:w="0" w:type="dxa"/>
            <w:right w:w="56" w:type="dxa"/>
          </w:tblCellMar>
        </w:tblPrEx>
        <w:trPr>
          <w:trHeight w:val="680" w:hRule="exact"/>
        </w:trPr>
        <w:tc>
          <w:tcPr>
            <w:tcW w:w="2072" w:type="dxa"/>
            <w:vAlign w:val="center"/>
          </w:tcPr>
          <w:p w14:paraId="4EC01EF1">
            <w:pPr>
              <w:pStyle w:val="130"/>
              <w:rPr>
                <w:rFonts w:ascii="Times New Roman" w:cs="Times New Roman"/>
              </w:rPr>
            </w:pPr>
            <w:r>
              <w:rPr>
                <w:rFonts w:ascii="Times New Roman" w:cs="Times New Roman"/>
              </w:rPr>
              <w:t>学位申请人：</w:t>
            </w:r>
          </w:p>
        </w:tc>
        <w:tc>
          <w:tcPr>
            <w:tcW w:w="5274" w:type="dxa"/>
            <w:tcBorders>
              <w:bottom w:val="single" w:color="auto" w:sz="4" w:space="0"/>
            </w:tcBorders>
            <w:vAlign w:val="center"/>
          </w:tcPr>
          <w:p w14:paraId="3B6FDB5E">
            <w:pPr>
              <w:pStyle w:val="131"/>
              <w:rPr>
                <w:rFonts w:ascii="Times New Roman" w:cs="Times New Roman"/>
              </w:rPr>
            </w:pPr>
            <w:r>
              <w:rPr>
                <w:rFonts w:hint="eastAsia" w:ascii="Times New Roman" w:cs="Times New Roman"/>
              </w:rPr>
              <w:t>黄玉刚</w:t>
            </w:r>
          </w:p>
        </w:tc>
      </w:tr>
      <w:tr w14:paraId="34449260">
        <w:tblPrEx>
          <w:tblCellMar>
            <w:top w:w="0" w:type="dxa"/>
            <w:left w:w="56" w:type="dxa"/>
            <w:bottom w:w="0" w:type="dxa"/>
            <w:right w:w="56" w:type="dxa"/>
          </w:tblCellMar>
        </w:tblPrEx>
        <w:trPr>
          <w:trHeight w:val="680" w:hRule="exact"/>
        </w:trPr>
        <w:tc>
          <w:tcPr>
            <w:tcW w:w="2072" w:type="dxa"/>
            <w:vAlign w:val="center"/>
          </w:tcPr>
          <w:p w14:paraId="174B0958">
            <w:pPr>
              <w:pStyle w:val="130"/>
              <w:rPr>
                <w:rFonts w:ascii="Times New Roman" w:cs="Times New Roman"/>
              </w:rPr>
            </w:pPr>
            <w:r>
              <w:rPr>
                <w:rFonts w:ascii="Times New Roman" w:cs="Times New Roman"/>
              </w:rPr>
              <w:t>指导教师：</w:t>
            </w:r>
          </w:p>
        </w:tc>
        <w:tc>
          <w:tcPr>
            <w:tcW w:w="5274" w:type="dxa"/>
            <w:tcBorders>
              <w:top w:val="single" w:color="auto" w:sz="4" w:space="0"/>
              <w:bottom w:val="single" w:color="auto" w:sz="4" w:space="0"/>
            </w:tcBorders>
            <w:vAlign w:val="center"/>
          </w:tcPr>
          <w:p w14:paraId="34B23914">
            <w:pPr>
              <w:pStyle w:val="131"/>
              <w:rPr>
                <w:rFonts w:ascii="Times New Roman" w:cs="Times New Roman"/>
              </w:rPr>
            </w:pPr>
            <w:r>
              <w:rPr>
                <w:rFonts w:hint="eastAsia" w:ascii="Times New Roman" w:cs="Times New Roman"/>
              </w:rPr>
              <w:t>蔡洁 教授</w:t>
            </w:r>
          </w:p>
        </w:tc>
      </w:tr>
      <w:tr w14:paraId="0AC7F5B0">
        <w:tblPrEx>
          <w:tblCellMar>
            <w:top w:w="0" w:type="dxa"/>
            <w:left w:w="56" w:type="dxa"/>
            <w:bottom w:w="0" w:type="dxa"/>
            <w:right w:w="56" w:type="dxa"/>
          </w:tblCellMar>
        </w:tblPrEx>
        <w:trPr>
          <w:trHeight w:val="680" w:hRule="exact"/>
        </w:trPr>
        <w:tc>
          <w:tcPr>
            <w:tcW w:w="2072" w:type="dxa"/>
            <w:vAlign w:val="center"/>
          </w:tcPr>
          <w:p w14:paraId="45B04C1C">
            <w:pPr>
              <w:pStyle w:val="130"/>
              <w:rPr>
                <w:rFonts w:ascii="Times New Roman" w:cs="Times New Roman"/>
              </w:rPr>
            </w:pPr>
            <w:r>
              <w:rPr>
                <w:rFonts w:hint="eastAsia" w:ascii="Times New Roman" w:cs="Times New Roman"/>
              </w:rPr>
              <w:t>专业学位类别</w:t>
            </w:r>
          </w:p>
        </w:tc>
        <w:tc>
          <w:tcPr>
            <w:tcW w:w="5274" w:type="dxa"/>
            <w:tcBorders>
              <w:top w:val="single" w:color="auto" w:sz="4" w:space="0"/>
              <w:bottom w:val="single" w:color="auto" w:sz="4" w:space="0"/>
            </w:tcBorders>
            <w:vAlign w:val="center"/>
          </w:tcPr>
          <w:p w14:paraId="1764A2D8">
            <w:pPr>
              <w:pStyle w:val="131"/>
              <w:rPr>
                <w:rFonts w:hint="eastAsia" w:ascii="Times New Roman" w:cs="Times New Roman"/>
                <w:highlight w:val="black"/>
              </w:rPr>
            </w:pPr>
            <w:r>
              <w:rPr>
                <w:rFonts w:hint="eastAsia" w:ascii="Times New Roman" w:cs="Times New Roman"/>
              </w:rPr>
              <w:t>会计</w:t>
            </w:r>
          </w:p>
        </w:tc>
      </w:tr>
      <w:tr w14:paraId="39A0A1B0">
        <w:tblPrEx>
          <w:tblCellMar>
            <w:top w:w="0" w:type="dxa"/>
            <w:left w:w="56" w:type="dxa"/>
            <w:bottom w:w="0" w:type="dxa"/>
            <w:right w:w="56" w:type="dxa"/>
          </w:tblCellMar>
        </w:tblPrEx>
        <w:trPr>
          <w:trHeight w:val="680" w:hRule="exact"/>
        </w:trPr>
        <w:tc>
          <w:tcPr>
            <w:tcW w:w="2072" w:type="dxa"/>
            <w:vAlign w:val="center"/>
          </w:tcPr>
          <w:p w14:paraId="342923C6">
            <w:pPr>
              <w:pStyle w:val="130"/>
              <w:rPr>
                <w:rFonts w:ascii="Times New Roman" w:cs="Times New Roman"/>
              </w:rPr>
            </w:pPr>
            <w:r>
              <w:rPr>
                <w:rFonts w:hint="eastAsia" w:ascii="Times New Roman" w:cs="Times New Roman"/>
              </w:rPr>
              <w:t>专业领域</w:t>
            </w:r>
            <w:r>
              <w:rPr>
                <w:rFonts w:ascii="Times New Roman" w:cs="Times New Roman"/>
              </w:rPr>
              <w:t>：</w:t>
            </w:r>
          </w:p>
        </w:tc>
        <w:tc>
          <w:tcPr>
            <w:tcW w:w="5274" w:type="dxa"/>
            <w:tcBorders>
              <w:top w:val="single" w:color="auto" w:sz="4" w:space="0"/>
              <w:bottom w:val="single" w:color="auto" w:sz="4" w:space="0"/>
            </w:tcBorders>
            <w:vAlign w:val="center"/>
          </w:tcPr>
          <w:p w14:paraId="294E3DAB">
            <w:pPr>
              <w:pStyle w:val="131"/>
              <w:rPr>
                <w:rFonts w:ascii="Times New Roman" w:cs="Times New Roman"/>
              </w:rPr>
            </w:pPr>
            <w:r>
              <w:rPr>
                <w:rFonts w:hint="eastAsia" w:ascii="Times New Roman" w:cs="Times New Roman"/>
              </w:rPr>
              <w:t>会计</w:t>
            </w:r>
          </w:p>
        </w:tc>
      </w:tr>
      <w:tr w14:paraId="165146F6">
        <w:tblPrEx>
          <w:tblCellMar>
            <w:top w:w="0" w:type="dxa"/>
            <w:left w:w="56" w:type="dxa"/>
            <w:bottom w:w="0" w:type="dxa"/>
            <w:right w:w="56" w:type="dxa"/>
          </w:tblCellMar>
        </w:tblPrEx>
        <w:trPr>
          <w:trHeight w:val="680" w:hRule="exact"/>
        </w:trPr>
        <w:tc>
          <w:tcPr>
            <w:tcW w:w="2072" w:type="dxa"/>
            <w:vAlign w:val="center"/>
          </w:tcPr>
          <w:p w14:paraId="6267AB3C">
            <w:pPr>
              <w:pStyle w:val="130"/>
              <w:rPr>
                <w:rFonts w:ascii="Times New Roman" w:cs="Times New Roman"/>
              </w:rPr>
            </w:pPr>
            <w:r>
              <w:rPr>
                <w:rFonts w:ascii="Times New Roman" w:cs="Times New Roman"/>
              </w:rPr>
              <w:t>学位类别：</w:t>
            </w:r>
          </w:p>
        </w:tc>
        <w:tc>
          <w:tcPr>
            <w:tcW w:w="5274" w:type="dxa"/>
            <w:tcBorders>
              <w:top w:val="single" w:color="auto" w:sz="4" w:space="0"/>
              <w:bottom w:val="single" w:color="auto" w:sz="4" w:space="0"/>
            </w:tcBorders>
            <w:vAlign w:val="center"/>
          </w:tcPr>
          <w:p w14:paraId="3E2115E2">
            <w:pPr>
              <w:pStyle w:val="131"/>
              <w:rPr>
                <w:rFonts w:ascii="Times New Roman" w:cs="Times New Roman"/>
              </w:rPr>
            </w:pPr>
            <w:r>
              <w:rPr>
                <w:rFonts w:hint="eastAsia" w:ascii="Times New Roman" w:cs="Times New Roman"/>
              </w:rPr>
              <w:t>会计硕士专业学位</w:t>
            </w:r>
          </w:p>
        </w:tc>
      </w:tr>
    </w:tbl>
    <w:p w14:paraId="471C0643">
      <w:pPr>
        <w:rPr>
          <w:rFonts w:eastAsia="黑体"/>
          <w:sz w:val="28"/>
          <w:u w:val="single"/>
        </w:rPr>
      </w:pPr>
    </w:p>
    <w:p w14:paraId="19290957">
      <w:pPr>
        <w:ind w:firstLine="0"/>
        <w:rPr>
          <w:rFonts w:eastAsia="黑体"/>
          <w:sz w:val="28"/>
          <w:u w:val="single"/>
        </w:rPr>
      </w:pPr>
    </w:p>
    <w:p w14:paraId="56580FA4">
      <w:pPr>
        <w:ind w:firstLine="0"/>
        <w:rPr>
          <w:rFonts w:eastAsia="黑体"/>
          <w:sz w:val="28"/>
          <w:u w:val="single"/>
        </w:rPr>
      </w:pPr>
    </w:p>
    <w:p w14:paraId="0B5CF9E5">
      <w:pPr>
        <w:rPr>
          <w:rFonts w:eastAsia="黑体"/>
          <w:sz w:val="28"/>
          <w:u w:val="single"/>
        </w:rPr>
      </w:pPr>
    </w:p>
    <w:p w14:paraId="08EB8E93">
      <w:pPr>
        <w:rPr>
          <w:rFonts w:eastAsia="黑体"/>
          <w:sz w:val="28"/>
          <w:u w:val="single"/>
        </w:rPr>
      </w:pPr>
    </w:p>
    <w:p w14:paraId="4FC962B6">
      <w:pPr>
        <w:rPr>
          <w:rFonts w:eastAsia="黑体"/>
          <w:sz w:val="28"/>
          <w:u w:val="single"/>
        </w:rPr>
      </w:pPr>
    </w:p>
    <w:p w14:paraId="7BDCBAA1">
      <w:pPr>
        <w:rPr>
          <w:rFonts w:eastAsia="黑体"/>
          <w:sz w:val="28"/>
          <w:u w:val="single"/>
        </w:rPr>
      </w:pPr>
    </w:p>
    <w:p w14:paraId="5DF09C83">
      <w:pPr>
        <w:rPr>
          <w:rFonts w:eastAsia="黑体"/>
          <w:sz w:val="28"/>
          <w:u w:val="single"/>
        </w:rPr>
      </w:pPr>
    </w:p>
    <w:p w14:paraId="72B12853">
      <w:pPr>
        <w:rPr>
          <w:rFonts w:eastAsia="黑体"/>
          <w:sz w:val="28"/>
          <w:u w:val="single"/>
        </w:rPr>
      </w:pPr>
    </w:p>
    <w:p w14:paraId="1164F716">
      <w:pPr>
        <w:ind w:firstLine="0"/>
        <w:rPr>
          <w:rFonts w:eastAsia="黑体"/>
          <w:sz w:val="28"/>
          <w:u w:val="single"/>
        </w:rPr>
      </w:pPr>
    </w:p>
    <w:p w14:paraId="6967AF14">
      <w:pPr>
        <w:pStyle w:val="57"/>
        <w:ind w:firstLine="0"/>
        <w:rPr>
          <w:rFonts w:hint="eastAsia" w:ascii="Times New Roman" w:cs="Times New Roman"/>
        </w:rPr>
      </w:pPr>
      <w:r>
        <w:rPr>
          <w:rFonts w:hint="eastAsia" w:ascii="Times New Roman" w:cs="Times New Roman"/>
        </w:rPr>
        <w:t>2026</w:t>
      </w:r>
      <w:r>
        <w:rPr>
          <w:rFonts w:ascii="Times New Roman" w:cs="Times New Roman"/>
        </w:rPr>
        <w:t>年</w:t>
      </w:r>
      <w:r>
        <w:rPr>
          <w:rFonts w:hint="eastAsia" w:ascii="Times New Roman" w:cs="Times New Roman"/>
        </w:rPr>
        <w:t>06月</w:t>
      </w:r>
    </w:p>
    <w:p w14:paraId="49B472EC">
      <w:pPr>
        <w:pStyle w:val="57"/>
        <w:ind w:firstLine="0"/>
        <w:rPr>
          <w:rFonts w:hint="eastAsia" w:ascii="Times New Roman" w:cs="Times New Roman"/>
        </w:rPr>
      </w:pPr>
    </w:p>
    <w:p w14:paraId="2AA9ADB7">
      <w:pPr>
        <w:pStyle w:val="57"/>
        <w:ind w:firstLine="0"/>
        <w:rPr>
          <w:rFonts w:hint="eastAsia" w:ascii="Times New Roman" w:cs="Times New Roman"/>
        </w:rPr>
      </w:pPr>
    </w:p>
    <w:p w14:paraId="4A7A0120">
      <w:pPr>
        <w:pStyle w:val="57"/>
        <w:ind w:firstLine="0"/>
        <w:rPr>
          <w:rFonts w:hint="eastAsia" w:ascii="Times New Roman" w:cs="Times New Roman"/>
        </w:rPr>
      </w:pPr>
    </w:p>
    <w:p w14:paraId="4589F294">
      <w:pPr>
        <w:pStyle w:val="57"/>
        <w:ind w:firstLine="322" w:firstLineChars="100"/>
        <w:rPr>
          <w:b/>
          <w:bCs/>
          <w:sz w:val="32"/>
        </w:rPr>
      </w:pPr>
      <w:r>
        <w:rPr>
          <w:rFonts w:hAnsi="宋体"/>
          <w:b/>
          <w:bCs/>
          <w:sz w:val="32"/>
        </w:rPr>
        <w:t>独创性声明</w:t>
      </w:r>
    </w:p>
    <w:p w14:paraId="582BFC51">
      <w:pPr>
        <w:pStyle w:val="18"/>
        <w:spacing w:line="400" w:lineRule="exact"/>
        <w:ind w:firstLine="484" w:firstLineChars="200"/>
        <w:rPr>
          <w:sz w:val="24"/>
          <w:szCs w:val="24"/>
        </w:rPr>
      </w:pPr>
      <w:r>
        <w:rPr>
          <w:sz w:val="24"/>
          <w:szCs w:val="24"/>
        </w:rPr>
        <w:t>本人声明，所呈交的论文是我个人在导师指导下</w:t>
      </w:r>
      <w:r>
        <w:rPr>
          <w:color w:val="000000"/>
          <w:sz w:val="24"/>
          <w:szCs w:val="24"/>
        </w:rPr>
        <w:t>完成的</w:t>
      </w:r>
      <w:r>
        <w:rPr>
          <w:sz w:val="24"/>
          <w:szCs w:val="24"/>
        </w:rPr>
        <w:t>研究工作及取得的研究成果。据我所知，文中除了特别加以标注和致谢的地方外，不包含其他人已经发表或撰写过的研究成果，也不包含为获得河南科技大学或其它教育机构的其他学位或证书而使用过的材料。与我一同工作的同志对本研究所做的任何贡献均已在论文中作了明确的说明并表示了谢意。</w:t>
      </w:r>
    </w:p>
    <w:p w14:paraId="2A7BA67D">
      <w:pPr>
        <w:spacing w:line="400" w:lineRule="exact"/>
        <w:rPr>
          <w:szCs w:val="24"/>
        </w:rPr>
      </w:pPr>
    </w:p>
    <w:p w14:paraId="64AED4F0">
      <w:pPr>
        <w:spacing w:line="400" w:lineRule="exact"/>
        <w:ind w:firstLine="465"/>
        <w:rPr>
          <w:szCs w:val="24"/>
          <w:u w:val="single"/>
        </w:rPr>
      </w:pPr>
      <w:r>
        <w:rPr>
          <w:szCs w:val="24"/>
        </w:rPr>
        <w:t xml:space="preserve">                                        研究生签名：</w:t>
      </w:r>
      <w:r>
        <w:rPr>
          <w:szCs w:val="24"/>
          <w:u w:val="single"/>
        </w:rPr>
        <w:t xml:space="preserve">             </w:t>
      </w:r>
    </w:p>
    <w:p w14:paraId="222BD8A0">
      <w:pPr>
        <w:spacing w:line="400" w:lineRule="exact"/>
        <w:ind w:firstLine="5315" w:firstLineChars="2161"/>
        <w:rPr>
          <w:szCs w:val="24"/>
          <w:u w:val="single"/>
        </w:rPr>
      </w:pPr>
      <w:r>
        <w:rPr>
          <w:spacing w:val="2"/>
          <w:szCs w:val="24"/>
        </w:rPr>
        <w:t>日      期</w:t>
      </w:r>
      <w:r>
        <w:rPr>
          <w:szCs w:val="24"/>
        </w:rPr>
        <w:t>：</w:t>
      </w:r>
      <w:r>
        <w:rPr>
          <w:szCs w:val="24"/>
          <w:u w:val="single"/>
        </w:rPr>
        <w:t xml:space="preserve">             </w:t>
      </w:r>
    </w:p>
    <w:p w14:paraId="07223903">
      <w:pPr>
        <w:rPr>
          <w:u w:val="single"/>
        </w:rPr>
      </w:pPr>
    </w:p>
    <w:p w14:paraId="46F1D51F">
      <w:pPr>
        <w:rPr>
          <w:u w:val="single"/>
        </w:rPr>
      </w:pPr>
    </w:p>
    <w:p w14:paraId="4689E678">
      <w:pPr>
        <w:rPr>
          <w:u w:val="single"/>
        </w:rPr>
      </w:pPr>
    </w:p>
    <w:p w14:paraId="335B6C20">
      <w:pPr>
        <w:rPr>
          <w:u w:val="single"/>
        </w:rPr>
      </w:pPr>
    </w:p>
    <w:p w14:paraId="554FDBFE">
      <w:pPr>
        <w:rPr>
          <w:u w:val="single"/>
        </w:rPr>
      </w:pPr>
    </w:p>
    <w:p w14:paraId="73B78D57">
      <w:pPr>
        <w:spacing w:before="207" w:beforeLines="50" w:after="415" w:afterLines="100" w:line="400" w:lineRule="exact"/>
        <w:ind w:firstLine="0"/>
        <w:jc w:val="center"/>
        <w:rPr>
          <w:b/>
          <w:bCs/>
          <w:sz w:val="32"/>
        </w:rPr>
      </w:pPr>
      <w:r>
        <w:rPr>
          <w:rFonts w:hAnsi="宋体"/>
          <w:b/>
          <w:bCs/>
          <w:sz w:val="32"/>
        </w:rPr>
        <w:t>关于论文使用授权的说明</w:t>
      </w:r>
    </w:p>
    <w:p w14:paraId="63B63C4A">
      <w:pPr>
        <w:pStyle w:val="18"/>
        <w:spacing w:line="400" w:lineRule="exact"/>
        <w:ind w:firstLine="484" w:firstLineChars="200"/>
        <w:rPr>
          <w:sz w:val="24"/>
          <w:szCs w:val="24"/>
        </w:rPr>
      </w:pPr>
      <w:r>
        <w:rPr>
          <w:sz w:val="24"/>
          <w:szCs w:val="24"/>
        </w:rPr>
        <w:t>本人完全了解河南科技大学有关保留、使用学位论文的规定，即：学校拥有对所有学位论文的复制权、传播权、汇编权及其它使用权（特殊情况需要保密的论文应提前说明，但在解密后应遵守此规定）。</w:t>
      </w:r>
    </w:p>
    <w:p w14:paraId="6133BC1F">
      <w:pPr>
        <w:pStyle w:val="18"/>
        <w:spacing w:line="400" w:lineRule="exact"/>
        <w:ind w:firstLine="484" w:firstLineChars="200"/>
        <w:rPr>
          <w:sz w:val="24"/>
          <w:szCs w:val="24"/>
        </w:rPr>
      </w:pPr>
      <w:r>
        <w:rPr>
          <w:sz w:val="24"/>
          <w:szCs w:val="24"/>
        </w:rPr>
        <w:t>需要保密的论文请填写：本学位论文在</w:t>
      </w:r>
      <w:r>
        <w:rPr>
          <w:sz w:val="24"/>
          <w:szCs w:val="24"/>
          <w:u w:val="single"/>
        </w:rPr>
        <w:t xml:space="preserve">      </w:t>
      </w:r>
      <w:r>
        <w:rPr>
          <w:sz w:val="24"/>
          <w:szCs w:val="24"/>
        </w:rPr>
        <w:t>年</w:t>
      </w:r>
      <w:r>
        <w:rPr>
          <w:sz w:val="24"/>
          <w:szCs w:val="24"/>
          <w:u w:val="single"/>
        </w:rPr>
        <w:t xml:space="preserve">    </w:t>
      </w:r>
      <w:r>
        <w:rPr>
          <w:sz w:val="24"/>
          <w:szCs w:val="24"/>
        </w:rPr>
        <w:t>月至</w:t>
      </w:r>
      <w:r>
        <w:rPr>
          <w:sz w:val="24"/>
          <w:szCs w:val="24"/>
          <w:u w:val="single"/>
        </w:rPr>
        <w:t xml:space="preserve">     </w:t>
      </w:r>
      <w:r>
        <w:rPr>
          <w:sz w:val="24"/>
          <w:szCs w:val="24"/>
        </w:rPr>
        <w:t>年</w:t>
      </w:r>
      <w:r>
        <w:rPr>
          <w:sz w:val="24"/>
          <w:szCs w:val="24"/>
          <w:u w:val="single"/>
        </w:rPr>
        <w:t xml:space="preserve">    </w:t>
      </w:r>
      <w:r>
        <w:rPr>
          <w:sz w:val="24"/>
          <w:szCs w:val="24"/>
        </w:rPr>
        <w:t>月期间需要保密，解密后适用本授权书。（需要保密的学位论文无须向图书馆提供论文的电子文档）</w:t>
      </w:r>
    </w:p>
    <w:p w14:paraId="18C4D7EB">
      <w:pPr>
        <w:pStyle w:val="18"/>
        <w:spacing w:line="400" w:lineRule="exact"/>
        <w:ind w:firstLine="484" w:firstLineChars="200"/>
        <w:rPr>
          <w:sz w:val="24"/>
          <w:szCs w:val="24"/>
        </w:rPr>
      </w:pPr>
    </w:p>
    <w:p w14:paraId="529C0000">
      <w:pPr>
        <w:pStyle w:val="18"/>
        <w:spacing w:line="400" w:lineRule="exact"/>
        <w:ind w:firstLine="3037" w:firstLineChars="1255"/>
        <w:rPr>
          <w:sz w:val="24"/>
          <w:szCs w:val="24"/>
        </w:rPr>
      </w:pPr>
      <w:r>
        <w:rPr>
          <w:sz w:val="24"/>
          <w:szCs w:val="24"/>
        </w:rPr>
        <w:t>研究生签名：</w:t>
      </w:r>
      <w:r>
        <w:rPr>
          <w:sz w:val="24"/>
          <w:szCs w:val="24"/>
          <w:u w:val="single"/>
        </w:rPr>
        <w:t xml:space="preserve">           </w:t>
      </w:r>
      <w:r>
        <w:rPr>
          <w:sz w:val="24"/>
          <w:szCs w:val="24"/>
        </w:rPr>
        <w:t>导师签名：</w:t>
      </w:r>
      <w:r>
        <w:rPr>
          <w:sz w:val="24"/>
          <w:szCs w:val="24"/>
          <w:u w:val="single"/>
        </w:rPr>
        <w:t xml:space="preserve">            </w:t>
      </w:r>
    </w:p>
    <w:p w14:paraId="45B8F197">
      <w:pPr>
        <w:pStyle w:val="18"/>
        <w:spacing w:line="400" w:lineRule="exact"/>
        <w:ind w:firstLine="5808" w:firstLineChars="2400"/>
        <w:jc w:val="center"/>
        <w:rPr>
          <w:sz w:val="24"/>
          <w:szCs w:val="24"/>
        </w:rPr>
        <w:sectPr>
          <w:headerReference r:id="rId3" w:type="default"/>
          <w:headerReference r:id="rId4" w:type="even"/>
          <w:footerReference r:id="rId5" w:type="even"/>
          <w:footnotePr>
            <w:numRestart w:val="eachPage"/>
          </w:footnotePr>
          <w:pgSz w:w="11909" w:h="16834"/>
          <w:pgMar w:top="1701" w:right="1701" w:bottom="1418" w:left="1701" w:header="1304" w:footer="1021" w:gutter="0"/>
          <w:pgNumType w:fmt="upperRoman" w:start="1"/>
          <w:cols w:space="720" w:num="1"/>
          <w:docGrid w:type="linesAndChars" w:linePitch="415" w:charSpace="614"/>
        </w:sectPr>
      </w:pPr>
      <w:r>
        <w:rPr>
          <w:sz w:val="24"/>
          <w:szCs w:val="24"/>
        </w:rPr>
        <w:t>日    期：</w:t>
      </w:r>
    </w:p>
    <w:p w14:paraId="631915C7">
      <w:pPr>
        <w:pStyle w:val="81"/>
        <w:spacing w:before="415" w:beforeLines="100" w:after="207" w:afterLines="50" w:line="400" w:lineRule="exact"/>
        <w:rPr>
          <w:rFonts w:ascii="Times New Roman"/>
        </w:rPr>
      </w:pPr>
      <w:r>
        <w:rPr>
          <w:rFonts w:ascii="Times New Roman"/>
        </w:rPr>
        <w:t>摘</w:t>
      </w:r>
      <w:r>
        <w:rPr>
          <w:rFonts w:hint="eastAsia" w:ascii="Times New Roman"/>
        </w:rPr>
        <w:t xml:space="preserve"> </w:t>
      </w:r>
      <w:r>
        <w:rPr>
          <w:rFonts w:ascii="Times New Roman"/>
        </w:rPr>
        <w:t>要</w:t>
      </w:r>
    </w:p>
    <w:p w14:paraId="54657106">
      <w:pPr>
        <w:widowControl/>
        <w:rPr>
          <w:rFonts w:ascii="宋体" w:hAnsi="宋体" w:cs="宋体"/>
          <w:szCs w:val="24"/>
        </w:rPr>
      </w:pPr>
      <w:r>
        <w:t>随着经济全球化</w:t>
      </w:r>
      <w:del w:id="8" w:author="司马长风" w:date="2026-04-24T16:54:16Z">
        <w:r>
          <w:rPr>
            <w:rFonts w:hint="eastAsia" w:ascii="宋体" w:hAnsi="宋体" w:cs="宋体"/>
            <w:szCs w:val="24"/>
          </w:rPr>
          <w:delText>的深入发展</w:delText>
        </w:r>
      </w:del>
      <w:ins w:id="9" w:author="司马长风" w:date="2026-04-24T16:54:16Z">
        <w:r>
          <w:rPr/>
          <w:t>持续推进</w:t>
        </w:r>
      </w:ins>
      <w:r>
        <w:t>和电子商务</w:t>
      </w:r>
      <w:del w:id="10" w:author="司马长风" w:date="2026-04-24T16:54:16Z">
        <w:r>
          <w:rPr>
            <w:rFonts w:hint="eastAsia" w:ascii="宋体" w:hAnsi="宋体" w:cs="宋体"/>
            <w:szCs w:val="24"/>
          </w:rPr>
          <w:delText>的广泛普及</w:delText>
        </w:r>
      </w:del>
      <w:ins w:id="11" w:author="司马长风" w:date="2026-04-24T16:54:16Z">
        <w:r>
          <w:rPr/>
          <w:t>快速发展</w:t>
        </w:r>
      </w:ins>
      <w:r>
        <w:t>，国外服装品牌</w:t>
      </w:r>
      <w:del w:id="12" w:author="司马长风" w:date="2026-04-24T16:54:16Z">
        <w:r>
          <w:rPr>
            <w:rFonts w:hint="eastAsia" w:ascii="宋体" w:hAnsi="宋体" w:cs="宋体"/>
            <w:szCs w:val="24"/>
          </w:rPr>
          <w:delText>纷纷涌入</w:delText>
        </w:r>
      </w:del>
      <w:ins w:id="13" w:author="司马长风" w:date="2026-04-24T16:54:16Z">
        <w:r>
          <w:rPr/>
          <w:t>不断进入</w:t>
        </w:r>
      </w:ins>
      <w:r>
        <w:t>中国市场，</w:t>
      </w:r>
      <w:del w:id="14" w:author="司马长风" w:date="2026-04-24T16:54:16Z">
        <w:r>
          <w:rPr>
            <w:rFonts w:hint="eastAsia" w:ascii="宋体" w:hAnsi="宋体" w:cs="宋体"/>
            <w:szCs w:val="24"/>
          </w:rPr>
          <w:delText>致使中国</w:delText>
        </w:r>
      </w:del>
      <w:ins w:id="15" w:author="司马长风" w:date="2026-04-24T16:54:16Z">
        <w:r>
          <w:rPr/>
          <w:t>国内</w:t>
        </w:r>
      </w:ins>
      <w:r>
        <w:t>服装企业</w:t>
      </w:r>
      <w:del w:id="16" w:author="司马长风" w:date="2026-04-24T16:54:16Z">
        <w:r>
          <w:rPr>
            <w:rFonts w:hint="eastAsia" w:ascii="宋体" w:hAnsi="宋体" w:cs="宋体"/>
            <w:szCs w:val="24"/>
          </w:rPr>
          <w:delText>生存</w:delText>
        </w:r>
      </w:del>
      <w:ins w:id="17" w:author="司马长风" w:date="2026-04-24T16:54:16Z">
        <w:r>
          <w:rPr/>
          <w:t>面临的竞争</w:t>
        </w:r>
      </w:ins>
      <w:r>
        <w:t>压力</w:t>
      </w:r>
      <w:del w:id="18" w:author="司马长风" w:date="2026-04-24T16:54:16Z">
        <w:r>
          <w:rPr>
            <w:rFonts w:hint="eastAsia" w:ascii="宋体" w:hAnsi="宋体" w:cs="宋体"/>
            <w:szCs w:val="24"/>
          </w:rPr>
          <w:delText>空前巨大。同时，</w:delText>
        </w:r>
      </w:del>
      <w:del w:id="19" w:author="司马长风" w:date="2026-04-24T16:54:16Z">
        <w:r>
          <w:rPr>
            <w:rFonts w:ascii="宋体" w:hAnsi="宋体" w:cs="宋体"/>
            <w:szCs w:val="24"/>
          </w:rPr>
          <w:delText>中国经济已进入</w:delText>
        </w:r>
      </w:del>
      <w:del w:id="20" w:author="司马长风" w:date="2026-04-24T16:54:16Z">
        <w:r>
          <w:rPr>
            <w:rFonts w:hint="eastAsia" w:ascii="宋体" w:hAnsi="宋体" w:cs="宋体"/>
            <w:szCs w:val="24"/>
          </w:rPr>
          <w:delText>“</w:delText>
        </w:r>
      </w:del>
      <w:del w:id="21" w:author="司马长风" w:date="2026-04-24T16:54:16Z">
        <w:r>
          <w:rPr>
            <w:rFonts w:ascii="宋体" w:hAnsi="宋体" w:cs="宋体"/>
            <w:szCs w:val="24"/>
          </w:rPr>
          <w:delText>品质</w:delText>
        </w:r>
      </w:del>
      <w:ins w:id="22" w:author="司马长风" w:date="2026-04-24T16:54:16Z">
        <w:r>
          <w:rPr/>
          <w:t>持续上升。与此同时，我国</w:t>
        </w:r>
      </w:ins>
      <w:r>
        <w:t>消费</w:t>
      </w:r>
      <w:del w:id="23" w:author="司马长风" w:date="2026-04-24T16:54:16Z">
        <w:r>
          <w:rPr>
            <w:rFonts w:ascii="宋体" w:hAnsi="宋体" w:cs="宋体"/>
            <w:szCs w:val="24"/>
          </w:rPr>
          <w:delText>时代</w:delText>
        </w:r>
      </w:del>
      <w:del w:id="24" w:author="司马长风" w:date="2026-04-24T16:54:16Z">
        <w:r>
          <w:rPr>
            <w:rFonts w:hint="eastAsia" w:ascii="宋体" w:hAnsi="宋体" w:cs="宋体"/>
            <w:szCs w:val="24"/>
          </w:rPr>
          <w:delText>”，</w:delText>
        </w:r>
      </w:del>
      <w:del w:id="25" w:author="司马长风" w:date="2026-04-24T16:54:16Z">
        <w:r>
          <w:rPr>
            <w:rFonts w:ascii="宋体" w:hAnsi="宋体" w:cs="宋体"/>
            <w:szCs w:val="24"/>
          </w:rPr>
          <w:delText>居民对生活品质的追求</w:delText>
        </w:r>
      </w:del>
      <w:ins w:id="26" w:author="司马长风" w:date="2026-04-24T16:54:16Z">
        <w:r>
          <w:rPr/>
          <w:t>结构</w:t>
        </w:r>
      </w:ins>
      <w:r>
        <w:t>不断升级，</w:t>
      </w:r>
      <w:del w:id="27" w:author="司马长风" w:date="2026-04-24T16:54:16Z">
        <w:r>
          <w:rPr>
            <w:rFonts w:ascii="宋体" w:hAnsi="宋体" w:cs="宋体"/>
            <w:szCs w:val="24"/>
          </w:rPr>
          <w:delText>反映在服装消费上，就是对</w:delText>
        </w:r>
      </w:del>
      <w:ins w:id="28" w:author="司马长风" w:date="2026-04-24T16:54:16Z">
        <w:r>
          <w:rPr/>
          <w:t>消费者对服装产品的</w:t>
        </w:r>
      </w:ins>
      <w:r>
        <w:t>品类</w:t>
      </w:r>
      <w:del w:id="29" w:author="司马长风" w:date="2026-04-24T16:54:16Z">
        <w:r>
          <w:rPr>
            <w:rFonts w:ascii="宋体" w:hAnsi="宋体" w:cs="宋体"/>
            <w:szCs w:val="24"/>
          </w:rPr>
          <w:delText>多样性</w:delText>
        </w:r>
      </w:del>
      <w:ins w:id="30" w:author="司马长风" w:date="2026-04-24T16:54:16Z">
        <w:r>
          <w:rPr/>
          <w:t>丰富度</w:t>
        </w:r>
      </w:ins>
      <w:r>
        <w:t>、款式</w:t>
      </w:r>
      <w:del w:id="31" w:author="司马长风" w:date="2026-04-24T16:54:16Z">
        <w:r>
          <w:rPr>
            <w:rFonts w:ascii="宋体" w:hAnsi="宋体" w:cs="宋体"/>
            <w:szCs w:val="24"/>
          </w:rPr>
          <w:delText>新颖度、</w:delText>
        </w:r>
      </w:del>
      <w:ins w:id="32" w:author="司马长风" w:date="2026-04-24T16:54:16Z">
        <w:r>
          <w:rPr/>
          <w:t>设计和</w:t>
        </w:r>
      </w:ins>
      <w:r>
        <w:t>面料</w:t>
      </w:r>
      <w:del w:id="33" w:author="司马长风" w:date="2026-04-24T16:54:16Z">
        <w:r>
          <w:rPr>
            <w:rFonts w:ascii="宋体" w:hAnsi="宋体" w:cs="宋体"/>
            <w:szCs w:val="24"/>
          </w:rPr>
          <w:delText>舒适度的要求越来越高。这一市场趋势正</w:delText>
        </w:r>
      </w:del>
      <w:del w:id="34" w:author="司马长风" w:date="2026-04-24T16:54:16Z">
        <w:r>
          <w:rPr>
            <w:rFonts w:hint="eastAsia" w:ascii="宋体" w:hAnsi="宋体" w:cs="宋体"/>
            <w:szCs w:val="24"/>
          </w:rPr>
          <w:delText>推动着</w:delText>
        </w:r>
      </w:del>
      <w:ins w:id="35" w:author="司马长风" w:date="2026-04-24T16:54:16Z">
        <w:r>
          <w:rPr/>
          <w:t>品质提出了更高要求。在这一背景下，部分</w:t>
        </w:r>
      </w:ins>
      <w:r>
        <w:t>本土服装</w:t>
      </w:r>
      <w:del w:id="36" w:author="司马长风" w:date="2026-04-24T16:54:16Z">
        <w:r>
          <w:rPr>
            <w:rFonts w:ascii="宋体" w:hAnsi="宋体" w:cs="宋体"/>
            <w:szCs w:val="24"/>
          </w:rPr>
          <w:delText>品牌加速</w:delText>
        </w:r>
      </w:del>
      <w:ins w:id="37" w:author="司马长风" w:date="2026-04-24T16:54:16Z">
        <w:r>
          <w:rPr/>
          <w:t>企业开始</w:t>
        </w:r>
      </w:ins>
      <w:r>
        <w:t>调整</w:t>
      </w:r>
      <w:del w:id="38" w:author="司马长风" w:date="2026-04-24T16:54:16Z">
        <w:r>
          <w:rPr>
            <w:rFonts w:ascii="宋体" w:hAnsi="宋体" w:cs="宋体"/>
            <w:szCs w:val="24"/>
          </w:rPr>
          <w:delText>战略，从</w:delText>
        </w:r>
      </w:del>
      <w:ins w:id="39" w:author="司马长风" w:date="2026-04-24T16:54:16Z">
        <w:r>
          <w:rPr/>
          <w:t>发展思路，由</w:t>
        </w:r>
      </w:ins>
      <w:r>
        <w:t>过去</w:t>
      </w:r>
      <w:del w:id="40" w:author="司马长风" w:date="2026-04-24T16:54:16Z">
        <w:r>
          <w:rPr>
            <w:rFonts w:ascii="宋体" w:hAnsi="宋体" w:cs="宋体"/>
            <w:szCs w:val="24"/>
          </w:rPr>
          <w:delText>的</w:delText>
        </w:r>
      </w:del>
      <w:del w:id="41" w:author="司马长风" w:date="2026-04-24T16:54:16Z">
        <w:r>
          <w:rPr>
            <w:rFonts w:hint="eastAsia" w:ascii="宋体" w:hAnsi="宋体" w:cs="宋体"/>
            <w:szCs w:val="24"/>
          </w:rPr>
          <w:delText>“</w:delText>
        </w:r>
      </w:del>
      <w:ins w:id="42" w:author="司马长风" w:date="2026-04-24T16:54:16Z">
        <w:r>
          <w:rPr/>
          <w:t>偏重</w:t>
        </w:r>
      </w:ins>
      <w:r>
        <w:t>规模扩张</w:t>
      </w:r>
      <w:del w:id="43" w:author="司马长风" w:date="2026-04-24T16:54:16Z">
        <w:r>
          <w:rPr>
            <w:rFonts w:hint="eastAsia" w:ascii="宋体" w:hAnsi="宋体" w:cs="宋体"/>
            <w:szCs w:val="24"/>
          </w:rPr>
          <w:delText>”</w:delText>
        </w:r>
      </w:del>
      <w:ins w:id="44" w:author="司马长风" w:date="2026-04-24T16:54:16Z">
        <w:r>
          <w:rPr/>
          <w:t>逐步</w:t>
        </w:r>
      </w:ins>
      <w:r>
        <w:t>转向</w:t>
      </w:r>
      <w:del w:id="45" w:author="司马长风" w:date="2026-04-24T16:54:16Z">
        <w:r>
          <w:rPr>
            <w:rFonts w:hint="eastAsia" w:ascii="宋体" w:hAnsi="宋体" w:cs="宋体"/>
            <w:szCs w:val="24"/>
          </w:rPr>
          <w:delText>“</w:delText>
        </w:r>
      </w:del>
      <w:r>
        <w:t>价值</w:t>
      </w:r>
      <w:del w:id="46" w:author="司马长风" w:date="2026-04-24T16:54:16Z">
        <w:r>
          <w:rPr>
            <w:rFonts w:ascii="宋体" w:hAnsi="宋体" w:cs="宋体"/>
            <w:szCs w:val="24"/>
          </w:rPr>
          <w:delText>深耕</w:delText>
        </w:r>
      </w:del>
      <w:del w:id="47" w:author="司马长风" w:date="2026-04-24T16:54:16Z">
        <w:r>
          <w:rPr>
            <w:rFonts w:hint="eastAsia" w:ascii="宋体" w:hAnsi="宋体" w:cs="宋体"/>
            <w:szCs w:val="24"/>
          </w:rPr>
          <w:delText>”</w:delText>
        </w:r>
      </w:del>
      <w:del w:id="48" w:author="司马长风" w:date="2026-04-24T16:54:16Z">
        <w:r>
          <w:rPr>
            <w:rFonts w:ascii="宋体" w:hAnsi="宋体" w:cs="宋体"/>
            <w:szCs w:val="24"/>
          </w:rPr>
          <w:delText>。在此形势下，</w:delText>
        </w:r>
      </w:del>
      <w:del w:id="49" w:author="司马长风" w:date="2026-04-24T16:54:16Z">
        <w:r>
          <w:rPr>
            <w:rFonts w:hint="eastAsia" w:ascii="宋体" w:hAnsi="宋体" w:cs="宋体"/>
            <w:szCs w:val="24"/>
          </w:rPr>
          <w:delText>许多企业逐渐</w:delText>
        </w:r>
      </w:del>
      <w:del w:id="50" w:author="司马长风" w:date="2026-04-24T16:54:16Z">
        <w:r>
          <w:rPr>
            <w:rFonts w:ascii="宋体" w:hAnsi="宋体" w:cs="宋体"/>
            <w:szCs w:val="24"/>
          </w:rPr>
          <w:delText>剥离工厂、产线等固定资产负担，将核心资源聚焦于品牌运营、设计研发等高利润领域</w:delText>
        </w:r>
      </w:del>
      <w:del w:id="51" w:author="司马长风" w:date="2026-04-24T16:54:16Z">
        <w:r>
          <w:rPr>
            <w:rFonts w:hint="eastAsia" w:ascii="宋体" w:hAnsi="宋体" w:cs="宋体"/>
            <w:szCs w:val="24"/>
          </w:rPr>
          <w:delText>，试图</w:delText>
        </w:r>
      </w:del>
      <w:ins w:id="52" w:author="司马长风" w:date="2026-04-24T16:54:16Z">
        <w:r>
          <w:rPr/>
          <w:t>提升，并尝试</w:t>
        </w:r>
      </w:ins>
      <w:r>
        <w:t>通过轻资产运营模式</w:t>
      </w:r>
      <w:del w:id="53" w:author="司马长风" w:date="2026-04-24T16:54:16Z">
        <w:r>
          <w:rPr>
            <w:rFonts w:hint="eastAsia" w:ascii="宋体" w:hAnsi="宋体" w:cs="宋体"/>
            <w:szCs w:val="24"/>
          </w:rPr>
          <w:delText>开辟新的发展路径的企业越来越多。作为一种新兴的经营策略，</w:delText>
        </w:r>
      </w:del>
      <w:ins w:id="54" w:author="司马长风" w:date="2026-04-24T16:54:16Z">
        <w:r>
          <w:rPr/>
          <w:t>寻求新的增长空间。</w:t>
        </w:r>
      </w:ins>
      <w:r>
        <w:t>轻资产运营模式</w:t>
      </w:r>
      <w:del w:id="55" w:author="司马长风" w:date="2026-04-24T16:54:16Z">
        <w:r>
          <w:rPr>
            <w:rFonts w:hint="eastAsia" w:ascii="宋体" w:hAnsi="宋体" w:cs="宋体"/>
            <w:szCs w:val="24"/>
          </w:rPr>
          <w:delText>注重</w:delText>
        </w:r>
      </w:del>
      <w:del w:id="56" w:author="司马长风" w:date="2026-04-24T16:54:16Z">
        <w:r>
          <w:rPr>
            <w:rFonts w:ascii="宋体" w:hAnsi="宋体" w:cs="宋体"/>
            <w:szCs w:val="24"/>
          </w:rPr>
          <w:delText>研</w:delText>
        </w:r>
      </w:del>
      <w:ins w:id="57" w:author="司马长风" w:date="2026-04-24T16:54:16Z">
        <w:r>
          <w:rPr/>
          <w:t>强调将资源集中于</w:t>
        </w:r>
      </w:ins>
      <w:r>
        <w:t>品牌</w:t>
      </w:r>
      <w:del w:id="58" w:author="司马长风" w:date="2026-04-24T16:54:16Z">
        <w:r>
          <w:rPr>
            <w:rFonts w:ascii="宋体" w:hAnsi="宋体" w:cs="宋体"/>
            <w:szCs w:val="24"/>
          </w:rPr>
          <w:delText>发、</w:delText>
        </w:r>
      </w:del>
      <w:ins w:id="59" w:author="司马长风" w:date="2026-04-24T16:54:16Z">
        <w:r>
          <w:rPr/>
          <w:t>运营、设计研发和</w:t>
        </w:r>
      </w:ins>
      <w:r>
        <w:t>营销管理等</w:t>
      </w:r>
      <w:del w:id="60" w:author="司马长风" w:date="2026-04-24T16:54:16Z">
        <w:r>
          <w:rPr>
            <w:rFonts w:ascii="宋体" w:hAnsi="宋体" w:cs="宋体"/>
            <w:szCs w:val="24"/>
          </w:rPr>
          <w:delText>关键领域，</w:delText>
        </w:r>
      </w:del>
      <w:del w:id="61" w:author="司马长风" w:date="2026-04-24T16:54:16Z">
        <w:r>
          <w:rPr>
            <w:rFonts w:hint="eastAsia" w:ascii="宋体" w:hAnsi="宋体" w:cs="宋体"/>
            <w:szCs w:val="24"/>
          </w:rPr>
          <w:delText>大幅</w:delText>
        </w:r>
      </w:del>
      <w:ins w:id="62" w:author="司马长风" w:date="2026-04-24T16:54:16Z">
        <w:r>
          <w:rPr/>
          <w:t>高附加值环节，</w:t>
        </w:r>
      </w:ins>
      <w:r>
        <w:t>减少</w:t>
      </w:r>
      <w:del w:id="63" w:author="司马长风" w:date="2026-04-24T16:54:16Z">
        <w:r>
          <w:rPr>
            <w:rFonts w:hint="eastAsia" w:ascii="宋体" w:hAnsi="宋体" w:cs="宋体"/>
            <w:szCs w:val="24"/>
          </w:rPr>
          <w:delText>了企业在设备购置、</w:delText>
        </w:r>
      </w:del>
      <w:ins w:id="64" w:author="司马长风" w:date="2026-04-24T16:54:16Z">
        <w:r>
          <w:rPr/>
          <w:t>在厂房、设备和</w:t>
        </w:r>
      </w:ins>
      <w:r>
        <w:t>生产制造等</w:t>
      </w:r>
      <w:del w:id="65" w:author="司马长风" w:date="2026-04-24T16:54:16Z">
        <w:r>
          <w:rPr>
            <w:rFonts w:hint="eastAsia" w:ascii="宋体" w:hAnsi="宋体" w:cs="宋体"/>
            <w:szCs w:val="24"/>
          </w:rPr>
          <w:delText>环节的投入</w:delText>
        </w:r>
      </w:del>
      <w:ins w:id="66" w:author="司马长风" w:date="2026-04-24T16:54:16Z">
        <w:r>
          <w:rPr/>
          <w:t>方面的资金占用，以提高资源配置效率</w:t>
        </w:r>
      </w:ins>
      <w:r>
        <w:t>和经营</w:t>
      </w:r>
      <w:del w:id="67" w:author="司马长风" w:date="2026-04-24T16:54:16Z">
        <w:r>
          <w:rPr>
            <w:rFonts w:hint="eastAsia" w:ascii="宋体" w:hAnsi="宋体" w:cs="宋体"/>
            <w:szCs w:val="24"/>
          </w:rPr>
          <w:delText>成本，即在</w:delText>
        </w:r>
      </w:del>
      <w:del w:id="68" w:author="司马长风" w:date="2026-04-24T16:54:16Z">
        <w:r>
          <w:rPr>
            <w:rFonts w:ascii="宋体" w:hAnsi="宋体" w:cs="宋体"/>
            <w:szCs w:val="24"/>
          </w:rPr>
          <w:delText>产业链分工中助力企业实现</w:delText>
        </w:r>
      </w:del>
      <w:del w:id="69" w:author="司马长风" w:date="2026-04-24T16:54:16Z">
        <w:r>
          <w:rPr>
            <w:rFonts w:hint="eastAsia" w:ascii="宋体" w:hAnsi="宋体" w:cs="宋体"/>
            <w:szCs w:val="24"/>
          </w:rPr>
          <w:delText>了</w:delText>
        </w:r>
      </w:del>
      <w:del w:id="70" w:author="司马长风" w:date="2026-04-24T16:54:16Z">
        <w:r>
          <w:rPr>
            <w:rFonts w:ascii="宋体" w:hAnsi="宋体" w:cs="宋体"/>
            <w:szCs w:val="24"/>
          </w:rPr>
          <w:delText>从低附加值环节迈向高附加值环节</w:delText>
        </w:r>
      </w:del>
      <w:del w:id="71" w:author="司马长风" w:date="2026-04-24T16:54:16Z">
        <w:r>
          <w:rPr>
            <w:rFonts w:hint="eastAsia" w:ascii="宋体" w:hAnsi="宋体" w:cs="宋体"/>
            <w:szCs w:val="24"/>
          </w:rPr>
          <w:delText>的升级</w:delText>
        </w:r>
      </w:del>
      <w:del w:id="72" w:author="司马长风" w:date="2026-04-24T16:54:16Z">
        <w:r>
          <w:rPr>
            <w:rFonts w:ascii="宋体" w:hAnsi="宋体" w:cs="宋体"/>
            <w:szCs w:val="24"/>
          </w:rPr>
          <w:delText>。然而，</w:delText>
        </w:r>
      </w:del>
      <w:del w:id="73" w:author="司马长风" w:date="2026-04-24T16:54:16Z">
        <w:r>
          <w:rPr>
            <w:rFonts w:hint="eastAsia" w:ascii="宋体" w:hAnsi="宋体" w:cs="宋体"/>
            <w:szCs w:val="24"/>
          </w:rPr>
          <w:delText>由于</w:delText>
        </w:r>
      </w:del>
      <w:del w:id="74" w:author="司马长风" w:date="2026-04-24T16:54:16Z">
        <w:r>
          <w:rPr>
            <w:rFonts w:ascii="宋体" w:hAnsi="宋体" w:cs="宋体"/>
            <w:szCs w:val="24"/>
          </w:rPr>
          <w:delText>目前</w:delText>
        </w:r>
      </w:del>
      <w:ins w:id="75" w:author="司马长风" w:date="2026-04-24T16:54:16Z">
        <w:r>
          <w:rPr/>
          <w:t>灵活性。不过，当前</w:t>
        </w:r>
      </w:ins>
      <w:r>
        <w:t>我国服装企业</w:t>
      </w:r>
      <w:ins w:id="76" w:author="司马长风" w:date="2026-04-24T16:54:16Z">
        <w:r>
          <w:rPr/>
          <w:t>对</w:t>
        </w:r>
      </w:ins>
      <w:r>
        <w:t>轻资产运营模式</w:t>
      </w:r>
      <w:del w:id="77" w:author="司马长风" w:date="2026-04-24T16:54:16Z">
        <w:r>
          <w:rPr>
            <w:rFonts w:ascii="宋体" w:hAnsi="宋体" w:cs="宋体"/>
            <w:szCs w:val="24"/>
          </w:rPr>
          <w:delText>尚</w:delText>
        </w:r>
      </w:del>
      <w:ins w:id="78" w:author="司马长风" w:date="2026-04-24T16:54:16Z">
        <w:r>
          <w:rPr/>
          <w:t>的运用仍</w:t>
        </w:r>
      </w:ins>
      <w:r>
        <w:t>处于</w:t>
      </w:r>
      <w:del w:id="79" w:author="司马长风" w:date="2026-04-24T16:54:16Z">
        <w:r>
          <w:rPr>
            <w:rFonts w:ascii="宋体" w:hAnsi="宋体" w:cs="宋体"/>
            <w:szCs w:val="24"/>
          </w:rPr>
          <w:delText>初步</w:delText>
        </w:r>
      </w:del>
      <w:r>
        <w:t>探索阶段，</w:t>
      </w:r>
      <w:del w:id="80" w:author="司马长风" w:date="2026-04-24T16:54:16Z">
        <w:r>
          <w:rPr>
            <w:rFonts w:ascii="宋体" w:hAnsi="宋体" w:cs="宋体"/>
            <w:szCs w:val="24"/>
          </w:rPr>
          <w:delText>多数</w:delText>
        </w:r>
      </w:del>
      <w:ins w:id="81" w:author="司马长风" w:date="2026-04-24T16:54:16Z">
        <w:r>
          <w:rPr/>
          <w:t>许多</w:t>
        </w:r>
      </w:ins>
      <w:r>
        <w:t>企业转型</w:t>
      </w:r>
      <w:del w:id="82" w:author="司马长风" w:date="2026-04-24T16:54:16Z">
        <w:r>
          <w:rPr>
            <w:rFonts w:ascii="宋体" w:hAnsi="宋体" w:cs="宋体"/>
            <w:szCs w:val="24"/>
          </w:rPr>
          <w:delText>历程较短，加之</w:delText>
        </w:r>
      </w:del>
      <w:ins w:id="83" w:author="司马长风" w:date="2026-04-24T16:54:16Z">
        <w:r>
          <w:rPr/>
          <w:t>时间较短，相关经验不足。在</w:t>
        </w:r>
      </w:ins>
      <w:r>
        <w:t>经济下行压力</w:t>
      </w:r>
      <w:del w:id="84" w:author="司马长风" w:date="2026-04-24T16:54:16Z">
        <w:r>
          <w:rPr>
            <w:rFonts w:ascii="宋体" w:hAnsi="宋体" w:cs="宋体"/>
            <w:szCs w:val="24"/>
          </w:rPr>
          <w:delText>，</w:delText>
        </w:r>
      </w:del>
      <w:del w:id="85" w:author="司马长风" w:date="2026-04-24T16:54:16Z">
        <w:r>
          <w:rPr>
            <w:rFonts w:hint="eastAsia" w:ascii="宋体" w:hAnsi="宋体" w:cs="宋体"/>
            <w:szCs w:val="24"/>
          </w:rPr>
          <w:delText>转型阵痛引发的各类</w:delText>
        </w:r>
      </w:del>
      <w:ins w:id="86" w:author="司马长风" w:date="2026-04-24T16:54:16Z">
        <w:r>
          <w:rPr/>
          <w:t>和行业竞争加剧的双重作用下，财务风险</w:t>
        </w:r>
      </w:ins>
      <w:r>
        <w:t>问题</w:t>
      </w:r>
      <w:del w:id="87" w:author="司马长风" w:date="2026-04-24T16:54:16Z">
        <w:r>
          <w:rPr>
            <w:rFonts w:hint="eastAsia" w:ascii="宋体" w:hAnsi="宋体" w:cs="宋体"/>
            <w:szCs w:val="24"/>
          </w:rPr>
          <w:delText>显著放大了</w:delText>
        </w:r>
      </w:del>
      <w:ins w:id="88" w:author="司马长风" w:date="2026-04-24T16:54:16Z">
        <w:r>
          <w:rPr/>
          <w:t>更容易暴露。如果不能及时识别并有效控制这些风险，企业经营稳定性和持续发展能力都可能受到影响。</w:t>
        </w:r>
      </w:ins>
      <w:ins w:id="89" w:author="司马长风" w:date="2026-04-24T16:54:16Z">
        <w:r>
          <w:rPr/>
          <w:br w:type="textWrapping"/>
        </w:r>
      </w:ins>
      <w:r>
        <w:t>财务风险</w:t>
      </w:r>
      <w:del w:id="90" w:author="司马长风" w:date="2026-04-24T16:54:16Z">
        <w:r>
          <w:rPr>
            <w:rFonts w:hint="eastAsia" w:ascii="宋体" w:hAnsi="宋体" w:cs="宋体"/>
            <w:szCs w:val="24"/>
          </w:rPr>
          <w:delText>，若不及时识别与管控，必将危及</w:delText>
        </w:r>
      </w:del>
      <w:ins w:id="91" w:author="司马长风" w:date="2026-04-24T16:54:16Z">
        <w:r>
          <w:rPr/>
          <w:t>管理通常包括风险识别、风险评价和风险控制三个环节。基于此，本文以劳动分工理论、微笑曲线理论和全面风险管理理论为分析基础，选取服装行业龙头企业 M 公司作为研究对象，采用文献研究法、案例研究法和财务比率分析法，对轻资产运营模式下的</w:t>
        </w:r>
      </w:ins>
      <w:r>
        <w:t>企业</w:t>
      </w:r>
      <w:del w:id="92" w:author="司马长风" w:date="2026-04-24T16:54:16Z">
        <w:r>
          <w:rPr>
            <w:rFonts w:hint="eastAsia" w:ascii="宋体" w:hAnsi="宋体" w:cs="宋体"/>
            <w:szCs w:val="24"/>
          </w:rPr>
          <w:delText>的</w:delText>
        </w:r>
      </w:del>
      <w:ins w:id="93" w:author="司马长风" w:date="2026-04-24T16:54:16Z">
        <w:r>
          <w:rPr/>
          <w:t>财务风险展开研究。首先，梳理国内外有关轻资产、轻资产运营模式、财务风险以及财务风险管理的研究成果，明确相关概念并形成本文的理论分析框架。其次，结合服装行业发展现状和 M 公司</w:t>
        </w:r>
      </w:ins>
      <w:r>
        <w:t>经营</w:t>
      </w:r>
      <w:del w:id="94" w:author="司马长风" w:date="2026-04-24T16:54:16Z">
        <w:r>
          <w:rPr>
            <w:rFonts w:hint="eastAsia" w:ascii="宋体" w:hAnsi="宋体" w:cs="宋体"/>
            <w:szCs w:val="24"/>
          </w:rPr>
          <w:delText>稳定性与可</w:delText>
        </w:r>
      </w:del>
      <w:ins w:id="95" w:author="司马长风" w:date="2026-04-24T16:54:16Z">
        <w:r>
          <w:rPr/>
          <w:t>情况，利用东方财富网、企业年报等资料，从筹资、投资、营运和收益分配四个方面识别 M 公司在轻资产运营模式下可能存在的财务风险。再次，按照数据可获得性、指标适用性和体系完整性的要求，筛选 15 个财务指标，建立 M 公司财务风险评价指标体系，并运用熵权-TOPSIS 法对其财务风险水平进行综合评价。</w:t>
        </w:r>
      </w:ins>
      <w:ins w:id="96" w:author="司马长风" w:date="2026-04-24T16:54:16Z">
        <w:r>
          <w:rPr/>
          <w:br w:type="textWrapping"/>
        </w:r>
      </w:ins>
      <w:ins w:id="97" w:author="司马长风" w:date="2026-04-24T16:54:16Z">
        <w:r>
          <w:rPr/>
          <w:br w:type="textWrapping"/>
        </w:r>
      </w:ins>
      <w:ins w:id="98" w:author="司马长风" w:date="2026-04-24T16:54:16Z">
        <w:r>
          <w:rPr/>
          <w:t>研究表明，2020—2024 年间 M 公司的财务安全水平波动较为明显，其中 2022 年降至最低点，</w:t>
        </w:r>
      </w:ins>
      <w:r>
        <w:t>持续</w:t>
      </w:r>
      <w:ins w:id="99" w:author="司马长风" w:date="2026-04-24T16:54:16Z">
        <w:r>
          <w:rPr/>
          <w:t>存在的财务风险已经对企业后续</w:t>
        </w:r>
      </w:ins>
      <w:r>
        <w:t>发展</w:t>
      </w:r>
      <w:del w:id="100" w:author="司马长风" w:date="2026-04-24T16:54:16Z">
        <w:r>
          <w:rPr>
            <w:rFonts w:hint="eastAsia" w:ascii="宋体" w:hAnsi="宋体" w:cs="宋体"/>
            <w:szCs w:val="24"/>
          </w:rPr>
          <w:delText>前景。</w:delText>
        </w:r>
      </w:del>
      <w:ins w:id="101" w:author="司马长风" w:date="2026-04-24T16:54:16Z">
        <w:r>
          <w:rPr/>
          <w:t>形成不利影响。结合轻资产运营模式下企业财务风险的具体表现，本文提出以下防范建议：在筹资风险控制方面，应拓宽融资渠道，优化筹资结构，适当提高流动资产比重，增强企业短期偿债能力；在投资风险控制方面，应加强投资项目全过程管理，合理控制投资成本，并逐步提高研发投入比重；在营运风险控制方面，应改善存货管理，完善应收账款管理机制，并加强供应链风险控制；在收益分配风险控制方面，应根据企业现金状况动态调整股利政策和分配比例，同时探索现金股利与股票股利相结合的分配方式，以在股东回报和企业再投资需求之间保持平衡。本文希望为轻资产运营模式下企业的财务风险管理提供一定的理论参考和实践借鉴。</w:t>
        </w:r>
      </w:ins>
    </w:p>
    <w:p w14:paraId="52ADC513">
      <w:pPr>
        <w:widowControl/>
        <w:rPr>
          <w:rFonts w:ascii="宋体" w:hAnsi="宋体" w:cs="宋体"/>
          <w:szCs w:val="24"/>
        </w:rPr>
      </w:pPr>
      <w:r>
        <w:t>财务风险管理</w:t>
      </w:r>
      <w:del w:id="102" w:author="司马长风" w:date="2026-04-24T16:54:16Z">
        <w:r>
          <w:rPr>
            <w:rFonts w:ascii="宋体" w:hAnsi="宋体" w:cs="宋体"/>
            <w:szCs w:val="24"/>
          </w:rPr>
          <w:delText>一般涵盖三个关键步骤，即</w:delText>
        </w:r>
      </w:del>
      <w:ins w:id="103" w:author="司马长风" w:date="2026-04-24T16:54:16Z">
        <w:r>
          <w:rPr/>
          <w:t>通常包括三个环节：</w:t>
        </w:r>
      </w:ins>
      <w:r>
        <w:t>风险识别、风险评价以及风险控制。鉴于此，本文以劳动分工理论、微笑曲线理论及全面风险管理理论为联合分析框架，选取服装行业龙头企业M公司作为研究样本，</w:t>
      </w:r>
      <w:del w:id="104" w:author="司马长风" w:date="2026-04-24T16:54:16Z">
        <w:r>
          <w:rPr>
            <w:rFonts w:hint="eastAsia" w:ascii="宋体" w:hAnsi="宋体" w:cs="宋体"/>
            <w:szCs w:val="24"/>
          </w:rPr>
          <w:delText>综合运用</w:delText>
        </w:r>
      </w:del>
      <w:ins w:id="105" w:author="司马长风" w:date="2026-04-24T16:54:16Z">
        <w:r>
          <w:rPr/>
          <w:t>结合</w:t>
        </w:r>
      </w:ins>
      <w:r>
        <w:t>文献研究法、案例研究法和财务比率分析法</w:t>
      </w:r>
      <w:del w:id="106" w:author="司马长风" w:date="2026-04-24T16:54:16Z">
        <w:r>
          <w:rPr>
            <w:rFonts w:hint="eastAsia" w:ascii="宋体" w:hAnsi="宋体" w:cs="宋体"/>
            <w:szCs w:val="24"/>
          </w:rPr>
          <w:delText>开展系统性的</w:delText>
        </w:r>
      </w:del>
      <w:ins w:id="107" w:author="司马长风" w:date="2026-04-24T16:54:16Z">
        <w:r>
          <w:rPr/>
          <w:t>对其</w:t>
        </w:r>
      </w:ins>
      <w:r>
        <w:t>财务风险</w:t>
      </w:r>
      <w:ins w:id="108" w:author="司马长风" w:date="2026-04-24T16:54:16Z">
        <w:r>
          <w:rPr/>
          <w:t>进行系统</w:t>
        </w:r>
      </w:ins>
      <w:r>
        <w:t>研究。首先，</w:t>
      </w:r>
      <w:del w:id="109" w:author="司马长风" w:date="2026-04-24T16:54:16Z">
        <w:r>
          <w:rPr>
            <w:rFonts w:hint="eastAsia" w:ascii="宋体" w:hAnsi="宋体" w:cs="宋体"/>
            <w:szCs w:val="24"/>
          </w:rPr>
          <w:delText>通过</w:delText>
        </w:r>
      </w:del>
      <w:r>
        <w:t>梳理国内外研究成果，对轻资产、轻资产运营模式、财务风险以及财务风险管理的核心概念进行理论界定，</w:t>
      </w:r>
      <w:del w:id="110" w:author="司马长风" w:date="2026-04-24T16:54:16Z">
        <w:r>
          <w:rPr>
            <w:rFonts w:hint="eastAsia" w:ascii="宋体" w:hAnsi="宋体" w:cs="宋体"/>
            <w:szCs w:val="24"/>
          </w:rPr>
          <w:delText>构建研究</w:delText>
        </w:r>
      </w:del>
      <w:ins w:id="111" w:author="司马长风" w:date="2026-04-24T16:54:16Z">
        <w:r>
          <w:rPr/>
          <w:t>形成本文</w:t>
        </w:r>
      </w:ins>
      <w:r>
        <w:t>的理论</w:t>
      </w:r>
      <w:ins w:id="112" w:author="司马长风" w:date="2026-04-24T16:54:16Z">
        <w:r>
          <w:rPr/>
          <w:t>分析</w:t>
        </w:r>
      </w:ins>
      <w:r>
        <w:t>框架。其次，从服装行业整体发展现状</w:t>
      </w:r>
      <w:del w:id="113" w:author="司马长风" w:date="2026-04-24T16:54:16Z">
        <w:r>
          <w:rPr>
            <w:rFonts w:hint="eastAsia" w:ascii="宋体" w:hAnsi="宋体" w:cs="宋体"/>
            <w:szCs w:val="24"/>
          </w:rPr>
          <w:delText>切入，聚焦</w:delText>
        </w:r>
      </w:del>
      <w:ins w:id="114" w:author="司马长风" w:date="2026-04-24T16:54:16Z">
        <w:r>
          <w:rPr/>
          <w:t>入手，重点分析</w:t>
        </w:r>
      </w:ins>
      <w:r>
        <w:t>M公司个体，通过东方财富网、企业公开年报等</w:t>
      </w:r>
      <w:del w:id="115" w:author="司马长风" w:date="2026-04-24T16:54:16Z">
        <w:r>
          <w:rPr>
            <w:rFonts w:hint="eastAsia" w:ascii="宋体" w:hAnsi="宋体" w:cs="宋体"/>
            <w:szCs w:val="24"/>
          </w:rPr>
          <w:delText>多源</w:delText>
        </w:r>
      </w:del>
      <w:ins w:id="116" w:author="司马长风" w:date="2026-04-24T16:54:16Z">
        <w:r>
          <w:rPr/>
          <w:t>多方面</w:t>
        </w:r>
      </w:ins>
      <w:r>
        <w:t>数据，从筹资、投资、营运和收益分配四个维度，运用传统财务指标分析方法，识别其在轻资产运营模式下</w:t>
      </w:r>
      <w:del w:id="117" w:author="司马长风" w:date="2026-04-24T16:54:16Z">
        <w:r>
          <w:rPr>
            <w:rFonts w:hint="eastAsia" w:ascii="宋体" w:hAnsi="宋体" w:cs="宋体"/>
            <w:szCs w:val="24"/>
          </w:rPr>
          <w:delText>潜在</w:delText>
        </w:r>
      </w:del>
      <w:ins w:id="118" w:author="司马长风" w:date="2026-04-24T16:54:16Z">
        <w:r>
          <w:rPr/>
          <w:t>可能存在</w:t>
        </w:r>
      </w:ins>
      <w:r>
        <w:t>的财务风险点。再次，</w:t>
      </w:r>
      <w:del w:id="119" w:author="司马长风" w:date="2026-04-24T16:54:16Z">
        <w:r>
          <w:rPr>
            <w:rFonts w:hint="eastAsia" w:ascii="宋体" w:hAnsi="宋体" w:cs="宋体"/>
            <w:szCs w:val="24"/>
          </w:rPr>
          <w:delText>遵循</w:delText>
        </w:r>
      </w:del>
      <w:ins w:id="120" w:author="司马长风" w:date="2026-04-24T16:54:16Z">
        <w:r>
          <w:rPr/>
          <w:t>按照</w:t>
        </w:r>
      </w:ins>
      <w:r>
        <w:t>数据可获得性、指标适用性和体系全面性原则，筛选15个财务指标</w:t>
      </w:r>
      <w:del w:id="121" w:author="司马长风" w:date="2026-04-24T16:54:16Z">
        <w:r>
          <w:rPr>
            <w:rFonts w:hint="eastAsia" w:ascii="宋体" w:hAnsi="宋体" w:cs="宋体"/>
            <w:szCs w:val="24"/>
          </w:rPr>
          <w:delText>构建</w:delText>
        </w:r>
      </w:del>
      <w:ins w:id="122" w:author="司马长风" w:date="2026-04-24T16:54:16Z">
        <w:r>
          <w:rPr/>
          <w:t>建立</w:t>
        </w:r>
      </w:ins>
      <w:r>
        <w:t>M公司财务风险评价指标体系，并运用熵权-TOPSIS法对其财务风险进行综合</w:t>
      </w:r>
      <w:del w:id="123" w:author="司马长风" w:date="2026-04-24T16:54:16Z">
        <w:r>
          <w:rPr>
            <w:rFonts w:ascii="宋体" w:hAnsi="宋体" w:cs="宋体"/>
            <w:szCs w:val="24"/>
          </w:rPr>
          <w:delText>量化</w:delText>
        </w:r>
      </w:del>
      <w:r>
        <w:t>评价。</w:t>
      </w:r>
    </w:p>
    <w:p w14:paraId="6F6E5832">
      <w:pPr>
        <w:widowControl/>
        <w:rPr>
          <w:rFonts w:ascii="宋体" w:hAnsi="宋体" w:cs="宋体"/>
          <w:szCs w:val="24"/>
        </w:rPr>
      </w:pPr>
      <w:r>
        <w:t>研究</w:t>
      </w:r>
      <w:del w:id="124" w:author="司马长风" w:date="2026-04-24T16:54:16Z">
        <w:r>
          <w:rPr>
            <w:rFonts w:hint="eastAsia" w:ascii="宋体" w:hAnsi="宋体" w:cs="宋体"/>
            <w:szCs w:val="24"/>
          </w:rPr>
          <w:delText>结果表明</w:delText>
        </w:r>
      </w:del>
      <w:ins w:id="125" w:author="司马长风" w:date="2026-04-24T16:54:16Z">
        <w:r>
          <w:rPr/>
          <w:t>发现</w:t>
        </w:r>
      </w:ins>
      <w:r>
        <w:t>：M公司从2020-2024年的财务安全度都存在着较大的波动，其中2022年则降至最低，持续多年的财务风险对企业后续发展</w:t>
      </w:r>
      <w:del w:id="126" w:author="司马长风" w:date="2026-04-24T16:54:16Z">
        <w:r>
          <w:rPr>
            <w:rFonts w:hint="eastAsia" w:ascii="宋体" w:hAnsi="宋体" w:cs="宋体"/>
            <w:szCs w:val="24"/>
          </w:rPr>
          <w:delText>必将</w:delText>
        </w:r>
      </w:del>
      <w:ins w:id="127" w:author="司马长风" w:date="2026-04-24T16:54:16Z">
        <w:r>
          <w:rPr/>
          <w:t>会对企业后续发展</w:t>
        </w:r>
      </w:ins>
      <w:r>
        <w:t>带来</w:t>
      </w:r>
      <w:del w:id="128" w:author="司马长风" w:date="2026-04-24T16:54:16Z">
        <w:r>
          <w:rPr>
            <w:rFonts w:hint="eastAsia" w:ascii="宋体" w:hAnsi="宋体" w:cs="宋体"/>
            <w:szCs w:val="24"/>
          </w:rPr>
          <w:delText>较大的负面</w:delText>
        </w:r>
      </w:del>
      <w:ins w:id="129" w:author="司马长风" w:date="2026-04-24T16:54:16Z">
        <w:r>
          <w:rPr/>
          <w:t>不利</w:t>
        </w:r>
      </w:ins>
      <w:r>
        <w:t>影响。</w:t>
      </w:r>
      <w:del w:id="130" w:author="司马长风" w:date="2026-04-24T16:54:16Z">
        <w:r>
          <w:rPr>
            <w:rFonts w:hint="eastAsia" w:ascii="宋体" w:hAnsi="宋体" w:cs="宋体"/>
            <w:szCs w:val="24"/>
          </w:rPr>
          <w:delText>由此</w:delText>
        </w:r>
      </w:del>
      <w:ins w:id="131" w:author="司马长风" w:date="2026-04-24T16:54:16Z">
        <w:r>
          <w:rPr/>
          <w:t>据此</w:t>
        </w:r>
      </w:ins>
      <w:r>
        <w:t>，本文结合轻资产运营模式的财务风险特点，提出了防范财务风险的对策：在融资风险防范方面，</w:t>
      </w:r>
      <w:del w:id="132" w:author="司马长风" w:date="2026-04-24T16:54:16Z">
        <w:r>
          <w:rPr>
            <w:rFonts w:hint="eastAsia" w:ascii="宋体" w:hAnsi="宋体" w:cs="宋体"/>
            <w:szCs w:val="24"/>
          </w:rPr>
          <w:delText>有针对性地</w:delText>
        </w:r>
      </w:del>
      <w:r>
        <w:t>提出拓宽不同来源的筹集资金渠道、改变筹资结构、增加流动资产比例等来提高企业短期偿债能力，加强资产结构管理；在投资风险防范方面，建议加强投资项目全生命周期管理、合理控制投资成本和费用、</w:t>
      </w:r>
      <w:del w:id="133" w:author="司马长风" w:date="2026-04-24T16:54:16Z">
        <w:r>
          <w:rPr>
            <w:rFonts w:hint="eastAsia" w:ascii="宋体" w:hAnsi="宋体" w:cs="宋体"/>
            <w:szCs w:val="24"/>
          </w:rPr>
          <w:delText>不断增加</w:delText>
        </w:r>
      </w:del>
      <w:ins w:id="134" w:author="司马长风" w:date="2026-04-24T16:54:16Z">
        <w:r>
          <w:rPr/>
          <w:t>逐步提高</w:t>
        </w:r>
      </w:ins>
      <w:r>
        <w:t>研发</w:t>
      </w:r>
      <w:del w:id="135" w:author="司马长风" w:date="2026-04-24T16:54:16Z">
        <w:r>
          <w:rPr>
            <w:rFonts w:hint="eastAsia" w:ascii="宋体" w:hAnsi="宋体" w:cs="宋体"/>
            <w:szCs w:val="24"/>
          </w:rPr>
          <w:delText>投资</w:delText>
        </w:r>
      </w:del>
      <w:ins w:id="136" w:author="司马长风" w:date="2026-04-24T16:54:16Z">
        <w:r>
          <w:rPr/>
          <w:t>投入</w:t>
        </w:r>
      </w:ins>
      <w:r>
        <w:t>比重；在营运风险防范方面，建议在改善存货管理、建立高效应收账款管理机制、提高企业整体经营业绩的基础上</w:t>
      </w:r>
      <w:del w:id="137" w:author="司马长风" w:date="2026-04-24T16:54:16Z">
        <w:r>
          <w:rPr>
            <w:rFonts w:hint="eastAsia" w:ascii="宋体" w:hAnsi="宋体" w:cs="宋体"/>
            <w:szCs w:val="24"/>
          </w:rPr>
          <w:delText>开展</w:delText>
        </w:r>
      </w:del>
      <w:ins w:id="138" w:author="司马长风" w:date="2026-04-24T16:54:16Z">
        <w:r>
          <w:rPr/>
          <w:t>加强</w:t>
        </w:r>
      </w:ins>
      <w:r>
        <w:t>供应链风险控制；在收益分配风险防范方面，建议调整股票股利政策，根据企业现金状况，动态调整分配比例，提高企业财务稳健性，同时探索现金和股票分红相结合的多样化支付形式，</w:t>
      </w:r>
      <w:del w:id="139" w:author="司马长风" w:date="2026-04-24T16:54:16Z">
        <w:r>
          <w:rPr>
            <w:rFonts w:hint="eastAsia" w:ascii="宋体" w:hAnsi="宋体" w:cs="宋体"/>
            <w:szCs w:val="24"/>
          </w:rPr>
          <w:delText>寻求</w:delText>
        </w:r>
      </w:del>
      <w:ins w:id="140" w:author="司马长风" w:date="2026-04-24T16:54:16Z">
        <w:r>
          <w:rPr/>
          <w:t>在</w:t>
        </w:r>
      </w:ins>
      <w:r>
        <w:t>股东回报与</w:t>
      </w:r>
      <w:del w:id="141" w:author="司马长风" w:date="2026-04-24T16:54:16Z">
        <w:r>
          <w:rPr>
            <w:rFonts w:hint="eastAsia" w:ascii="宋体" w:hAnsi="宋体" w:cs="宋体"/>
            <w:szCs w:val="24"/>
          </w:rPr>
          <w:delText>留存</w:delText>
        </w:r>
      </w:del>
      <w:ins w:id="142" w:author="司马长风" w:date="2026-04-24T16:54:16Z">
        <w:r>
          <w:rPr/>
          <w:t>企业</w:t>
        </w:r>
      </w:ins>
      <w:r>
        <w:t>再投资需求</w:t>
      </w:r>
      <w:del w:id="143" w:author="司马长风" w:date="2026-04-24T16:54:16Z">
        <w:r>
          <w:rPr>
            <w:rFonts w:hint="eastAsia" w:ascii="宋体" w:hAnsi="宋体" w:cs="宋体"/>
            <w:szCs w:val="24"/>
          </w:rPr>
          <w:delText>彼此</w:delText>
        </w:r>
      </w:del>
      <w:r>
        <w:t>之间</w:t>
      </w:r>
      <w:del w:id="144" w:author="司马长风" w:date="2026-04-24T16:54:16Z">
        <w:r>
          <w:rPr>
            <w:rFonts w:hint="eastAsia" w:ascii="宋体" w:hAnsi="宋体" w:cs="宋体"/>
            <w:szCs w:val="24"/>
          </w:rPr>
          <w:delText>的</w:delText>
        </w:r>
      </w:del>
      <w:ins w:id="145" w:author="司马长风" w:date="2026-04-24T16:54:16Z">
        <w:r>
          <w:rPr/>
          <w:t>取得</w:t>
        </w:r>
      </w:ins>
      <w:r>
        <w:t>平衡。本文</w:t>
      </w:r>
      <w:del w:id="146" w:author="司马长风" w:date="2026-04-24T16:54:16Z">
        <w:r>
          <w:rPr>
            <w:rFonts w:hint="eastAsia" w:ascii="宋体" w:hAnsi="宋体" w:cs="宋体"/>
            <w:szCs w:val="24"/>
          </w:rPr>
          <w:delText>努力</w:delText>
        </w:r>
      </w:del>
      <w:ins w:id="147" w:author="司马长风" w:date="2026-04-24T16:54:16Z">
        <w:r>
          <w:rPr/>
          <w:t>希望</w:t>
        </w:r>
      </w:ins>
      <w:r>
        <w:t>为实行轻资产运营模式的企业提供</w:t>
      </w:r>
      <w:ins w:id="148" w:author="司马长风" w:date="2026-04-24T16:54:16Z">
        <w:r>
          <w:rPr/>
          <w:t>一定的</w:t>
        </w:r>
      </w:ins>
      <w:r>
        <w:t>理论和实践参考</w:t>
      </w:r>
      <w:del w:id="149" w:author="司马长风" w:date="2026-04-24T16:54:16Z">
        <w:r>
          <w:rPr>
            <w:rFonts w:hint="eastAsia" w:ascii="宋体" w:hAnsi="宋体" w:cs="宋体"/>
            <w:szCs w:val="24"/>
          </w:rPr>
          <w:delText>，助力它们在轻资产转型中健康发展</w:delText>
        </w:r>
      </w:del>
      <w:r>
        <w:t>。</w:t>
      </w:r>
    </w:p>
    <w:p w14:paraId="773A5E63">
      <w:pPr>
        <w:pStyle w:val="82"/>
        <w:ind w:firstLine="484" w:firstLineChars="200"/>
        <w:rPr>
          <w:rFonts w:hint="eastAsia" w:ascii="Arial" w:hAnsi="Arial" w:eastAsia="Arial" w:cs="Arial"/>
          <w:szCs w:val="24"/>
          <w:shd w:val="clear" w:color="auto" w:fill="FFFFFF"/>
        </w:rPr>
      </w:pPr>
    </w:p>
    <w:p w14:paraId="1543EF48">
      <w:pPr>
        <w:pStyle w:val="82"/>
        <w:ind w:firstLine="484" w:firstLineChars="200"/>
        <w:rPr>
          <w:rFonts w:hint="eastAsia" w:ascii="Arial" w:hAnsi="Arial" w:eastAsia="Arial" w:cs="Arial"/>
          <w:szCs w:val="24"/>
          <w:shd w:val="clear" w:color="auto" w:fill="FFFFFF"/>
        </w:rPr>
      </w:pPr>
    </w:p>
    <w:p w14:paraId="6A3F659C">
      <w:pPr>
        <w:widowControl/>
        <w:wordWrap w:val="0"/>
        <w:spacing w:line="400" w:lineRule="exact"/>
        <w:ind w:firstLine="0"/>
        <w:jc w:val="left"/>
      </w:pPr>
      <w:r>
        <w:rPr>
          <w:rStyle w:val="84"/>
          <w:b/>
          <w:kern w:val="0"/>
          <w:sz w:val="28"/>
          <w:szCs w:val="28"/>
        </w:rPr>
        <w:t>关键词：</w:t>
      </w:r>
      <w:r>
        <w:rPr>
          <w:rFonts w:hint="eastAsia" w:ascii="宋体" w:hAnsi="宋体" w:cs="宋体"/>
          <w:kern w:val="0"/>
          <w:szCs w:val="24"/>
          <w:lang w:bidi="ar"/>
        </w:rPr>
        <w:t>轻资产运营模式；财务风险；服装行业；</w:t>
      </w:r>
      <w:r>
        <w:rPr>
          <w:rFonts w:ascii="宋体" w:hAnsi="宋体" w:cs="宋体"/>
          <w:szCs w:val="24"/>
        </w:rPr>
        <w:t>熵权</w:t>
      </w:r>
      <w:r>
        <w:rPr>
          <w:rFonts w:hint="eastAsia" w:ascii="宋体" w:hAnsi="宋体" w:cs="宋体"/>
          <w:szCs w:val="24"/>
        </w:rPr>
        <w:t>-TOPSIS</w:t>
      </w:r>
      <w:r>
        <w:rPr>
          <w:rFonts w:ascii="宋体" w:hAnsi="宋体" w:cs="宋体"/>
          <w:szCs w:val="24"/>
        </w:rPr>
        <w:t>法</w:t>
      </w:r>
    </w:p>
    <w:p w14:paraId="1D2A0451">
      <w:pPr>
        <w:pStyle w:val="67"/>
        <w:rPr>
          <w:rFonts w:ascii="Times New Roman" w:hAnsi="Times New Roman"/>
        </w:rPr>
      </w:pPr>
      <w:r>
        <w:rPr>
          <w:rStyle w:val="84"/>
          <w:rFonts w:ascii="Times New Roman"/>
        </w:rPr>
        <w:t>论文类型：</w:t>
      </w:r>
      <w:r>
        <w:rPr>
          <w:rStyle w:val="88"/>
          <w:rFonts w:hint="eastAsia" w:ascii="Times New Roman" w:hAnsi="Times New Roman"/>
          <w:b w:val="0"/>
        </w:rPr>
        <w:t>应用类</w:t>
      </w:r>
    </w:p>
    <w:p w14:paraId="6FF44774">
      <w:pPr>
        <w:pStyle w:val="67"/>
        <w:rPr>
          <w:rStyle w:val="88"/>
          <w:rFonts w:hint="eastAsia" w:ascii="Times New Roman" w:hAnsi="Times New Roman"/>
          <w:b w:val="0"/>
        </w:rPr>
        <w:sectPr>
          <w:headerReference r:id="rId6" w:type="default"/>
          <w:footerReference r:id="rId8" w:type="default"/>
          <w:headerReference r:id="rId7" w:type="even"/>
          <w:footerReference r:id="rId9" w:type="even"/>
          <w:footnotePr>
            <w:numRestart w:val="eachPage"/>
          </w:footnotePr>
          <w:pgSz w:w="11909" w:h="16834"/>
          <w:pgMar w:top="1701" w:right="1701" w:bottom="1418" w:left="1701" w:header="1304" w:footer="1021" w:gutter="0"/>
          <w:pgNumType w:fmt="upperRoman"/>
          <w:cols w:space="720" w:num="1"/>
          <w:docGrid w:type="linesAndChars" w:linePitch="415" w:charSpace="614"/>
        </w:sectPr>
      </w:pPr>
      <w:r>
        <w:rPr>
          <w:rStyle w:val="84"/>
          <w:rFonts w:ascii="Times New Roman"/>
        </w:rPr>
        <w:t>选题来源：</w:t>
      </w:r>
      <w:r>
        <w:rPr>
          <w:rStyle w:val="88"/>
          <w:rFonts w:hint="eastAsia" w:ascii="Times New Roman" w:hAnsi="Times New Roman"/>
          <w:b w:val="0"/>
        </w:rPr>
        <w:t>其他</w:t>
      </w:r>
    </w:p>
    <w:p w14:paraId="0966178B">
      <w:pPr>
        <w:pStyle w:val="91"/>
        <w:spacing w:before="415" w:beforeLines="100" w:after="207" w:afterLines="50" w:line="400" w:lineRule="exact"/>
      </w:pPr>
      <w:r>
        <w:t>ABSTRACT</w:t>
      </w:r>
    </w:p>
    <w:p w14:paraId="2CA1E047">
      <w:pPr>
        <w:spacing w:line="400" w:lineRule="exact"/>
        <w:ind w:firstLine="484" w:firstLineChars="200"/>
        <w:rPr>
          <w:rFonts w:hint="eastAsia"/>
        </w:rPr>
      </w:pPr>
      <w:r>
        <w:rPr>
          <w:rFonts w:hint="eastAsia"/>
        </w:rPr>
        <w:t>With the deepening of economic globalization and the widespread adoption of e-commerce, foreign apparel brands have flooded the Chinese market, creating unprecedented survival pressure for domestic enterprises. Concurrently, China's economy has entered an era of "quality consumption." As residents' pursuit of living standards upgrades, demands for apparel consumption—specifically regarding category diversity, style novelty, and fabric comfort—have intensified. This market trend is driving local brands to accelerate strategic adjustments, shifting from "scale expansion" to "value deepening." Under this context, an increasing number of enterprises are shedding fixed asset burdens such as factories and production lines, focusing core resources on high-profit sectors like brand operation and R&amp;D. This "Asset-light Operation Mode" serves as an emerging strategy that emphasizes key areas like R&amp;D and marketing, significantly reducing investment and operating costs in equipment and manufacturing. It facilitates an upgrade from low-value-added to high-value-added links in the industrial chain. However, as this mode is still in the exploratory stage in China and the transition period is short, coupled with downward economic pressure, the pains of transformation have significantly amplified financial risks. If not identified and controlled promptly, these risks will jeopardize operational stability and sustainable development.</w:t>
      </w:r>
    </w:p>
    <w:p w14:paraId="5925C0C9">
      <w:pPr>
        <w:spacing w:line="400" w:lineRule="exact"/>
        <w:ind w:firstLine="484" w:firstLineChars="200"/>
        <w:rPr>
          <w:rFonts w:hint="eastAsia"/>
        </w:rPr>
      </w:pPr>
      <w:r>
        <w:rPr>
          <w:rFonts w:hint="eastAsia"/>
        </w:rPr>
        <w:t>Financial risk management generally encompasses three key steps: risk identification, risk evaluation, and risk control. Accordingly, this paper establishes a joint analytical framework based on the Division of Labor Theory, the Smile Curve Theory, and Comprehensive Risk Management Theory. Selecting Company M, a leading apparel enterprise, as a case study, this research employs literature review, case study, and financial ratio analysis methods. First, by reviewing domestic and international literature, the study defines core concepts such as asset-light operation and financial risk to construct a theoretical framework. Second, starting from the industry status and focusing on Company M, the study utilizes multi-source data (e.g., East Money, annual reports) to identify potential financial risks across four dimensions: financing, investment, operations, and profit distribution. Third, adhering to principles of data availability and system comprehensiveness, 15 financial indicators were selected to build an evaluation system. The Entropy Weight-TOPSIS method was then applied to quantitatively evaluate the financial risks.</w:t>
      </w:r>
    </w:p>
    <w:p w14:paraId="1861B351">
      <w:pPr>
        <w:spacing w:line="400" w:lineRule="exact"/>
        <w:ind w:firstLine="484" w:firstLineChars="200"/>
        <w:rPr>
          <w:rFonts w:hint="eastAsia"/>
        </w:rPr>
      </w:pPr>
      <w:r>
        <w:rPr>
          <w:rFonts w:hint="eastAsia"/>
        </w:rPr>
        <w:t>The research results show that M Company's financial security fluctuated significantly from 2020 to 2024, reaching its lowest point in 2022. Sustained financial risks over the years will inevitably exert considerable negative impacts on the subsequent development of the enterprise. Accordingly, in view of the financial risk characteristics of asset-light operations, this paper puts forward countermeasures for preventing financial risks:In terms of financing risk prevention, it specifically proposes expanding financing channels from diverse sources, optimizing the financing structure, and increasing the proportion of current assets to enhance the enterprise's short-term solvency and strengthen asset structure management.For investment risk control, it suggests establishing a full life-cycle management system for investment projects, reasonably controlling investment costs and expenses, and continuously raising the proportion of R&amp;D investment while guarding against project investment risks.Regarding operational risk prevention, it recommends conducting supply chain risk control on the basis of improving inventory management, establishing an efficient accounts receivable management mechanism, and enhancing the enterprise's overall operating performance.As for income distribution risk prevention, it is necessary to adjust the stock dividend policy, dynamically adjust the distribution ratio according to the enterprise's cash position to improve financial soundness, explore diversified payment forms such as cash dividends and stock dividends, and strike a balance between shareholder returns and retained reinvestment needs.</w:t>
      </w:r>
    </w:p>
    <w:p w14:paraId="7728EB29">
      <w:pPr>
        <w:spacing w:line="400" w:lineRule="exact"/>
        <w:ind w:firstLine="484" w:firstLineChars="200"/>
        <w:rPr>
          <w:color w:val="000000"/>
          <w:szCs w:val="24"/>
        </w:rPr>
      </w:pPr>
      <w:r>
        <w:rPr>
          <w:rFonts w:hint="eastAsia"/>
        </w:rPr>
        <w:t>This paper strives to provide theoretical and practical references for enterprises implementing asset-light operations, helping them achieve sound development in the process of asset-light transformation.</w:t>
      </w:r>
    </w:p>
    <w:p w14:paraId="77D281B2">
      <w:pPr>
        <w:spacing w:before="415" w:beforeLines="100" w:line="400" w:lineRule="exact"/>
        <w:ind w:firstLine="0"/>
        <w:rPr>
          <w:rStyle w:val="104"/>
        </w:rPr>
      </w:pPr>
      <w:r>
        <w:rPr>
          <w:rStyle w:val="99"/>
          <w:b/>
          <w:bCs/>
        </w:rPr>
        <w:t>K</w:t>
      </w:r>
      <w:r>
        <w:rPr>
          <w:rStyle w:val="99"/>
          <w:rFonts w:hint="eastAsia"/>
          <w:b/>
          <w:bCs/>
        </w:rPr>
        <w:t xml:space="preserve">EY </w:t>
      </w:r>
      <w:r>
        <w:rPr>
          <w:rStyle w:val="99"/>
          <w:b/>
          <w:bCs/>
        </w:rPr>
        <w:t>W</w:t>
      </w:r>
      <w:r>
        <w:rPr>
          <w:rStyle w:val="99"/>
          <w:rFonts w:hint="eastAsia"/>
          <w:b/>
          <w:bCs/>
        </w:rPr>
        <w:t>ORDS</w:t>
      </w:r>
      <w:r>
        <w:rPr>
          <w:rStyle w:val="99"/>
          <w:b/>
          <w:bCs/>
        </w:rPr>
        <w:t>:</w:t>
      </w:r>
      <w:r>
        <w:t xml:space="preserve"> </w:t>
      </w:r>
      <w:r>
        <w:rPr>
          <w:rStyle w:val="104"/>
          <w:rFonts w:hint="eastAsia"/>
        </w:rPr>
        <w:t>Light asset operation mode; Financial risk; Clothing industry; Entropy weight-topsis method</w:t>
      </w:r>
    </w:p>
    <w:p w14:paraId="61C688F7">
      <w:pPr>
        <w:spacing w:before="207" w:beforeLines="50" w:line="400" w:lineRule="exact"/>
        <w:ind w:firstLine="0"/>
      </w:pPr>
      <w:r>
        <w:rPr>
          <w:rStyle w:val="99"/>
          <w:b/>
          <w:bCs/>
        </w:rPr>
        <w:t xml:space="preserve">Dissertation </w:t>
      </w:r>
      <w:r>
        <w:rPr>
          <w:rStyle w:val="99"/>
          <w:rFonts w:hint="eastAsia"/>
          <w:b/>
          <w:bCs/>
        </w:rPr>
        <w:t>t</w:t>
      </w:r>
      <w:r>
        <w:rPr>
          <w:rStyle w:val="99"/>
          <w:b/>
          <w:bCs/>
        </w:rPr>
        <w:t>ype:</w:t>
      </w:r>
      <w:r>
        <w:rPr>
          <w:b/>
          <w:bCs/>
        </w:rPr>
        <w:t xml:space="preserve"> </w:t>
      </w:r>
      <w:r>
        <w:rPr>
          <w:rStyle w:val="97"/>
          <w:rFonts w:hint="eastAsia"/>
        </w:rPr>
        <w:t>Application category</w:t>
      </w:r>
    </w:p>
    <w:p w14:paraId="18815CF3">
      <w:pPr>
        <w:spacing w:before="207" w:beforeLines="50" w:line="400" w:lineRule="exact"/>
        <w:ind w:firstLine="0"/>
        <w:rPr>
          <w:rStyle w:val="95"/>
          <w:rFonts w:hint="eastAsia"/>
        </w:rPr>
        <w:sectPr>
          <w:headerReference r:id="rId10" w:type="default"/>
          <w:footerReference r:id="rId12" w:type="default"/>
          <w:headerReference r:id="rId11" w:type="even"/>
          <w:footerReference r:id="rId13" w:type="even"/>
          <w:footnotePr>
            <w:numRestart w:val="eachPage"/>
          </w:footnotePr>
          <w:pgSz w:w="11909" w:h="16834"/>
          <w:pgMar w:top="1701" w:right="1701" w:bottom="1418" w:left="1701" w:header="1304" w:footer="1021" w:gutter="0"/>
          <w:pgNumType w:fmt="upperRoman"/>
          <w:cols w:space="720" w:num="1"/>
          <w:docGrid w:type="linesAndChars" w:linePitch="415" w:charSpace="614"/>
        </w:sectPr>
      </w:pPr>
      <w:r>
        <w:rPr>
          <w:rStyle w:val="95"/>
          <w:b/>
          <w:bCs/>
        </w:rPr>
        <w:t xml:space="preserve">Subject </w:t>
      </w:r>
      <w:r>
        <w:rPr>
          <w:rStyle w:val="95"/>
          <w:rFonts w:hint="eastAsia"/>
          <w:b/>
          <w:bCs/>
        </w:rPr>
        <w:t>s</w:t>
      </w:r>
      <w:r>
        <w:rPr>
          <w:rStyle w:val="95"/>
          <w:b/>
          <w:bCs/>
        </w:rPr>
        <w:t>ource:</w:t>
      </w:r>
      <w:r>
        <w:rPr>
          <w:rStyle w:val="95"/>
        </w:rPr>
        <w:t xml:space="preserve"> </w:t>
      </w:r>
      <w:r>
        <w:rPr>
          <w:rStyle w:val="95"/>
          <w:rFonts w:hint="eastAsia"/>
        </w:rPr>
        <w:t>Other</w:t>
      </w:r>
    </w:p>
    <w:p w14:paraId="19F89A02">
      <w:pPr>
        <w:pStyle w:val="29"/>
        <w:tabs>
          <w:tab w:val="right" w:leader="dot" w:pos="8507"/>
          <w:tab w:val="clear" w:pos="8780"/>
        </w:tabs>
        <w:jc w:val="center"/>
        <w:rPr>
          <w:del w:id="150" w:author="司马长风" w:date="2026-04-24T16:54:16Z"/>
          <w:rStyle w:val="95"/>
          <w:rFonts w:hint="eastAsia"/>
          <w:sz w:val="32"/>
          <w:szCs w:val="32"/>
        </w:rPr>
      </w:pPr>
    </w:p>
    <w:p w14:paraId="58682C1A">
      <w:pPr>
        <w:pStyle w:val="29"/>
        <w:tabs>
          <w:tab w:val="right" w:leader="dot" w:pos="8507"/>
          <w:tab w:val="clear" w:pos="8780"/>
        </w:tabs>
        <w:jc w:val="center"/>
        <w:rPr>
          <w:del w:id="151" w:author="司马长风" w:date="2026-04-24T16:54:16Z"/>
          <w:rStyle w:val="95"/>
          <w:rFonts w:hint="eastAsia"/>
          <w:sz w:val="32"/>
          <w:szCs w:val="32"/>
        </w:rPr>
      </w:pPr>
      <w:del w:id="152" w:author="司马长风" w:date="2026-04-24T16:54:16Z">
        <w:r>
          <w:rPr>
            <w:rStyle w:val="95"/>
            <w:rFonts w:hint="eastAsia"/>
            <w:sz w:val="32"/>
            <w:szCs w:val="32"/>
          </w:rPr>
          <w:delText>目 录</w:delText>
        </w:r>
      </w:del>
    </w:p>
    <w:p w14:paraId="5D6BC646">
      <w:pPr>
        <w:pStyle w:val="29"/>
        <w:tabs>
          <w:tab w:val="right" w:leader="dot" w:pos="8507"/>
          <w:tab w:val="clear" w:pos="8780"/>
        </w:tabs>
        <w:rPr>
          <w:del w:id="153" w:author="司马长风" w:date="2026-04-24T16:54:16Z"/>
        </w:rPr>
      </w:pPr>
      <w:del w:id="154" w:author="司马长风" w:date="2026-04-24T16:54:16Z">
        <w:r>
          <w:rPr>
            <w:rStyle w:val="95"/>
            <w:rFonts w:hint="eastAsia"/>
          </w:rPr>
          <w:fldChar w:fldCharType="begin"/>
        </w:r>
      </w:del>
      <w:del w:id="155" w:author="司马长风" w:date="2026-04-24T16:54:16Z">
        <w:r>
          <w:rPr>
            <w:rStyle w:val="95"/>
            <w:rFonts w:hint="eastAsia"/>
          </w:rPr>
          <w:delInstrText xml:space="preserve">TOC \o "1-3" \h \u </w:delInstrText>
        </w:r>
      </w:del>
      <w:del w:id="156" w:author="司马长风" w:date="2026-04-24T16:54:16Z">
        <w:r>
          <w:rPr>
            <w:rStyle w:val="95"/>
            <w:rFonts w:hint="eastAsia"/>
          </w:rPr>
          <w:fldChar w:fldCharType="separate"/>
        </w:r>
      </w:del>
      <w:del w:id="157" w:author="司马长风" w:date="2026-04-24T16:54:16Z">
        <w:r>
          <w:rPr>
            <w:rFonts w:hint="eastAsia"/>
          </w:rPr>
          <w:fldChar w:fldCharType="begin"/>
        </w:r>
      </w:del>
      <w:del w:id="158" w:author="司马长风" w:date="2026-04-24T16:54:16Z">
        <w:r>
          <w:rPr>
            <w:rFonts w:hint="eastAsia"/>
          </w:rPr>
          <w:delInstrText xml:space="preserve"> HYPERLINK \l _Toc6565 </w:delInstrText>
        </w:r>
      </w:del>
      <w:del w:id="159" w:author="司马长风" w:date="2026-04-24T16:54:16Z">
        <w:r>
          <w:rPr>
            <w:rFonts w:hint="eastAsia"/>
          </w:rPr>
          <w:fldChar w:fldCharType="separate"/>
        </w:r>
      </w:del>
      <w:del w:id="160" w:author="司马长风" w:date="2026-04-24T16:54:16Z">
        <w:r>
          <w:rPr>
            <w:rFonts w:hint="eastAsia"/>
          </w:rPr>
          <w:delText>第一章 绪论</w:delText>
        </w:r>
      </w:del>
      <w:del w:id="161" w:author="司马长风" w:date="2026-04-24T16:54:16Z">
        <w:r>
          <w:rPr/>
          <w:tab/>
        </w:r>
      </w:del>
      <w:del w:id="162" w:author="司马长风" w:date="2026-04-24T16:54:16Z">
        <w:r>
          <w:rPr/>
          <w:fldChar w:fldCharType="begin"/>
        </w:r>
      </w:del>
      <w:del w:id="163" w:author="司马长风" w:date="2026-04-24T16:54:16Z">
        <w:r>
          <w:rPr/>
          <w:delInstrText xml:space="preserve"> PAGEREF _Toc6565 \h </w:delInstrText>
        </w:r>
      </w:del>
      <w:del w:id="164" w:author="司马长风" w:date="2026-04-24T16:54:16Z">
        <w:r>
          <w:rPr/>
          <w:fldChar w:fldCharType="separate"/>
        </w:r>
      </w:del>
      <w:del w:id="165" w:author="司马长风" w:date="2026-04-24T16:54:16Z">
        <w:r>
          <w:rPr/>
          <w:delText>1</w:delText>
        </w:r>
      </w:del>
      <w:del w:id="166" w:author="司马长风" w:date="2026-04-24T16:54:16Z">
        <w:r>
          <w:rPr/>
          <w:fldChar w:fldCharType="end"/>
        </w:r>
      </w:del>
      <w:del w:id="167" w:author="司马长风" w:date="2026-04-24T16:54:16Z">
        <w:r>
          <w:rPr>
            <w:rFonts w:hint="eastAsia"/>
          </w:rPr>
          <w:fldChar w:fldCharType="end"/>
        </w:r>
      </w:del>
    </w:p>
    <w:p w14:paraId="5240B4F3">
      <w:pPr>
        <w:pStyle w:val="32"/>
        <w:tabs>
          <w:tab w:val="right" w:leader="dot" w:pos="8507"/>
          <w:tab w:val="clear" w:pos="8780"/>
        </w:tabs>
        <w:ind w:firstLine="260"/>
        <w:rPr>
          <w:del w:id="168" w:author="司马长风" w:date="2026-04-24T16:54:16Z"/>
        </w:rPr>
      </w:pPr>
      <w:del w:id="169" w:author="司马长风" w:date="2026-04-24T16:54:16Z">
        <w:r>
          <w:rPr>
            <w:rFonts w:hint="eastAsia"/>
          </w:rPr>
          <w:fldChar w:fldCharType="begin"/>
        </w:r>
      </w:del>
      <w:del w:id="170" w:author="司马长风" w:date="2026-04-24T16:54:16Z">
        <w:r>
          <w:rPr>
            <w:rFonts w:hint="eastAsia"/>
          </w:rPr>
          <w:delInstrText xml:space="preserve"> HYPERLINK \l _Toc26811 </w:delInstrText>
        </w:r>
      </w:del>
      <w:del w:id="171" w:author="司马长风" w:date="2026-04-24T16:54:16Z">
        <w:r>
          <w:rPr>
            <w:rFonts w:hint="eastAsia"/>
          </w:rPr>
          <w:fldChar w:fldCharType="separate"/>
        </w:r>
      </w:del>
      <w:del w:id="172" w:author="司马长风" w:date="2026-04-24T16:54:16Z">
        <w:r>
          <w:rPr>
            <w:rFonts w:hint="eastAsia"/>
          </w:rPr>
          <w:delText xml:space="preserve">第一节 </w:delText>
        </w:r>
      </w:del>
      <w:del w:id="173" w:author="司马长风" w:date="2026-04-24T16:54:16Z">
        <w:r>
          <w:rPr/>
          <w:delText>研究背景和研究意义</w:delText>
        </w:r>
      </w:del>
      <w:del w:id="174" w:author="司马长风" w:date="2026-04-24T16:54:16Z">
        <w:r>
          <w:rPr/>
          <w:tab/>
        </w:r>
      </w:del>
      <w:del w:id="175" w:author="司马长风" w:date="2026-04-24T16:54:16Z">
        <w:r>
          <w:rPr/>
          <w:fldChar w:fldCharType="begin"/>
        </w:r>
      </w:del>
      <w:del w:id="176" w:author="司马长风" w:date="2026-04-24T16:54:16Z">
        <w:r>
          <w:rPr/>
          <w:delInstrText xml:space="preserve"> PAGEREF _Toc26811 \h </w:delInstrText>
        </w:r>
      </w:del>
      <w:del w:id="177" w:author="司马长风" w:date="2026-04-24T16:54:16Z">
        <w:r>
          <w:rPr/>
          <w:fldChar w:fldCharType="separate"/>
        </w:r>
      </w:del>
      <w:del w:id="178" w:author="司马长风" w:date="2026-04-24T16:54:16Z">
        <w:r>
          <w:rPr/>
          <w:delText>1</w:delText>
        </w:r>
      </w:del>
      <w:del w:id="179" w:author="司马长风" w:date="2026-04-24T16:54:16Z">
        <w:r>
          <w:rPr/>
          <w:fldChar w:fldCharType="end"/>
        </w:r>
      </w:del>
      <w:del w:id="180" w:author="司马长风" w:date="2026-04-24T16:54:16Z">
        <w:r>
          <w:rPr>
            <w:rFonts w:hint="eastAsia"/>
          </w:rPr>
          <w:fldChar w:fldCharType="end"/>
        </w:r>
      </w:del>
    </w:p>
    <w:p w14:paraId="69D78C72">
      <w:pPr>
        <w:pStyle w:val="20"/>
        <w:tabs>
          <w:tab w:val="right" w:leader="dot" w:pos="8507"/>
          <w:tab w:val="clear" w:pos="8780"/>
        </w:tabs>
        <w:ind w:firstLine="520"/>
        <w:rPr>
          <w:del w:id="181" w:author="司马长风" w:date="2026-04-24T16:54:16Z"/>
        </w:rPr>
      </w:pPr>
      <w:del w:id="182" w:author="司马长风" w:date="2026-04-24T16:54:16Z">
        <w:r>
          <w:rPr>
            <w:rFonts w:hint="eastAsia"/>
          </w:rPr>
          <w:fldChar w:fldCharType="begin"/>
        </w:r>
      </w:del>
      <w:del w:id="183" w:author="司马长风" w:date="2026-04-24T16:54:16Z">
        <w:r>
          <w:rPr>
            <w:rFonts w:hint="eastAsia"/>
          </w:rPr>
          <w:delInstrText xml:space="preserve"> HYPERLINK \l _Toc10806 </w:delInstrText>
        </w:r>
      </w:del>
      <w:del w:id="184" w:author="司马长风" w:date="2026-04-24T16:54:16Z">
        <w:r>
          <w:rPr>
            <w:rFonts w:hint="eastAsia"/>
          </w:rPr>
          <w:fldChar w:fldCharType="separate"/>
        </w:r>
      </w:del>
      <w:del w:id="185" w:author="司马长风" w:date="2026-04-24T16:54:16Z">
        <w:r>
          <w:rPr>
            <w:rFonts w:hint="eastAsia"/>
          </w:rPr>
          <w:delText>一、 研究背景</w:delText>
        </w:r>
      </w:del>
      <w:del w:id="186" w:author="司马长风" w:date="2026-04-24T16:54:16Z">
        <w:r>
          <w:rPr/>
          <w:tab/>
        </w:r>
      </w:del>
      <w:del w:id="187" w:author="司马长风" w:date="2026-04-24T16:54:16Z">
        <w:r>
          <w:rPr/>
          <w:fldChar w:fldCharType="begin"/>
        </w:r>
      </w:del>
      <w:del w:id="188" w:author="司马长风" w:date="2026-04-24T16:54:16Z">
        <w:r>
          <w:rPr/>
          <w:delInstrText xml:space="preserve"> PAGEREF _Toc10806 \h </w:delInstrText>
        </w:r>
      </w:del>
      <w:del w:id="189" w:author="司马长风" w:date="2026-04-24T16:54:16Z">
        <w:r>
          <w:rPr/>
          <w:fldChar w:fldCharType="separate"/>
        </w:r>
      </w:del>
      <w:del w:id="190" w:author="司马长风" w:date="2026-04-24T16:54:16Z">
        <w:r>
          <w:rPr/>
          <w:delText>1</w:delText>
        </w:r>
      </w:del>
      <w:del w:id="191" w:author="司马长风" w:date="2026-04-24T16:54:16Z">
        <w:r>
          <w:rPr/>
          <w:fldChar w:fldCharType="end"/>
        </w:r>
      </w:del>
      <w:del w:id="192" w:author="司马长风" w:date="2026-04-24T16:54:16Z">
        <w:r>
          <w:rPr>
            <w:rFonts w:hint="eastAsia"/>
          </w:rPr>
          <w:fldChar w:fldCharType="end"/>
        </w:r>
      </w:del>
    </w:p>
    <w:p w14:paraId="593E2F47">
      <w:pPr>
        <w:pStyle w:val="20"/>
        <w:tabs>
          <w:tab w:val="right" w:leader="dot" w:pos="8507"/>
          <w:tab w:val="clear" w:pos="8780"/>
        </w:tabs>
        <w:ind w:firstLine="520"/>
        <w:rPr>
          <w:del w:id="193" w:author="司马长风" w:date="2026-04-24T16:54:16Z"/>
        </w:rPr>
      </w:pPr>
      <w:del w:id="194" w:author="司马长风" w:date="2026-04-24T16:54:16Z">
        <w:r>
          <w:rPr>
            <w:rFonts w:hint="eastAsia"/>
          </w:rPr>
          <w:fldChar w:fldCharType="begin"/>
        </w:r>
      </w:del>
      <w:del w:id="195" w:author="司马长风" w:date="2026-04-24T16:54:16Z">
        <w:r>
          <w:rPr>
            <w:rFonts w:hint="eastAsia"/>
          </w:rPr>
          <w:delInstrText xml:space="preserve"> HYPERLINK \l _Toc10816 </w:delInstrText>
        </w:r>
      </w:del>
      <w:del w:id="196" w:author="司马长风" w:date="2026-04-24T16:54:16Z">
        <w:r>
          <w:rPr>
            <w:rFonts w:hint="eastAsia"/>
          </w:rPr>
          <w:fldChar w:fldCharType="separate"/>
        </w:r>
      </w:del>
      <w:del w:id="197" w:author="司马长风" w:date="2026-04-24T16:54:16Z">
        <w:r>
          <w:rPr>
            <w:rFonts w:hint="eastAsia"/>
          </w:rPr>
          <w:delText>二、 研究意义</w:delText>
        </w:r>
      </w:del>
      <w:del w:id="198" w:author="司马长风" w:date="2026-04-24T16:54:16Z">
        <w:r>
          <w:rPr/>
          <w:tab/>
        </w:r>
      </w:del>
      <w:del w:id="199" w:author="司马长风" w:date="2026-04-24T16:54:16Z">
        <w:r>
          <w:rPr/>
          <w:fldChar w:fldCharType="begin"/>
        </w:r>
      </w:del>
      <w:del w:id="200" w:author="司马长风" w:date="2026-04-24T16:54:16Z">
        <w:r>
          <w:rPr/>
          <w:delInstrText xml:space="preserve"> PAGEREF _Toc10816 \h </w:delInstrText>
        </w:r>
      </w:del>
      <w:del w:id="201" w:author="司马长风" w:date="2026-04-24T16:54:16Z">
        <w:r>
          <w:rPr/>
          <w:fldChar w:fldCharType="separate"/>
        </w:r>
      </w:del>
      <w:del w:id="202" w:author="司马长风" w:date="2026-04-24T16:54:16Z">
        <w:r>
          <w:rPr/>
          <w:delText>2</w:delText>
        </w:r>
      </w:del>
      <w:del w:id="203" w:author="司马长风" w:date="2026-04-24T16:54:16Z">
        <w:r>
          <w:rPr/>
          <w:fldChar w:fldCharType="end"/>
        </w:r>
      </w:del>
      <w:del w:id="204" w:author="司马长风" w:date="2026-04-24T16:54:16Z">
        <w:r>
          <w:rPr>
            <w:rFonts w:hint="eastAsia"/>
          </w:rPr>
          <w:fldChar w:fldCharType="end"/>
        </w:r>
      </w:del>
    </w:p>
    <w:p w14:paraId="7401AF95">
      <w:pPr>
        <w:pStyle w:val="32"/>
        <w:tabs>
          <w:tab w:val="right" w:leader="dot" w:pos="8507"/>
          <w:tab w:val="clear" w:pos="8780"/>
        </w:tabs>
        <w:ind w:firstLine="260"/>
        <w:rPr>
          <w:del w:id="205" w:author="司马长风" w:date="2026-04-24T16:54:16Z"/>
        </w:rPr>
      </w:pPr>
      <w:del w:id="206" w:author="司马长风" w:date="2026-04-24T16:54:16Z">
        <w:r>
          <w:rPr>
            <w:rFonts w:hint="eastAsia"/>
          </w:rPr>
          <w:fldChar w:fldCharType="begin"/>
        </w:r>
      </w:del>
      <w:del w:id="207" w:author="司马长风" w:date="2026-04-24T16:54:16Z">
        <w:r>
          <w:rPr>
            <w:rFonts w:hint="eastAsia"/>
          </w:rPr>
          <w:delInstrText xml:space="preserve"> HYPERLINK \l _Toc10915 </w:delInstrText>
        </w:r>
      </w:del>
      <w:del w:id="208" w:author="司马长风" w:date="2026-04-24T16:54:16Z">
        <w:r>
          <w:rPr>
            <w:rFonts w:hint="eastAsia"/>
          </w:rPr>
          <w:fldChar w:fldCharType="separate"/>
        </w:r>
      </w:del>
      <w:del w:id="209" w:author="司马长风" w:date="2026-04-24T16:54:16Z">
        <w:r>
          <w:rPr>
            <w:rFonts w:hint="eastAsia"/>
          </w:rPr>
          <w:delText xml:space="preserve">第二节 </w:delText>
        </w:r>
      </w:del>
      <w:del w:id="210" w:author="司马长风" w:date="2026-04-24T16:54:16Z">
        <w:r>
          <w:rPr/>
          <w:delText>国内外文献综述</w:delText>
        </w:r>
      </w:del>
      <w:del w:id="211" w:author="司马长风" w:date="2026-04-24T16:54:16Z">
        <w:r>
          <w:rPr/>
          <w:tab/>
        </w:r>
      </w:del>
      <w:del w:id="212" w:author="司马长风" w:date="2026-04-24T16:54:16Z">
        <w:r>
          <w:rPr/>
          <w:fldChar w:fldCharType="begin"/>
        </w:r>
      </w:del>
      <w:del w:id="213" w:author="司马长风" w:date="2026-04-24T16:54:16Z">
        <w:r>
          <w:rPr/>
          <w:delInstrText xml:space="preserve"> PAGEREF _Toc10915 \h </w:delInstrText>
        </w:r>
      </w:del>
      <w:del w:id="214" w:author="司马长风" w:date="2026-04-24T16:54:16Z">
        <w:r>
          <w:rPr/>
          <w:fldChar w:fldCharType="separate"/>
        </w:r>
      </w:del>
      <w:del w:id="215" w:author="司马长风" w:date="2026-04-24T16:54:16Z">
        <w:r>
          <w:rPr/>
          <w:delText>2</w:delText>
        </w:r>
      </w:del>
      <w:del w:id="216" w:author="司马长风" w:date="2026-04-24T16:54:16Z">
        <w:r>
          <w:rPr/>
          <w:fldChar w:fldCharType="end"/>
        </w:r>
      </w:del>
      <w:del w:id="217" w:author="司马长风" w:date="2026-04-24T16:54:16Z">
        <w:r>
          <w:rPr>
            <w:rFonts w:hint="eastAsia"/>
          </w:rPr>
          <w:fldChar w:fldCharType="end"/>
        </w:r>
      </w:del>
    </w:p>
    <w:p w14:paraId="39D65F9F">
      <w:pPr>
        <w:pStyle w:val="20"/>
        <w:tabs>
          <w:tab w:val="right" w:leader="dot" w:pos="8507"/>
          <w:tab w:val="clear" w:pos="8780"/>
        </w:tabs>
        <w:ind w:firstLine="520"/>
        <w:rPr>
          <w:del w:id="218" w:author="司马长风" w:date="2026-04-24T16:54:16Z"/>
        </w:rPr>
      </w:pPr>
      <w:del w:id="219" w:author="司马长风" w:date="2026-04-24T16:54:16Z">
        <w:r>
          <w:rPr>
            <w:rFonts w:hint="eastAsia"/>
          </w:rPr>
          <w:fldChar w:fldCharType="begin"/>
        </w:r>
      </w:del>
      <w:del w:id="220" w:author="司马长风" w:date="2026-04-24T16:54:16Z">
        <w:r>
          <w:rPr>
            <w:rFonts w:hint="eastAsia"/>
          </w:rPr>
          <w:delInstrText xml:space="preserve"> HYPERLINK \l _Toc32299 </w:delInstrText>
        </w:r>
      </w:del>
      <w:del w:id="221" w:author="司马长风" w:date="2026-04-24T16:54:16Z">
        <w:r>
          <w:rPr>
            <w:rFonts w:hint="eastAsia"/>
          </w:rPr>
          <w:fldChar w:fldCharType="separate"/>
        </w:r>
      </w:del>
      <w:del w:id="222" w:author="司马长风" w:date="2026-04-24T16:54:16Z">
        <w:r>
          <w:rPr>
            <w:rFonts w:hint="eastAsia"/>
          </w:rPr>
          <w:delText>一、 轻资产概念相关研究</w:delText>
        </w:r>
      </w:del>
      <w:del w:id="223" w:author="司马长风" w:date="2026-04-24T16:54:16Z">
        <w:r>
          <w:rPr/>
          <w:tab/>
        </w:r>
      </w:del>
      <w:del w:id="224" w:author="司马长风" w:date="2026-04-24T16:54:16Z">
        <w:r>
          <w:rPr/>
          <w:fldChar w:fldCharType="begin"/>
        </w:r>
      </w:del>
      <w:del w:id="225" w:author="司马长风" w:date="2026-04-24T16:54:16Z">
        <w:r>
          <w:rPr/>
          <w:delInstrText xml:space="preserve"> PAGEREF _Toc32299 \h </w:delInstrText>
        </w:r>
      </w:del>
      <w:del w:id="226" w:author="司马长风" w:date="2026-04-24T16:54:16Z">
        <w:r>
          <w:rPr/>
          <w:fldChar w:fldCharType="separate"/>
        </w:r>
      </w:del>
      <w:del w:id="227" w:author="司马长风" w:date="2026-04-24T16:54:16Z">
        <w:r>
          <w:rPr/>
          <w:delText>2</w:delText>
        </w:r>
      </w:del>
      <w:del w:id="228" w:author="司马长风" w:date="2026-04-24T16:54:16Z">
        <w:r>
          <w:rPr/>
          <w:fldChar w:fldCharType="end"/>
        </w:r>
      </w:del>
      <w:del w:id="229" w:author="司马长风" w:date="2026-04-24T16:54:16Z">
        <w:r>
          <w:rPr>
            <w:rFonts w:hint="eastAsia"/>
          </w:rPr>
          <w:fldChar w:fldCharType="end"/>
        </w:r>
      </w:del>
    </w:p>
    <w:p w14:paraId="3081F9A3">
      <w:pPr>
        <w:pStyle w:val="20"/>
        <w:tabs>
          <w:tab w:val="right" w:leader="dot" w:pos="8507"/>
          <w:tab w:val="clear" w:pos="8780"/>
        </w:tabs>
        <w:ind w:firstLine="520"/>
        <w:rPr>
          <w:del w:id="230" w:author="司马长风" w:date="2026-04-24T16:54:16Z"/>
        </w:rPr>
      </w:pPr>
      <w:del w:id="231" w:author="司马长风" w:date="2026-04-24T16:54:16Z">
        <w:r>
          <w:rPr>
            <w:rFonts w:hint="eastAsia"/>
          </w:rPr>
          <w:fldChar w:fldCharType="begin"/>
        </w:r>
      </w:del>
      <w:del w:id="232" w:author="司马长风" w:date="2026-04-24T16:54:16Z">
        <w:r>
          <w:rPr>
            <w:rFonts w:hint="eastAsia"/>
          </w:rPr>
          <w:delInstrText xml:space="preserve"> HYPERLINK \l _Toc17137 </w:delInstrText>
        </w:r>
      </w:del>
      <w:del w:id="233" w:author="司马长风" w:date="2026-04-24T16:54:16Z">
        <w:r>
          <w:rPr>
            <w:rFonts w:hint="eastAsia"/>
          </w:rPr>
          <w:fldChar w:fldCharType="separate"/>
        </w:r>
      </w:del>
      <w:del w:id="234" w:author="司马长风" w:date="2026-04-24T16:54:16Z">
        <w:r>
          <w:rPr>
            <w:rFonts w:hint="eastAsia"/>
          </w:rPr>
          <w:delText>二、 轻资产运营模式相关研究</w:delText>
        </w:r>
      </w:del>
      <w:del w:id="235" w:author="司马长风" w:date="2026-04-24T16:54:16Z">
        <w:r>
          <w:rPr/>
          <w:tab/>
        </w:r>
      </w:del>
      <w:del w:id="236" w:author="司马长风" w:date="2026-04-24T16:54:16Z">
        <w:r>
          <w:rPr/>
          <w:fldChar w:fldCharType="begin"/>
        </w:r>
      </w:del>
      <w:del w:id="237" w:author="司马长风" w:date="2026-04-24T16:54:16Z">
        <w:r>
          <w:rPr/>
          <w:delInstrText xml:space="preserve"> PAGEREF _Toc17137 \h </w:delInstrText>
        </w:r>
      </w:del>
      <w:del w:id="238" w:author="司马长风" w:date="2026-04-24T16:54:16Z">
        <w:r>
          <w:rPr/>
          <w:fldChar w:fldCharType="separate"/>
        </w:r>
      </w:del>
      <w:del w:id="239" w:author="司马长风" w:date="2026-04-24T16:54:16Z">
        <w:r>
          <w:rPr/>
          <w:delText>4</w:delText>
        </w:r>
      </w:del>
      <w:del w:id="240" w:author="司马长风" w:date="2026-04-24T16:54:16Z">
        <w:r>
          <w:rPr/>
          <w:fldChar w:fldCharType="end"/>
        </w:r>
      </w:del>
      <w:del w:id="241" w:author="司马长风" w:date="2026-04-24T16:54:16Z">
        <w:r>
          <w:rPr>
            <w:rFonts w:hint="eastAsia"/>
          </w:rPr>
          <w:fldChar w:fldCharType="end"/>
        </w:r>
      </w:del>
    </w:p>
    <w:p w14:paraId="6CAFA24B">
      <w:pPr>
        <w:pStyle w:val="20"/>
        <w:tabs>
          <w:tab w:val="right" w:leader="dot" w:pos="8507"/>
          <w:tab w:val="clear" w:pos="8780"/>
        </w:tabs>
        <w:ind w:firstLine="520"/>
        <w:rPr>
          <w:del w:id="242" w:author="司马长风" w:date="2026-04-24T16:54:16Z"/>
        </w:rPr>
      </w:pPr>
      <w:del w:id="243" w:author="司马长风" w:date="2026-04-24T16:54:16Z">
        <w:r>
          <w:rPr>
            <w:rFonts w:hint="eastAsia"/>
          </w:rPr>
          <w:fldChar w:fldCharType="begin"/>
        </w:r>
      </w:del>
      <w:del w:id="244" w:author="司马长风" w:date="2026-04-24T16:54:16Z">
        <w:r>
          <w:rPr>
            <w:rFonts w:hint="eastAsia"/>
          </w:rPr>
          <w:delInstrText xml:space="preserve"> HYPERLINK \l _Toc15924 </w:delInstrText>
        </w:r>
      </w:del>
      <w:del w:id="245" w:author="司马长风" w:date="2026-04-24T16:54:16Z">
        <w:r>
          <w:rPr>
            <w:rFonts w:hint="eastAsia"/>
          </w:rPr>
          <w:fldChar w:fldCharType="separate"/>
        </w:r>
      </w:del>
      <w:del w:id="246" w:author="司马长风" w:date="2026-04-24T16:54:16Z">
        <w:r>
          <w:rPr>
            <w:rFonts w:hint="eastAsia"/>
          </w:rPr>
          <w:delText>三、 财务风险相关研究</w:delText>
        </w:r>
      </w:del>
      <w:del w:id="247" w:author="司马长风" w:date="2026-04-24T16:54:16Z">
        <w:r>
          <w:rPr/>
          <w:tab/>
        </w:r>
      </w:del>
      <w:del w:id="248" w:author="司马长风" w:date="2026-04-24T16:54:16Z">
        <w:r>
          <w:rPr/>
          <w:fldChar w:fldCharType="begin"/>
        </w:r>
      </w:del>
      <w:del w:id="249" w:author="司马长风" w:date="2026-04-24T16:54:16Z">
        <w:r>
          <w:rPr/>
          <w:delInstrText xml:space="preserve"> PAGEREF _Toc15924 \h </w:delInstrText>
        </w:r>
      </w:del>
      <w:del w:id="250" w:author="司马长风" w:date="2026-04-24T16:54:16Z">
        <w:r>
          <w:rPr/>
          <w:fldChar w:fldCharType="separate"/>
        </w:r>
      </w:del>
      <w:del w:id="251" w:author="司马长风" w:date="2026-04-24T16:54:16Z">
        <w:r>
          <w:rPr/>
          <w:delText>5</w:delText>
        </w:r>
      </w:del>
      <w:del w:id="252" w:author="司马长风" w:date="2026-04-24T16:54:16Z">
        <w:r>
          <w:rPr/>
          <w:fldChar w:fldCharType="end"/>
        </w:r>
      </w:del>
      <w:del w:id="253" w:author="司马长风" w:date="2026-04-24T16:54:16Z">
        <w:r>
          <w:rPr>
            <w:rFonts w:hint="eastAsia"/>
          </w:rPr>
          <w:fldChar w:fldCharType="end"/>
        </w:r>
      </w:del>
    </w:p>
    <w:p w14:paraId="7DFBA957">
      <w:pPr>
        <w:pStyle w:val="20"/>
        <w:tabs>
          <w:tab w:val="right" w:leader="dot" w:pos="8507"/>
          <w:tab w:val="clear" w:pos="8780"/>
        </w:tabs>
        <w:ind w:firstLine="520"/>
        <w:rPr>
          <w:del w:id="254" w:author="司马长风" w:date="2026-04-24T16:54:16Z"/>
        </w:rPr>
      </w:pPr>
      <w:del w:id="255" w:author="司马长风" w:date="2026-04-24T16:54:16Z">
        <w:r>
          <w:rPr>
            <w:rFonts w:hint="eastAsia"/>
          </w:rPr>
          <w:fldChar w:fldCharType="begin"/>
        </w:r>
      </w:del>
      <w:del w:id="256" w:author="司马长风" w:date="2026-04-24T16:54:16Z">
        <w:r>
          <w:rPr>
            <w:rFonts w:hint="eastAsia"/>
          </w:rPr>
          <w:delInstrText xml:space="preserve"> HYPERLINK \l _Toc6298 </w:delInstrText>
        </w:r>
      </w:del>
      <w:del w:id="257" w:author="司马长风" w:date="2026-04-24T16:54:16Z">
        <w:r>
          <w:rPr>
            <w:rFonts w:hint="eastAsia"/>
          </w:rPr>
          <w:fldChar w:fldCharType="separate"/>
        </w:r>
      </w:del>
      <w:del w:id="258" w:author="司马长风" w:date="2026-04-24T16:54:16Z">
        <w:r>
          <w:rPr>
            <w:rFonts w:hint="eastAsia"/>
          </w:rPr>
          <w:delText>四、 轻资产运营模式对企业财务风险影响相关研究</w:delText>
        </w:r>
      </w:del>
      <w:del w:id="259" w:author="司马长风" w:date="2026-04-24T16:54:16Z">
        <w:r>
          <w:rPr/>
          <w:tab/>
        </w:r>
      </w:del>
      <w:del w:id="260" w:author="司马长风" w:date="2026-04-24T16:54:16Z">
        <w:r>
          <w:rPr/>
          <w:fldChar w:fldCharType="begin"/>
        </w:r>
      </w:del>
      <w:del w:id="261" w:author="司马长风" w:date="2026-04-24T16:54:16Z">
        <w:r>
          <w:rPr/>
          <w:delInstrText xml:space="preserve"> PAGEREF _Toc6298 \h </w:delInstrText>
        </w:r>
      </w:del>
      <w:del w:id="262" w:author="司马长风" w:date="2026-04-24T16:54:16Z">
        <w:r>
          <w:rPr/>
          <w:fldChar w:fldCharType="separate"/>
        </w:r>
      </w:del>
      <w:del w:id="263" w:author="司马长风" w:date="2026-04-24T16:54:16Z">
        <w:r>
          <w:rPr/>
          <w:delText>9</w:delText>
        </w:r>
      </w:del>
      <w:del w:id="264" w:author="司马长风" w:date="2026-04-24T16:54:16Z">
        <w:r>
          <w:rPr/>
          <w:fldChar w:fldCharType="end"/>
        </w:r>
      </w:del>
      <w:del w:id="265" w:author="司马长风" w:date="2026-04-24T16:54:16Z">
        <w:r>
          <w:rPr>
            <w:rFonts w:hint="eastAsia"/>
          </w:rPr>
          <w:fldChar w:fldCharType="end"/>
        </w:r>
      </w:del>
    </w:p>
    <w:p w14:paraId="29C8E46A">
      <w:pPr>
        <w:pStyle w:val="20"/>
        <w:tabs>
          <w:tab w:val="right" w:leader="dot" w:pos="8507"/>
          <w:tab w:val="clear" w:pos="8780"/>
        </w:tabs>
        <w:ind w:firstLine="520"/>
        <w:rPr>
          <w:del w:id="266" w:author="司马长风" w:date="2026-04-24T16:54:16Z"/>
        </w:rPr>
      </w:pPr>
      <w:del w:id="267" w:author="司马长风" w:date="2026-04-24T16:54:16Z">
        <w:r>
          <w:rPr>
            <w:rFonts w:hint="eastAsia"/>
          </w:rPr>
          <w:fldChar w:fldCharType="begin"/>
        </w:r>
      </w:del>
      <w:del w:id="268" w:author="司马长风" w:date="2026-04-24T16:54:16Z">
        <w:r>
          <w:rPr>
            <w:rFonts w:hint="eastAsia"/>
          </w:rPr>
          <w:delInstrText xml:space="preserve"> HYPERLINK \l _Toc27146 </w:delInstrText>
        </w:r>
      </w:del>
      <w:del w:id="269" w:author="司马长风" w:date="2026-04-24T16:54:16Z">
        <w:r>
          <w:rPr>
            <w:rFonts w:hint="eastAsia"/>
          </w:rPr>
          <w:fldChar w:fldCharType="separate"/>
        </w:r>
      </w:del>
      <w:del w:id="270" w:author="司马长风" w:date="2026-04-24T16:54:16Z">
        <w:r>
          <w:rPr>
            <w:rFonts w:hint="eastAsia"/>
          </w:rPr>
          <w:delText>五、 文献评述</w:delText>
        </w:r>
      </w:del>
      <w:del w:id="271" w:author="司马长风" w:date="2026-04-24T16:54:16Z">
        <w:r>
          <w:rPr/>
          <w:tab/>
        </w:r>
      </w:del>
      <w:del w:id="272" w:author="司马长风" w:date="2026-04-24T16:54:16Z">
        <w:r>
          <w:rPr/>
          <w:fldChar w:fldCharType="begin"/>
        </w:r>
      </w:del>
      <w:del w:id="273" w:author="司马长风" w:date="2026-04-24T16:54:16Z">
        <w:r>
          <w:rPr/>
          <w:delInstrText xml:space="preserve"> PAGEREF _Toc27146 \h </w:delInstrText>
        </w:r>
      </w:del>
      <w:del w:id="274" w:author="司马长风" w:date="2026-04-24T16:54:16Z">
        <w:r>
          <w:rPr/>
          <w:fldChar w:fldCharType="separate"/>
        </w:r>
      </w:del>
      <w:del w:id="275" w:author="司马长风" w:date="2026-04-24T16:54:16Z">
        <w:r>
          <w:rPr/>
          <w:delText>11</w:delText>
        </w:r>
      </w:del>
      <w:del w:id="276" w:author="司马长风" w:date="2026-04-24T16:54:16Z">
        <w:r>
          <w:rPr/>
          <w:fldChar w:fldCharType="end"/>
        </w:r>
      </w:del>
      <w:del w:id="277" w:author="司马长风" w:date="2026-04-24T16:54:16Z">
        <w:r>
          <w:rPr>
            <w:rFonts w:hint="eastAsia"/>
          </w:rPr>
          <w:fldChar w:fldCharType="end"/>
        </w:r>
      </w:del>
    </w:p>
    <w:p w14:paraId="27359F2B">
      <w:pPr>
        <w:pStyle w:val="32"/>
        <w:tabs>
          <w:tab w:val="right" w:leader="dot" w:pos="8507"/>
          <w:tab w:val="clear" w:pos="8780"/>
        </w:tabs>
        <w:ind w:firstLine="260"/>
        <w:rPr>
          <w:del w:id="278" w:author="司马长风" w:date="2026-04-24T16:54:16Z"/>
        </w:rPr>
      </w:pPr>
      <w:del w:id="279" w:author="司马长风" w:date="2026-04-24T16:54:16Z">
        <w:r>
          <w:rPr>
            <w:rFonts w:hint="eastAsia"/>
          </w:rPr>
          <w:fldChar w:fldCharType="begin"/>
        </w:r>
      </w:del>
      <w:del w:id="280" w:author="司马长风" w:date="2026-04-24T16:54:16Z">
        <w:r>
          <w:rPr>
            <w:rFonts w:hint="eastAsia"/>
          </w:rPr>
          <w:delInstrText xml:space="preserve"> HYPERLINK \l _Toc17477 </w:delInstrText>
        </w:r>
      </w:del>
      <w:del w:id="281" w:author="司马长风" w:date="2026-04-24T16:54:16Z">
        <w:r>
          <w:rPr>
            <w:rFonts w:hint="eastAsia"/>
          </w:rPr>
          <w:fldChar w:fldCharType="separate"/>
        </w:r>
      </w:del>
      <w:del w:id="282" w:author="司马长风" w:date="2026-04-24T16:54:16Z">
        <w:r>
          <w:rPr>
            <w:rFonts w:hint="eastAsia"/>
          </w:rPr>
          <w:delText xml:space="preserve">第三节 </w:delText>
        </w:r>
      </w:del>
      <w:del w:id="283" w:author="司马长风" w:date="2026-04-24T16:54:16Z">
        <w:r>
          <w:rPr/>
          <w:delText>研究内容与研究方法</w:delText>
        </w:r>
      </w:del>
      <w:del w:id="284" w:author="司马长风" w:date="2026-04-24T16:54:16Z">
        <w:r>
          <w:rPr/>
          <w:tab/>
        </w:r>
      </w:del>
      <w:del w:id="285" w:author="司马长风" w:date="2026-04-24T16:54:16Z">
        <w:r>
          <w:rPr/>
          <w:fldChar w:fldCharType="begin"/>
        </w:r>
      </w:del>
      <w:del w:id="286" w:author="司马长风" w:date="2026-04-24T16:54:16Z">
        <w:r>
          <w:rPr/>
          <w:delInstrText xml:space="preserve"> PAGEREF _Toc17477 \h </w:delInstrText>
        </w:r>
      </w:del>
      <w:del w:id="287" w:author="司马长风" w:date="2026-04-24T16:54:16Z">
        <w:r>
          <w:rPr/>
          <w:fldChar w:fldCharType="separate"/>
        </w:r>
      </w:del>
      <w:del w:id="288" w:author="司马长风" w:date="2026-04-24T16:54:16Z">
        <w:r>
          <w:rPr/>
          <w:delText>11</w:delText>
        </w:r>
      </w:del>
      <w:del w:id="289" w:author="司马长风" w:date="2026-04-24T16:54:16Z">
        <w:r>
          <w:rPr/>
          <w:fldChar w:fldCharType="end"/>
        </w:r>
      </w:del>
      <w:del w:id="290" w:author="司马长风" w:date="2026-04-24T16:54:16Z">
        <w:r>
          <w:rPr>
            <w:rFonts w:hint="eastAsia"/>
          </w:rPr>
          <w:fldChar w:fldCharType="end"/>
        </w:r>
      </w:del>
    </w:p>
    <w:p w14:paraId="37898A9E">
      <w:pPr>
        <w:pStyle w:val="20"/>
        <w:tabs>
          <w:tab w:val="right" w:leader="dot" w:pos="8507"/>
          <w:tab w:val="clear" w:pos="8780"/>
        </w:tabs>
        <w:ind w:firstLine="520"/>
        <w:rPr>
          <w:del w:id="291" w:author="司马长风" w:date="2026-04-24T16:54:16Z"/>
        </w:rPr>
      </w:pPr>
      <w:del w:id="292" w:author="司马长风" w:date="2026-04-24T16:54:16Z">
        <w:r>
          <w:rPr>
            <w:rFonts w:hint="eastAsia"/>
          </w:rPr>
          <w:fldChar w:fldCharType="begin"/>
        </w:r>
      </w:del>
      <w:del w:id="293" w:author="司马长风" w:date="2026-04-24T16:54:16Z">
        <w:r>
          <w:rPr>
            <w:rFonts w:hint="eastAsia"/>
          </w:rPr>
          <w:delInstrText xml:space="preserve"> HYPERLINK \l _Toc14497 </w:delInstrText>
        </w:r>
      </w:del>
      <w:del w:id="294" w:author="司马长风" w:date="2026-04-24T16:54:16Z">
        <w:r>
          <w:rPr>
            <w:rFonts w:hint="eastAsia"/>
          </w:rPr>
          <w:fldChar w:fldCharType="separate"/>
        </w:r>
      </w:del>
      <w:del w:id="295" w:author="司马长风" w:date="2026-04-24T16:54:16Z">
        <w:r>
          <w:rPr>
            <w:rFonts w:hint="eastAsia"/>
          </w:rPr>
          <w:delText>一、 研究内容</w:delText>
        </w:r>
      </w:del>
      <w:del w:id="296" w:author="司马长风" w:date="2026-04-24T16:54:16Z">
        <w:r>
          <w:rPr/>
          <w:tab/>
        </w:r>
      </w:del>
      <w:del w:id="297" w:author="司马长风" w:date="2026-04-24T16:54:16Z">
        <w:r>
          <w:rPr/>
          <w:fldChar w:fldCharType="begin"/>
        </w:r>
      </w:del>
      <w:del w:id="298" w:author="司马长风" w:date="2026-04-24T16:54:16Z">
        <w:r>
          <w:rPr/>
          <w:delInstrText xml:space="preserve"> PAGEREF _Toc14497 \h </w:delInstrText>
        </w:r>
      </w:del>
      <w:del w:id="299" w:author="司马长风" w:date="2026-04-24T16:54:16Z">
        <w:r>
          <w:rPr/>
          <w:fldChar w:fldCharType="separate"/>
        </w:r>
      </w:del>
      <w:del w:id="300" w:author="司马长风" w:date="2026-04-24T16:54:16Z">
        <w:r>
          <w:rPr/>
          <w:delText>11</w:delText>
        </w:r>
      </w:del>
      <w:del w:id="301" w:author="司马长风" w:date="2026-04-24T16:54:16Z">
        <w:r>
          <w:rPr/>
          <w:fldChar w:fldCharType="end"/>
        </w:r>
      </w:del>
      <w:del w:id="302" w:author="司马长风" w:date="2026-04-24T16:54:16Z">
        <w:r>
          <w:rPr>
            <w:rFonts w:hint="eastAsia"/>
          </w:rPr>
          <w:fldChar w:fldCharType="end"/>
        </w:r>
      </w:del>
    </w:p>
    <w:p w14:paraId="25DC8207">
      <w:pPr>
        <w:pStyle w:val="20"/>
        <w:tabs>
          <w:tab w:val="right" w:leader="dot" w:pos="8507"/>
          <w:tab w:val="clear" w:pos="8780"/>
        </w:tabs>
        <w:ind w:firstLine="520"/>
        <w:rPr>
          <w:del w:id="303" w:author="司马长风" w:date="2026-04-24T16:54:16Z"/>
        </w:rPr>
      </w:pPr>
      <w:del w:id="304" w:author="司马长风" w:date="2026-04-24T16:54:16Z">
        <w:r>
          <w:rPr>
            <w:rFonts w:hint="eastAsia"/>
          </w:rPr>
          <w:fldChar w:fldCharType="begin"/>
        </w:r>
      </w:del>
      <w:del w:id="305" w:author="司马长风" w:date="2026-04-24T16:54:16Z">
        <w:r>
          <w:rPr>
            <w:rFonts w:hint="eastAsia"/>
          </w:rPr>
          <w:delInstrText xml:space="preserve"> HYPERLINK \l _Toc18006 </w:delInstrText>
        </w:r>
      </w:del>
      <w:del w:id="306" w:author="司马长风" w:date="2026-04-24T16:54:16Z">
        <w:r>
          <w:rPr>
            <w:rFonts w:hint="eastAsia"/>
          </w:rPr>
          <w:fldChar w:fldCharType="separate"/>
        </w:r>
      </w:del>
      <w:del w:id="307" w:author="司马长风" w:date="2026-04-24T16:54:16Z">
        <w:r>
          <w:rPr>
            <w:rFonts w:hint="eastAsia"/>
          </w:rPr>
          <w:delText>二、 研究方法</w:delText>
        </w:r>
      </w:del>
      <w:del w:id="308" w:author="司马长风" w:date="2026-04-24T16:54:16Z">
        <w:r>
          <w:rPr/>
          <w:tab/>
        </w:r>
      </w:del>
      <w:del w:id="309" w:author="司马长风" w:date="2026-04-24T16:54:16Z">
        <w:r>
          <w:rPr/>
          <w:fldChar w:fldCharType="begin"/>
        </w:r>
      </w:del>
      <w:del w:id="310" w:author="司马长风" w:date="2026-04-24T16:54:16Z">
        <w:r>
          <w:rPr/>
          <w:delInstrText xml:space="preserve"> PAGEREF _Toc18006 \h </w:delInstrText>
        </w:r>
      </w:del>
      <w:del w:id="311" w:author="司马长风" w:date="2026-04-24T16:54:16Z">
        <w:r>
          <w:rPr/>
          <w:fldChar w:fldCharType="separate"/>
        </w:r>
      </w:del>
      <w:del w:id="312" w:author="司马长风" w:date="2026-04-24T16:54:16Z">
        <w:r>
          <w:rPr/>
          <w:delText>12</w:delText>
        </w:r>
      </w:del>
      <w:del w:id="313" w:author="司马长风" w:date="2026-04-24T16:54:16Z">
        <w:r>
          <w:rPr/>
          <w:fldChar w:fldCharType="end"/>
        </w:r>
      </w:del>
      <w:del w:id="314" w:author="司马长风" w:date="2026-04-24T16:54:16Z">
        <w:r>
          <w:rPr>
            <w:rFonts w:hint="eastAsia"/>
          </w:rPr>
          <w:fldChar w:fldCharType="end"/>
        </w:r>
      </w:del>
    </w:p>
    <w:p w14:paraId="2A4C9FC7">
      <w:pPr>
        <w:pStyle w:val="29"/>
        <w:tabs>
          <w:tab w:val="right" w:leader="dot" w:pos="8507"/>
          <w:tab w:val="clear" w:pos="8780"/>
        </w:tabs>
        <w:rPr>
          <w:del w:id="315" w:author="司马长风" w:date="2026-04-24T16:54:16Z"/>
        </w:rPr>
      </w:pPr>
      <w:del w:id="316" w:author="司马长风" w:date="2026-04-24T16:54:16Z">
        <w:r>
          <w:rPr>
            <w:rFonts w:hint="eastAsia"/>
          </w:rPr>
          <w:fldChar w:fldCharType="begin"/>
        </w:r>
      </w:del>
      <w:del w:id="317" w:author="司马长风" w:date="2026-04-24T16:54:16Z">
        <w:r>
          <w:rPr>
            <w:rFonts w:hint="eastAsia"/>
          </w:rPr>
          <w:delInstrText xml:space="preserve"> HYPERLINK \l _Toc16645 </w:delInstrText>
        </w:r>
      </w:del>
      <w:del w:id="318" w:author="司马长风" w:date="2026-04-24T16:54:16Z">
        <w:r>
          <w:rPr>
            <w:rFonts w:hint="eastAsia"/>
          </w:rPr>
          <w:fldChar w:fldCharType="separate"/>
        </w:r>
      </w:del>
      <w:del w:id="319" w:author="司马长风" w:date="2026-04-24T16:54:16Z">
        <w:r>
          <w:rPr/>
          <w:delText>第二章 相关概念及理论基础</w:delText>
        </w:r>
      </w:del>
      <w:del w:id="320" w:author="司马长风" w:date="2026-04-24T16:54:16Z">
        <w:r>
          <w:rPr/>
          <w:tab/>
        </w:r>
      </w:del>
      <w:del w:id="321" w:author="司马长风" w:date="2026-04-24T16:54:16Z">
        <w:r>
          <w:rPr/>
          <w:fldChar w:fldCharType="begin"/>
        </w:r>
      </w:del>
      <w:del w:id="322" w:author="司马长风" w:date="2026-04-24T16:54:16Z">
        <w:r>
          <w:rPr/>
          <w:delInstrText xml:space="preserve"> PAGEREF _Toc16645 \h </w:delInstrText>
        </w:r>
      </w:del>
      <w:del w:id="323" w:author="司马长风" w:date="2026-04-24T16:54:16Z">
        <w:r>
          <w:rPr/>
          <w:fldChar w:fldCharType="separate"/>
        </w:r>
      </w:del>
      <w:del w:id="324" w:author="司马长风" w:date="2026-04-24T16:54:16Z">
        <w:r>
          <w:rPr/>
          <w:delText>15</w:delText>
        </w:r>
      </w:del>
      <w:del w:id="325" w:author="司马长风" w:date="2026-04-24T16:54:16Z">
        <w:r>
          <w:rPr/>
          <w:fldChar w:fldCharType="end"/>
        </w:r>
      </w:del>
      <w:del w:id="326" w:author="司马长风" w:date="2026-04-24T16:54:16Z">
        <w:r>
          <w:rPr>
            <w:rFonts w:hint="eastAsia"/>
          </w:rPr>
          <w:fldChar w:fldCharType="end"/>
        </w:r>
      </w:del>
    </w:p>
    <w:p w14:paraId="4D25F37E">
      <w:pPr>
        <w:pStyle w:val="32"/>
        <w:tabs>
          <w:tab w:val="right" w:leader="dot" w:pos="8507"/>
          <w:tab w:val="clear" w:pos="8780"/>
        </w:tabs>
        <w:ind w:firstLine="260"/>
        <w:rPr>
          <w:del w:id="327" w:author="司马长风" w:date="2026-04-24T16:54:16Z"/>
        </w:rPr>
      </w:pPr>
      <w:del w:id="328" w:author="司马长风" w:date="2026-04-24T16:54:16Z">
        <w:r>
          <w:rPr>
            <w:rFonts w:hint="eastAsia"/>
          </w:rPr>
          <w:fldChar w:fldCharType="begin"/>
        </w:r>
      </w:del>
      <w:del w:id="329" w:author="司马长风" w:date="2026-04-24T16:54:16Z">
        <w:r>
          <w:rPr>
            <w:rFonts w:hint="eastAsia"/>
          </w:rPr>
          <w:delInstrText xml:space="preserve"> HYPERLINK \l _Toc30974 </w:delInstrText>
        </w:r>
      </w:del>
      <w:del w:id="330" w:author="司马长风" w:date="2026-04-24T16:54:16Z">
        <w:r>
          <w:rPr>
            <w:rFonts w:hint="eastAsia"/>
          </w:rPr>
          <w:fldChar w:fldCharType="separate"/>
        </w:r>
      </w:del>
      <w:del w:id="331" w:author="司马长风" w:date="2026-04-24T16:54:16Z">
        <w:r>
          <w:rPr>
            <w:rFonts w:hint="eastAsia"/>
          </w:rPr>
          <w:delText xml:space="preserve">第一节 </w:delText>
        </w:r>
      </w:del>
      <w:del w:id="332" w:author="司马长风" w:date="2026-04-24T16:54:16Z">
        <w:r>
          <w:rPr/>
          <w:delText>概念界定</w:delText>
        </w:r>
      </w:del>
      <w:del w:id="333" w:author="司马长风" w:date="2026-04-24T16:54:16Z">
        <w:r>
          <w:rPr/>
          <w:tab/>
        </w:r>
      </w:del>
      <w:del w:id="334" w:author="司马长风" w:date="2026-04-24T16:54:16Z">
        <w:r>
          <w:rPr/>
          <w:fldChar w:fldCharType="begin"/>
        </w:r>
      </w:del>
      <w:del w:id="335" w:author="司马长风" w:date="2026-04-24T16:54:16Z">
        <w:r>
          <w:rPr/>
          <w:delInstrText xml:space="preserve"> PAGEREF _Toc30974 \h </w:delInstrText>
        </w:r>
      </w:del>
      <w:del w:id="336" w:author="司马长风" w:date="2026-04-24T16:54:16Z">
        <w:r>
          <w:rPr/>
          <w:fldChar w:fldCharType="separate"/>
        </w:r>
      </w:del>
      <w:del w:id="337" w:author="司马长风" w:date="2026-04-24T16:54:16Z">
        <w:r>
          <w:rPr/>
          <w:delText>15</w:delText>
        </w:r>
      </w:del>
      <w:del w:id="338" w:author="司马长风" w:date="2026-04-24T16:54:16Z">
        <w:r>
          <w:rPr/>
          <w:fldChar w:fldCharType="end"/>
        </w:r>
      </w:del>
      <w:del w:id="339" w:author="司马长风" w:date="2026-04-24T16:54:16Z">
        <w:r>
          <w:rPr>
            <w:rFonts w:hint="eastAsia"/>
          </w:rPr>
          <w:fldChar w:fldCharType="end"/>
        </w:r>
      </w:del>
    </w:p>
    <w:p w14:paraId="01517410">
      <w:pPr>
        <w:pStyle w:val="20"/>
        <w:tabs>
          <w:tab w:val="right" w:leader="dot" w:pos="8507"/>
          <w:tab w:val="clear" w:pos="8780"/>
        </w:tabs>
        <w:ind w:firstLine="520"/>
        <w:rPr>
          <w:del w:id="340" w:author="司马长风" w:date="2026-04-24T16:54:16Z"/>
        </w:rPr>
      </w:pPr>
      <w:del w:id="341" w:author="司马长风" w:date="2026-04-24T16:54:16Z">
        <w:r>
          <w:rPr>
            <w:rFonts w:hint="eastAsia"/>
          </w:rPr>
          <w:fldChar w:fldCharType="begin"/>
        </w:r>
      </w:del>
      <w:del w:id="342" w:author="司马长风" w:date="2026-04-24T16:54:16Z">
        <w:r>
          <w:rPr>
            <w:rFonts w:hint="eastAsia"/>
          </w:rPr>
          <w:delInstrText xml:space="preserve"> HYPERLINK \l _Toc24243 </w:delInstrText>
        </w:r>
      </w:del>
      <w:del w:id="343" w:author="司马长风" w:date="2026-04-24T16:54:16Z">
        <w:r>
          <w:rPr>
            <w:rFonts w:hint="eastAsia"/>
          </w:rPr>
          <w:fldChar w:fldCharType="separate"/>
        </w:r>
      </w:del>
      <w:del w:id="344" w:author="司马长风" w:date="2026-04-24T16:54:16Z">
        <w:r>
          <w:rPr>
            <w:rFonts w:hint="eastAsia"/>
          </w:rPr>
          <w:delText>一、 轻资产</w:delText>
        </w:r>
      </w:del>
      <w:del w:id="345" w:author="司马长风" w:date="2026-04-24T16:54:16Z">
        <w:r>
          <w:rPr/>
          <w:tab/>
        </w:r>
      </w:del>
      <w:del w:id="346" w:author="司马长风" w:date="2026-04-24T16:54:16Z">
        <w:r>
          <w:rPr/>
          <w:fldChar w:fldCharType="begin"/>
        </w:r>
      </w:del>
      <w:del w:id="347" w:author="司马长风" w:date="2026-04-24T16:54:16Z">
        <w:r>
          <w:rPr/>
          <w:delInstrText xml:space="preserve"> PAGEREF _Toc24243 \h </w:delInstrText>
        </w:r>
      </w:del>
      <w:del w:id="348" w:author="司马长风" w:date="2026-04-24T16:54:16Z">
        <w:r>
          <w:rPr/>
          <w:fldChar w:fldCharType="separate"/>
        </w:r>
      </w:del>
      <w:del w:id="349" w:author="司马长风" w:date="2026-04-24T16:54:16Z">
        <w:r>
          <w:rPr/>
          <w:delText>15</w:delText>
        </w:r>
      </w:del>
      <w:del w:id="350" w:author="司马长风" w:date="2026-04-24T16:54:16Z">
        <w:r>
          <w:rPr/>
          <w:fldChar w:fldCharType="end"/>
        </w:r>
      </w:del>
      <w:del w:id="351" w:author="司马长风" w:date="2026-04-24T16:54:16Z">
        <w:r>
          <w:rPr>
            <w:rFonts w:hint="eastAsia"/>
          </w:rPr>
          <w:fldChar w:fldCharType="end"/>
        </w:r>
      </w:del>
    </w:p>
    <w:p w14:paraId="35B6A8BC">
      <w:pPr>
        <w:pStyle w:val="20"/>
        <w:tabs>
          <w:tab w:val="right" w:leader="dot" w:pos="8507"/>
          <w:tab w:val="clear" w:pos="8780"/>
        </w:tabs>
        <w:ind w:firstLine="520"/>
        <w:rPr>
          <w:del w:id="352" w:author="司马长风" w:date="2026-04-24T16:54:16Z"/>
        </w:rPr>
      </w:pPr>
      <w:del w:id="353" w:author="司马长风" w:date="2026-04-24T16:54:16Z">
        <w:r>
          <w:rPr>
            <w:rFonts w:hint="eastAsia"/>
          </w:rPr>
          <w:fldChar w:fldCharType="begin"/>
        </w:r>
      </w:del>
      <w:del w:id="354" w:author="司马长风" w:date="2026-04-24T16:54:16Z">
        <w:r>
          <w:rPr>
            <w:rFonts w:hint="eastAsia"/>
          </w:rPr>
          <w:delInstrText xml:space="preserve"> HYPERLINK \l _Toc13222 </w:delInstrText>
        </w:r>
      </w:del>
      <w:del w:id="355" w:author="司马长风" w:date="2026-04-24T16:54:16Z">
        <w:r>
          <w:rPr>
            <w:rFonts w:hint="eastAsia"/>
          </w:rPr>
          <w:fldChar w:fldCharType="separate"/>
        </w:r>
      </w:del>
      <w:del w:id="356" w:author="司马长风" w:date="2026-04-24T16:54:16Z">
        <w:r>
          <w:rPr>
            <w:rFonts w:hint="eastAsia"/>
          </w:rPr>
          <w:delText xml:space="preserve">二、 </w:delText>
        </w:r>
      </w:del>
      <w:del w:id="357" w:author="司马长风" w:date="2026-04-24T16:54:16Z">
        <w:r>
          <w:rPr/>
          <w:delText>轻资产运营</w:delText>
        </w:r>
      </w:del>
      <w:del w:id="358" w:author="司马长风" w:date="2026-04-24T16:54:16Z">
        <w:r>
          <w:rPr>
            <w:rFonts w:hint="eastAsia"/>
          </w:rPr>
          <w:delText>模式</w:delText>
        </w:r>
      </w:del>
      <w:del w:id="359" w:author="司马长风" w:date="2026-04-24T16:54:16Z">
        <w:r>
          <w:rPr/>
          <w:tab/>
        </w:r>
      </w:del>
      <w:del w:id="360" w:author="司马长风" w:date="2026-04-24T16:54:16Z">
        <w:r>
          <w:rPr/>
          <w:fldChar w:fldCharType="begin"/>
        </w:r>
      </w:del>
      <w:del w:id="361" w:author="司马长风" w:date="2026-04-24T16:54:16Z">
        <w:r>
          <w:rPr/>
          <w:delInstrText xml:space="preserve"> PAGEREF _Toc13222 \h </w:delInstrText>
        </w:r>
      </w:del>
      <w:del w:id="362" w:author="司马长风" w:date="2026-04-24T16:54:16Z">
        <w:r>
          <w:rPr/>
          <w:fldChar w:fldCharType="separate"/>
        </w:r>
      </w:del>
      <w:del w:id="363" w:author="司马长风" w:date="2026-04-24T16:54:16Z">
        <w:r>
          <w:rPr/>
          <w:delText>15</w:delText>
        </w:r>
      </w:del>
      <w:del w:id="364" w:author="司马长风" w:date="2026-04-24T16:54:16Z">
        <w:r>
          <w:rPr/>
          <w:fldChar w:fldCharType="end"/>
        </w:r>
      </w:del>
      <w:del w:id="365" w:author="司马长风" w:date="2026-04-24T16:54:16Z">
        <w:r>
          <w:rPr>
            <w:rFonts w:hint="eastAsia"/>
          </w:rPr>
          <w:fldChar w:fldCharType="end"/>
        </w:r>
      </w:del>
    </w:p>
    <w:p w14:paraId="110DCA0B">
      <w:pPr>
        <w:pStyle w:val="20"/>
        <w:tabs>
          <w:tab w:val="right" w:leader="dot" w:pos="8507"/>
          <w:tab w:val="clear" w:pos="8780"/>
        </w:tabs>
        <w:ind w:firstLine="520"/>
        <w:rPr>
          <w:del w:id="366" w:author="司马长风" w:date="2026-04-24T16:54:16Z"/>
        </w:rPr>
      </w:pPr>
      <w:del w:id="367" w:author="司马长风" w:date="2026-04-24T16:54:16Z">
        <w:r>
          <w:rPr>
            <w:rFonts w:hint="eastAsia"/>
          </w:rPr>
          <w:fldChar w:fldCharType="begin"/>
        </w:r>
      </w:del>
      <w:del w:id="368" w:author="司马长风" w:date="2026-04-24T16:54:16Z">
        <w:r>
          <w:rPr>
            <w:rFonts w:hint="eastAsia"/>
          </w:rPr>
          <w:delInstrText xml:space="preserve"> HYPERLINK \l _Toc21957 </w:delInstrText>
        </w:r>
      </w:del>
      <w:del w:id="369" w:author="司马长风" w:date="2026-04-24T16:54:16Z">
        <w:r>
          <w:rPr>
            <w:rFonts w:hint="eastAsia"/>
          </w:rPr>
          <w:fldChar w:fldCharType="separate"/>
        </w:r>
      </w:del>
      <w:del w:id="370" w:author="司马长风" w:date="2026-04-24T16:54:16Z">
        <w:r>
          <w:rPr>
            <w:rFonts w:hint="eastAsia"/>
            <w:bCs/>
          </w:rPr>
          <w:delText>三、 财务风险</w:delText>
        </w:r>
      </w:del>
      <w:del w:id="371" w:author="司马长风" w:date="2026-04-24T16:54:16Z">
        <w:r>
          <w:rPr/>
          <w:tab/>
        </w:r>
      </w:del>
      <w:del w:id="372" w:author="司马长风" w:date="2026-04-24T16:54:16Z">
        <w:r>
          <w:rPr/>
          <w:fldChar w:fldCharType="begin"/>
        </w:r>
      </w:del>
      <w:del w:id="373" w:author="司马长风" w:date="2026-04-24T16:54:16Z">
        <w:r>
          <w:rPr/>
          <w:delInstrText xml:space="preserve"> PAGEREF _Toc21957 \h </w:delInstrText>
        </w:r>
      </w:del>
      <w:del w:id="374" w:author="司马长风" w:date="2026-04-24T16:54:16Z">
        <w:r>
          <w:rPr/>
          <w:fldChar w:fldCharType="separate"/>
        </w:r>
      </w:del>
      <w:del w:id="375" w:author="司马长风" w:date="2026-04-24T16:54:16Z">
        <w:r>
          <w:rPr/>
          <w:delText>17</w:delText>
        </w:r>
      </w:del>
      <w:del w:id="376" w:author="司马长风" w:date="2026-04-24T16:54:16Z">
        <w:r>
          <w:rPr/>
          <w:fldChar w:fldCharType="end"/>
        </w:r>
      </w:del>
      <w:del w:id="377" w:author="司马长风" w:date="2026-04-24T16:54:16Z">
        <w:r>
          <w:rPr>
            <w:rFonts w:hint="eastAsia"/>
          </w:rPr>
          <w:fldChar w:fldCharType="end"/>
        </w:r>
      </w:del>
    </w:p>
    <w:p w14:paraId="7C5A2CBB">
      <w:pPr>
        <w:pStyle w:val="20"/>
        <w:tabs>
          <w:tab w:val="right" w:leader="dot" w:pos="8507"/>
          <w:tab w:val="clear" w:pos="8780"/>
        </w:tabs>
        <w:ind w:firstLine="520"/>
        <w:rPr>
          <w:del w:id="378" w:author="司马长风" w:date="2026-04-24T16:54:16Z"/>
        </w:rPr>
      </w:pPr>
      <w:del w:id="379" w:author="司马长风" w:date="2026-04-24T16:54:16Z">
        <w:r>
          <w:rPr>
            <w:rFonts w:hint="eastAsia"/>
          </w:rPr>
          <w:fldChar w:fldCharType="begin"/>
        </w:r>
      </w:del>
      <w:del w:id="380" w:author="司马长风" w:date="2026-04-24T16:54:16Z">
        <w:r>
          <w:rPr>
            <w:rFonts w:hint="eastAsia"/>
          </w:rPr>
          <w:delInstrText xml:space="preserve"> HYPERLINK \l _Toc13044 </w:delInstrText>
        </w:r>
      </w:del>
      <w:del w:id="381" w:author="司马长风" w:date="2026-04-24T16:54:16Z">
        <w:r>
          <w:rPr>
            <w:rFonts w:hint="eastAsia"/>
          </w:rPr>
          <w:fldChar w:fldCharType="separate"/>
        </w:r>
      </w:del>
      <w:del w:id="382" w:author="司马长风" w:date="2026-04-24T16:54:16Z">
        <w:r>
          <w:rPr>
            <w:rFonts w:hint="eastAsia"/>
            <w:bCs/>
          </w:rPr>
          <w:delText>四、 财务风险管理</w:delText>
        </w:r>
      </w:del>
      <w:del w:id="383" w:author="司马长风" w:date="2026-04-24T16:54:16Z">
        <w:r>
          <w:rPr/>
          <w:tab/>
        </w:r>
      </w:del>
      <w:del w:id="384" w:author="司马长风" w:date="2026-04-24T16:54:16Z">
        <w:r>
          <w:rPr/>
          <w:fldChar w:fldCharType="begin"/>
        </w:r>
      </w:del>
      <w:del w:id="385" w:author="司马长风" w:date="2026-04-24T16:54:16Z">
        <w:r>
          <w:rPr/>
          <w:delInstrText xml:space="preserve"> PAGEREF _Toc13044 \h </w:delInstrText>
        </w:r>
      </w:del>
      <w:del w:id="386" w:author="司马长风" w:date="2026-04-24T16:54:16Z">
        <w:r>
          <w:rPr/>
          <w:fldChar w:fldCharType="separate"/>
        </w:r>
      </w:del>
      <w:del w:id="387" w:author="司马长风" w:date="2026-04-24T16:54:16Z">
        <w:r>
          <w:rPr/>
          <w:delText>18</w:delText>
        </w:r>
      </w:del>
      <w:del w:id="388" w:author="司马长风" w:date="2026-04-24T16:54:16Z">
        <w:r>
          <w:rPr/>
          <w:fldChar w:fldCharType="end"/>
        </w:r>
      </w:del>
      <w:del w:id="389" w:author="司马长风" w:date="2026-04-24T16:54:16Z">
        <w:r>
          <w:rPr>
            <w:rFonts w:hint="eastAsia"/>
          </w:rPr>
          <w:fldChar w:fldCharType="end"/>
        </w:r>
      </w:del>
    </w:p>
    <w:p w14:paraId="375CD609">
      <w:pPr>
        <w:pStyle w:val="32"/>
        <w:tabs>
          <w:tab w:val="right" w:leader="dot" w:pos="8507"/>
          <w:tab w:val="clear" w:pos="8780"/>
        </w:tabs>
        <w:ind w:firstLine="260"/>
        <w:rPr>
          <w:del w:id="390" w:author="司马长风" w:date="2026-04-24T16:54:16Z"/>
        </w:rPr>
      </w:pPr>
      <w:del w:id="391" w:author="司马长风" w:date="2026-04-24T16:54:16Z">
        <w:r>
          <w:rPr>
            <w:rFonts w:hint="eastAsia"/>
          </w:rPr>
          <w:fldChar w:fldCharType="begin"/>
        </w:r>
      </w:del>
      <w:del w:id="392" w:author="司马长风" w:date="2026-04-24T16:54:16Z">
        <w:r>
          <w:rPr>
            <w:rFonts w:hint="eastAsia"/>
          </w:rPr>
          <w:delInstrText xml:space="preserve"> HYPERLINK \l _Toc7540 </w:delInstrText>
        </w:r>
      </w:del>
      <w:del w:id="393" w:author="司马长风" w:date="2026-04-24T16:54:16Z">
        <w:r>
          <w:rPr>
            <w:rFonts w:hint="eastAsia"/>
          </w:rPr>
          <w:fldChar w:fldCharType="separate"/>
        </w:r>
      </w:del>
      <w:del w:id="394" w:author="司马长风" w:date="2026-04-24T16:54:16Z">
        <w:r>
          <w:rPr>
            <w:rFonts w:hint="eastAsia" w:cs="宋体"/>
            <w:lang w:bidi="ar"/>
          </w:rPr>
          <w:delText xml:space="preserve">第二节 </w:delText>
        </w:r>
      </w:del>
      <w:del w:id="395" w:author="司马长风" w:date="2026-04-24T16:54:16Z">
        <w:r>
          <w:rPr/>
          <w:delText>理论基础</w:delText>
        </w:r>
      </w:del>
      <w:del w:id="396" w:author="司马长风" w:date="2026-04-24T16:54:16Z">
        <w:r>
          <w:rPr/>
          <w:tab/>
        </w:r>
      </w:del>
      <w:del w:id="397" w:author="司马长风" w:date="2026-04-24T16:54:16Z">
        <w:r>
          <w:rPr/>
          <w:fldChar w:fldCharType="begin"/>
        </w:r>
      </w:del>
      <w:del w:id="398" w:author="司马长风" w:date="2026-04-24T16:54:16Z">
        <w:r>
          <w:rPr/>
          <w:delInstrText xml:space="preserve"> PAGEREF _Toc7540 \h </w:delInstrText>
        </w:r>
      </w:del>
      <w:del w:id="399" w:author="司马长风" w:date="2026-04-24T16:54:16Z">
        <w:r>
          <w:rPr/>
          <w:fldChar w:fldCharType="separate"/>
        </w:r>
      </w:del>
      <w:del w:id="400" w:author="司马长风" w:date="2026-04-24T16:54:16Z">
        <w:r>
          <w:rPr/>
          <w:delText>19</w:delText>
        </w:r>
      </w:del>
      <w:del w:id="401" w:author="司马长风" w:date="2026-04-24T16:54:16Z">
        <w:r>
          <w:rPr/>
          <w:fldChar w:fldCharType="end"/>
        </w:r>
      </w:del>
      <w:del w:id="402" w:author="司马长风" w:date="2026-04-24T16:54:16Z">
        <w:r>
          <w:rPr>
            <w:rFonts w:hint="eastAsia"/>
          </w:rPr>
          <w:fldChar w:fldCharType="end"/>
        </w:r>
      </w:del>
    </w:p>
    <w:p w14:paraId="019EEDD7">
      <w:pPr>
        <w:pStyle w:val="20"/>
        <w:tabs>
          <w:tab w:val="right" w:leader="dot" w:pos="8507"/>
          <w:tab w:val="clear" w:pos="8780"/>
        </w:tabs>
        <w:ind w:firstLine="520"/>
        <w:rPr>
          <w:del w:id="403" w:author="司马长风" w:date="2026-04-24T16:54:16Z"/>
        </w:rPr>
      </w:pPr>
      <w:del w:id="404" w:author="司马长风" w:date="2026-04-24T16:54:16Z">
        <w:r>
          <w:rPr>
            <w:rFonts w:hint="eastAsia"/>
          </w:rPr>
          <w:fldChar w:fldCharType="begin"/>
        </w:r>
      </w:del>
      <w:del w:id="405" w:author="司马长风" w:date="2026-04-24T16:54:16Z">
        <w:r>
          <w:rPr>
            <w:rFonts w:hint="eastAsia"/>
          </w:rPr>
          <w:delInstrText xml:space="preserve"> HYPERLINK \l _Toc12731 </w:delInstrText>
        </w:r>
      </w:del>
      <w:del w:id="406" w:author="司马长风" w:date="2026-04-24T16:54:16Z">
        <w:r>
          <w:rPr>
            <w:rFonts w:hint="eastAsia"/>
          </w:rPr>
          <w:fldChar w:fldCharType="separate"/>
        </w:r>
      </w:del>
      <w:del w:id="407" w:author="司马长风" w:date="2026-04-24T16:54:16Z">
        <w:r>
          <w:rPr>
            <w:rFonts w:hint="eastAsia"/>
            <w:bCs/>
          </w:rPr>
          <w:delText xml:space="preserve">一、 </w:delText>
        </w:r>
      </w:del>
      <w:del w:id="408" w:author="司马长风" w:date="2026-04-24T16:54:16Z">
        <w:r>
          <w:rPr/>
          <w:delText>劳动分工理论</w:delText>
        </w:r>
      </w:del>
      <w:del w:id="409" w:author="司马长风" w:date="2026-04-24T16:54:16Z">
        <w:r>
          <w:rPr/>
          <w:tab/>
        </w:r>
      </w:del>
      <w:del w:id="410" w:author="司马长风" w:date="2026-04-24T16:54:16Z">
        <w:r>
          <w:rPr/>
          <w:fldChar w:fldCharType="begin"/>
        </w:r>
      </w:del>
      <w:del w:id="411" w:author="司马长风" w:date="2026-04-24T16:54:16Z">
        <w:r>
          <w:rPr/>
          <w:delInstrText xml:space="preserve"> PAGEREF _Toc12731 \h </w:delInstrText>
        </w:r>
      </w:del>
      <w:del w:id="412" w:author="司马长风" w:date="2026-04-24T16:54:16Z">
        <w:r>
          <w:rPr/>
          <w:fldChar w:fldCharType="separate"/>
        </w:r>
      </w:del>
      <w:del w:id="413" w:author="司马长风" w:date="2026-04-24T16:54:16Z">
        <w:r>
          <w:rPr/>
          <w:delText>19</w:delText>
        </w:r>
      </w:del>
      <w:del w:id="414" w:author="司马长风" w:date="2026-04-24T16:54:16Z">
        <w:r>
          <w:rPr/>
          <w:fldChar w:fldCharType="end"/>
        </w:r>
      </w:del>
      <w:del w:id="415" w:author="司马长风" w:date="2026-04-24T16:54:16Z">
        <w:r>
          <w:rPr>
            <w:rFonts w:hint="eastAsia"/>
          </w:rPr>
          <w:fldChar w:fldCharType="end"/>
        </w:r>
      </w:del>
    </w:p>
    <w:p w14:paraId="68F95098">
      <w:pPr>
        <w:pStyle w:val="20"/>
        <w:tabs>
          <w:tab w:val="right" w:leader="dot" w:pos="8507"/>
          <w:tab w:val="clear" w:pos="8780"/>
        </w:tabs>
        <w:ind w:firstLine="520"/>
        <w:rPr>
          <w:del w:id="416" w:author="司马长风" w:date="2026-04-24T16:54:16Z"/>
        </w:rPr>
      </w:pPr>
      <w:del w:id="417" w:author="司马长风" w:date="2026-04-24T16:54:16Z">
        <w:r>
          <w:rPr>
            <w:rFonts w:hint="eastAsia"/>
          </w:rPr>
          <w:fldChar w:fldCharType="begin"/>
        </w:r>
      </w:del>
      <w:del w:id="418" w:author="司马长风" w:date="2026-04-24T16:54:16Z">
        <w:r>
          <w:rPr>
            <w:rFonts w:hint="eastAsia"/>
          </w:rPr>
          <w:delInstrText xml:space="preserve"> HYPERLINK \l _Toc11201 </w:delInstrText>
        </w:r>
      </w:del>
      <w:del w:id="419" w:author="司马长风" w:date="2026-04-24T16:54:16Z">
        <w:r>
          <w:rPr>
            <w:rFonts w:hint="eastAsia"/>
          </w:rPr>
          <w:fldChar w:fldCharType="separate"/>
        </w:r>
      </w:del>
      <w:del w:id="420" w:author="司马长风" w:date="2026-04-24T16:54:16Z">
        <w:r>
          <w:rPr>
            <w:rFonts w:hint="eastAsia"/>
          </w:rPr>
          <w:delText xml:space="preserve">二、 </w:delText>
        </w:r>
      </w:del>
      <w:del w:id="421" w:author="司马长风" w:date="2026-04-24T16:54:16Z">
        <w:r>
          <w:rPr/>
          <w:delText>微笑曲线理论</w:delText>
        </w:r>
      </w:del>
      <w:del w:id="422" w:author="司马长风" w:date="2026-04-24T16:54:16Z">
        <w:r>
          <w:rPr/>
          <w:tab/>
        </w:r>
      </w:del>
      <w:del w:id="423" w:author="司马长风" w:date="2026-04-24T16:54:16Z">
        <w:r>
          <w:rPr/>
          <w:fldChar w:fldCharType="begin"/>
        </w:r>
      </w:del>
      <w:del w:id="424" w:author="司马长风" w:date="2026-04-24T16:54:16Z">
        <w:r>
          <w:rPr/>
          <w:delInstrText xml:space="preserve"> PAGEREF _Toc11201 \h </w:delInstrText>
        </w:r>
      </w:del>
      <w:del w:id="425" w:author="司马长风" w:date="2026-04-24T16:54:16Z">
        <w:r>
          <w:rPr/>
          <w:fldChar w:fldCharType="separate"/>
        </w:r>
      </w:del>
      <w:del w:id="426" w:author="司马长风" w:date="2026-04-24T16:54:16Z">
        <w:r>
          <w:rPr/>
          <w:delText>19</w:delText>
        </w:r>
      </w:del>
      <w:del w:id="427" w:author="司马长风" w:date="2026-04-24T16:54:16Z">
        <w:r>
          <w:rPr/>
          <w:fldChar w:fldCharType="end"/>
        </w:r>
      </w:del>
      <w:del w:id="428" w:author="司马长风" w:date="2026-04-24T16:54:16Z">
        <w:r>
          <w:rPr>
            <w:rFonts w:hint="eastAsia"/>
          </w:rPr>
          <w:fldChar w:fldCharType="end"/>
        </w:r>
      </w:del>
    </w:p>
    <w:p w14:paraId="3FE17092">
      <w:pPr>
        <w:pStyle w:val="20"/>
        <w:tabs>
          <w:tab w:val="right" w:leader="dot" w:pos="8507"/>
          <w:tab w:val="clear" w:pos="8780"/>
        </w:tabs>
        <w:ind w:firstLine="520"/>
        <w:rPr>
          <w:del w:id="429" w:author="司马长风" w:date="2026-04-24T16:54:16Z"/>
        </w:rPr>
      </w:pPr>
      <w:del w:id="430" w:author="司马长风" w:date="2026-04-24T16:54:16Z">
        <w:r>
          <w:rPr>
            <w:rFonts w:hint="eastAsia"/>
          </w:rPr>
          <w:fldChar w:fldCharType="begin"/>
        </w:r>
      </w:del>
      <w:del w:id="431" w:author="司马长风" w:date="2026-04-24T16:54:16Z">
        <w:r>
          <w:rPr>
            <w:rFonts w:hint="eastAsia"/>
          </w:rPr>
          <w:delInstrText xml:space="preserve"> HYPERLINK \l _Toc17038 </w:delInstrText>
        </w:r>
      </w:del>
      <w:del w:id="432" w:author="司马长风" w:date="2026-04-24T16:54:16Z">
        <w:r>
          <w:rPr>
            <w:rFonts w:hint="eastAsia"/>
          </w:rPr>
          <w:fldChar w:fldCharType="separate"/>
        </w:r>
      </w:del>
      <w:del w:id="433" w:author="司马长风" w:date="2026-04-24T16:54:16Z">
        <w:r>
          <w:rPr>
            <w:rFonts w:hint="eastAsia"/>
          </w:rPr>
          <w:delText>三、 全面</w:delText>
        </w:r>
      </w:del>
      <w:del w:id="434" w:author="司马长风" w:date="2026-04-24T16:54:16Z">
        <w:r>
          <w:rPr/>
          <w:delText>风险管理理论</w:delText>
        </w:r>
      </w:del>
      <w:del w:id="435" w:author="司马长风" w:date="2026-04-24T16:54:16Z">
        <w:r>
          <w:rPr/>
          <w:tab/>
        </w:r>
      </w:del>
      <w:del w:id="436" w:author="司马长风" w:date="2026-04-24T16:54:16Z">
        <w:r>
          <w:rPr/>
          <w:fldChar w:fldCharType="begin"/>
        </w:r>
      </w:del>
      <w:del w:id="437" w:author="司马长风" w:date="2026-04-24T16:54:16Z">
        <w:r>
          <w:rPr/>
          <w:delInstrText xml:space="preserve"> PAGEREF _Toc17038 \h </w:delInstrText>
        </w:r>
      </w:del>
      <w:del w:id="438" w:author="司马长风" w:date="2026-04-24T16:54:16Z">
        <w:r>
          <w:rPr/>
          <w:fldChar w:fldCharType="separate"/>
        </w:r>
      </w:del>
      <w:del w:id="439" w:author="司马长风" w:date="2026-04-24T16:54:16Z">
        <w:r>
          <w:rPr/>
          <w:delText>21</w:delText>
        </w:r>
      </w:del>
      <w:del w:id="440" w:author="司马长风" w:date="2026-04-24T16:54:16Z">
        <w:r>
          <w:rPr/>
          <w:fldChar w:fldCharType="end"/>
        </w:r>
      </w:del>
      <w:del w:id="441" w:author="司马长风" w:date="2026-04-24T16:54:16Z">
        <w:r>
          <w:rPr>
            <w:rFonts w:hint="eastAsia"/>
          </w:rPr>
          <w:fldChar w:fldCharType="end"/>
        </w:r>
      </w:del>
    </w:p>
    <w:p w14:paraId="0E04C95E">
      <w:pPr>
        <w:pStyle w:val="29"/>
        <w:tabs>
          <w:tab w:val="right" w:leader="dot" w:pos="8507"/>
          <w:tab w:val="clear" w:pos="8780"/>
        </w:tabs>
        <w:rPr>
          <w:del w:id="442" w:author="司马长风" w:date="2026-04-24T16:54:16Z"/>
        </w:rPr>
      </w:pPr>
      <w:del w:id="443" w:author="司马长风" w:date="2026-04-24T16:54:16Z">
        <w:r>
          <w:rPr>
            <w:rFonts w:hint="eastAsia"/>
          </w:rPr>
          <w:fldChar w:fldCharType="begin"/>
        </w:r>
      </w:del>
      <w:del w:id="444" w:author="司马长风" w:date="2026-04-24T16:54:16Z">
        <w:r>
          <w:rPr>
            <w:rFonts w:hint="eastAsia"/>
          </w:rPr>
          <w:delInstrText xml:space="preserve"> HYPERLINK \l _Toc13119 </w:delInstrText>
        </w:r>
      </w:del>
      <w:del w:id="445" w:author="司马长风" w:date="2026-04-24T16:54:16Z">
        <w:r>
          <w:rPr>
            <w:rFonts w:hint="eastAsia"/>
          </w:rPr>
          <w:fldChar w:fldCharType="separate"/>
        </w:r>
      </w:del>
      <w:del w:id="446" w:author="司马长风" w:date="2026-04-24T16:54:16Z">
        <w:r>
          <w:rPr/>
          <w:delText>第三章 M公司概况及轻资产运营模式现状分析</w:delText>
        </w:r>
      </w:del>
      <w:del w:id="447" w:author="司马长风" w:date="2026-04-24T16:54:16Z">
        <w:r>
          <w:rPr/>
          <w:tab/>
        </w:r>
      </w:del>
      <w:del w:id="448" w:author="司马长风" w:date="2026-04-24T16:54:16Z">
        <w:r>
          <w:rPr/>
          <w:fldChar w:fldCharType="begin"/>
        </w:r>
      </w:del>
      <w:del w:id="449" w:author="司马长风" w:date="2026-04-24T16:54:16Z">
        <w:r>
          <w:rPr/>
          <w:delInstrText xml:space="preserve"> PAGEREF _Toc13119 \h </w:delInstrText>
        </w:r>
      </w:del>
      <w:del w:id="450" w:author="司马长风" w:date="2026-04-24T16:54:16Z">
        <w:r>
          <w:rPr/>
          <w:fldChar w:fldCharType="separate"/>
        </w:r>
      </w:del>
      <w:del w:id="451" w:author="司马长风" w:date="2026-04-24T16:54:16Z">
        <w:r>
          <w:rPr/>
          <w:delText>23</w:delText>
        </w:r>
      </w:del>
      <w:del w:id="452" w:author="司马长风" w:date="2026-04-24T16:54:16Z">
        <w:r>
          <w:rPr/>
          <w:fldChar w:fldCharType="end"/>
        </w:r>
      </w:del>
      <w:del w:id="453" w:author="司马长风" w:date="2026-04-24T16:54:16Z">
        <w:r>
          <w:rPr>
            <w:rFonts w:hint="eastAsia"/>
          </w:rPr>
          <w:fldChar w:fldCharType="end"/>
        </w:r>
      </w:del>
    </w:p>
    <w:p w14:paraId="78C61637">
      <w:pPr>
        <w:pStyle w:val="32"/>
        <w:tabs>
          <w:tab w:val="right" w:leader="dot" w:pos="8507"/>
          <w:tab w:val="clear" w:pos="8780"/>
        </w:tabs>
        <w:ind w:firstLine="260"/>
        <w:rPr>
          <w:del w:id="454" w:author="司马长风" w:date="2026-04-24T16:54:16Z"/>
        </w:rPr>
      </w:pPr>
      <w:del w:id="455" w:author="司马长风" w:date="2026-04-24T16:54:16Z">
        <w:r>
          <w:rPr>
            <w:rFonts w:hint="eastAsia"/>
          </w:rPr>
          <w:fldChar w:fldCharType="begin"/>
        </w:r>
      </w:del>
      <w:del w:id="456" w:author="司马长风" w:date="2026-04-24T16:54:16Z">
        <w:r>
          <w:rPr>
            <w:rFonts w:hint="eastAsia"/>
          </w:rPr>
          <w:delInstrText xml:space="preserve"> HYPERLINK \l _Toc14034 </w:delInstrText>
        </w:r>
      </w:del>
      <w:del w:id="457" w:author="司马长风" w:date="2026-04-24T16:54:16Z">
        <w:r>
          <w:rPr>
            <w:rFonts w:hint="eastAsia"/>
          </w:rPr>
          <w:fldChar w:fldCharType="separate"/>
        </w:r>
      </w:del>
      <w:del w:id="458" w:author="司马长风" w:date="2026-04-24T16:54:16Z">
        <w:r>
          <w:rPr>
            <w:rFonts w:hint="eastAsia"/>
          </w:rPr>
          <w:delText xml:space="preserve">第一节 </w:delText>
        </w:r>
      </w:del>
      <w:del w:id="459" w:author="司马长风" w:date="2026-04-24T16:54:16Z">
        <w:r>
          <w:rPr/>
          <w:delText>行业概况</w:delText>
        </w:r>
      </w:del>
      <w:del w:id="460" w:author="司马长风" w:date="2026-04-24T16:54:16Z">
        <w:r>
          <w:rPr/>
          <w:tab/>
        </w:r>
      </w:del>
      <w:del w:id="461" w:author="司马长风" w:date="2026-04-24T16:54:16Z">
        <w:r>
          <w:rPr/>
          <w:fldChar w:fldCharType="begin"/>
        </w:r>
      </w:del>
      <w:del w:id="462" w:author="司马长风" w:date="2026-04-24T16:54:16Z">
        <w:r>
          <w:rPr/>
          <w:delInstrText xml:space="preserve"> PAGEREF _Toc14034 \h </w:delInstrText>
        </w:r>
      </w:del>
      <w:del w:id="463" w:author="司马长风" w:date="2026-04-24T16:54:16Z">
        <w:r>
          <w:rPr/>
          <w:fldChar w:fldCharType="separate"/>
        </w:r>
      </w:del>
      <w:del w:id="464" w:author="司马长风" w:date="2026-04-24T16:54:16Z">
        <w:r>
          <w:rPr/>
          <w:delText>23</w:delText>
        </w:r>
      </w:del>
      <w:del w:id="465" w:author="司马长风" w:date="2026-04-24T16:54:16Z">
        <w:r>
          <w:rPr/>
          <w:fldChar w:fldCharType="end"/>
        </w:r>
      </w:del>
      <w:del w:id="466" w:author="司马长风" w:date="2026-04-24T16:54:16Z">
        <w:r>
          <w:rPr>
            <w:rFonts w:hint="eastAsia"/>
          </w:rPr>
          <w:fldChar w:fldCharType="end"/>
        </w:r>
      </w:del>
    </w:p>
    <w:p w14:paraId="3010F95D">
      <w:pPr>
        <w:pStyle w:val="20"/>
        <w:tabs>
          <w:tab w:val="right" w:leader="dot" w:pos="8507"/>
          <w:tab w:val="clear" w:pos="8780"/>
        </w:tabs>
        <w:ind w:firstLine="520"/>
        <w:rPr>
          <w:del w:id="467" w:author="司马长风" w:date="2026-04-24T16:54:16Z"/>
        </w:rPr>
      </w:pPr>
      <w:del w:id="468" w:author="司马长风" w:date="2026-04-24T16:54:16Z">
        <w:r>
          <w:rPr>
            <w:rFonts w:hint="eastAsia"/>
          </w:rPr>
          <w:fldChar w:fldCharType="begin"/>
        </w:r>
      </w:del>
      <w:del w:id="469" w:author="司马长风" w:date="2026-04-24T16:54:16Z">
        <w:r>
          <w:rPr>
            <w:rFonts w:hint="eastAsia"/>
          </w:rPr>
          <w:delInstrText xml:space="preserve"> HYPERLINK \l _Toc3158 </w:delInstrText>
        </w:r>
      </w:del>
      <w:del w:id="470" w:author="司马长风" w:date="2026-04-24T16:54:16Z">
        <w:r>
          <w:rPr>
            <w:rFonts w:hint="eastAsia"/>
          </w:rPr>
          <w:fldChar w:fldCharType="separate"/>
        </w:r>
      </w:del>
      <w:del w:id="471" w:author="司马长风" w:date="2026-04-24T16:54:16Z">
        <w:r>
          <w:rPr>
            <w:rFonts w:hint="eastAsia"/>
          </w:rPr>
          <w:delText>一、 服装行业发展现状</w:delText>
        </w:r>
      </w:del>
      <w:del w:id="472" w:author="司马长风" w:date="2026-04-24T16:54:16Z">
        <w:r>
          <w:rPr/>
          <w:tab/>
        </w:r>
      </w:del>
      <w:del w:id="473" w:author="司马长风" w:date="2026-04-24T16:54:16Z">
        <w:r>
          <w:rPr/>
          <w:fldChar w:fldCharType="begin"/>
        </w:r>
      </w:del>
      <w:del w:id="474" w:author="司马长风" w:date="2026-04-24T16:54:16Z">
        <w:r>
          <w:rPr/>
          <w:delInstrText xml:space="preserve"> PAGEREF _Toc3158 \h </w:delInstrText>
        </w:r>
      </w:del>
      <w:del w:id="475" w:author="司马长风" w:date="2026-04-24T16:54:16Z">
        <w:r>
          <w:rPr/>
          <w:fldChar w:fldCharType="separate"/>
        </w:r>
      </w:del>
      <w:del w:id="476" w:author="司马长风" w:date="2026-04-24T16:54:16Z">
        <w:r>
          <w:rPr/>
          <w:delText>23</w:delText>
        </w:r>
      </w:del>
      <w:del w:id="477" w:author="司马长风" w:date="2026-04-24T16:54:16Z">
        <w:r>
          <w:rPr/>
          <w:fldChar w:fldCharType="end"/>
        </w:r>
      </w:del>
      <w:del w:id="478" w:author="司马长风" w:date="2026-04-24T16:54:16Z">
        <w:r>
          <w:rPr>
            <w:rFonts w:hint="eastAsia"/>
          </w:rPr>
          <w:fldChar w:fldCharType="end"/>
        </w:r>
      </w:del>
    </w:p>
    <w:p w14:paraId="1D5C5CF4">
      <w:pPr>
        <w:pStyle w:val="20"/>
        <w:tabs>
          <w:tab w:val="right" w:leader="dot" w:pos="8507"/>
          <w:tab w:val="clear" w:pos="8780"/>
        </w:tabs>
        <w:ind w:firstLine="520"/>
        <w:rPr>
          <w:del w:id="479" w:author="司马长风" w:date="2026-04-24T16:54:16Z"/>
        </w:rPr>
      </w:pPr>
      <w:del w:id="480" w:author="司马长风" w:date="2026-04-24T16:54:16Z">
        <w:r>
          <w:rPr>
            <w:rFonts w:hint="eastAsia"/>
          </w:rPr>
          <w:fldChar w:fldCharType="begin"/>
        </w:r>
      </w:del>
      <w:del w:id="481" w:author="司马长风" w:date="2026-04-24T16:54:16Z">
        <w:r>
          <w:rPr>
            <w:rFonts w:hint="eastAsia"/>
          </w:rPr>
          <w:delInstrText xml:space="preserve"> HYPERLINK \l _Toc1925 </w:delInstrText>
        </w:r>
      </w:del>
      <w:del w:id="482" w:author="司马长风" w:date="2026-04-24T16:54:16Z">
        <w:r>
          <w:rPr>
            <w:rFonts w:hint="eastAsia"/>
          </w:rPr>
          <w:fldChar w:fldCharType="separate"/>
        </w:r>
      </w:del>
      <w:del w:id="483" w:author="司马长风" w:date="2026-04-24T16:54:16Z">
        <w:r>
          <w:rPr>
            <w:rFonts w:hint="eastAsia"/>
          </w:rPr>
          <w:delText>二、 轻资产运营模式在服装行业的应用</w:delText>
        </w:r>
      </w:del>
      <w:del w:id="484" w:author="司马长风" w:date="2026-04-24T16:54:16Z">
        <w:r>
          <w:rPr/>
          <w:tab/>
        </w:r>
      </w:del>
      <w:del w:id="485" w:author="司马长风" w:date="2026-04-24T16:54:16Z">
        <w:r>
          <w:rPr/>
          <w:fldChar w:fldCharType="begin"/>
        </w:r>
      </w:del>
      <w:del w:id="486" w:author="司马长风" w:date="2026-04-24T16:54:16Z">
        <w:r>
          <w:rPr/>
          <w:delInstrText xml:space="preserve"> PAGEREF _Toc1925 \h </w:delInstrText>
        </w:r>
      </w:del>
      <w:del w:id="487" w:author="司马长风" w:date="2026-04-24T16:54:16Z">
        <w:r>
          <w:rPr/>
          <w:fldChar w:fldCharType="separate"/>
        </w:r>
      </w:del>
      <w:del w:id="488" w:author="司马长风" w:date="2026-04-24T16:54:16Z">
        <w:r>
          <w:rPr/>
          <w:delText>23</w:delText>
        </w:r>
      </w:del>
      <w:del w:id="489" w:author="司马长风" w:date="2026-04-24T16:54:16Z">
        <w:r>
          <w:rPr/>
          <w:fldChar w:fldCharType="end"/>
        </w:r>
      </w:del>
      <w:del w:id="490" w:author="司马长风" w:date="2026-04-24T16:54:16Z">
        <w:r>
          <w:rPr>
            <w:rFonts w:hint="eastAsia"/>
          </w:rPr>
          <w:fldChar w:fldCharType="end"/>
        </w:r>
      </w:del>
    </w:p>
    <w:p w14:paraId="01A4A42D">
      <w:pPr>
        <w:pStyle w:val="32"/>
        <w:tabs>
          <w:tab w:val="right" w:leader="dot" w:pos="8507"/>
          <w:tab w:val="clear" w:pos="8780"/>
        </w:tabs>
        <w:ind w:firstLine="260"/>
        <w:rPr>
          <w:del w:id="491" w:author="司马长风" w:date="2026-04-24T16:54:16Z"/>
        </w:rPr>
      </w:pPr>
      <w:del w:id="492" w:author="司马长风" w:date="2026-04-24T16:54:16Z">
        <w:r>
          <w:rPr>
            <w:rFonts w:hint="eastAsia"/>
          </w:rPr>
          <w:fldChar w:fldCharType="begin"/>
        </w:r>
      </w:del>
      <w:del w:id="493" w:author="司马长风" w:date="2026-04-24T16:54:16Z">
        <w:r>
          <w:rPr>
            <w:rFonts w:hint="eastAsia"/>
          </w:rPr>
          <w:delInstrText xml:space="preserve"> HYPERLINK \l _Toc3447 </w:delInstrText>
        </w:r>
      </w:del>
      <w:del w:id="494" w:author="司马长风" w:date="2026-04-24T16:54:16Z">
        <w:r>
          <w:rPr>
            <w:rFonts w:hint="eastAsia"/>
          </w:rPr>
          <w:fldChar w:fldCharType="separate"/>
        </w:r>
      </w:del>
      <w:del w:id="495" w:author="司马长风" w:date="2026-04-24T16:54:16Z">
        <w:r>
          <w:rPr>
            <w:rFonts w:hint="eastAsia"/>
          </w:rPr>
          <w:delText xml:space="preserve">第二节 </w:delText>
        </w:r>
      </w:del>
      <w:del w:id="496" w:author="司马长风" w:date="2026-04-24T16:54:16Z">
        <w:r>
          <w:rPr/>
          <w:delText>M公司概况</w:delText>
        </w:r>
      </w:del>
      <w:del w:id="497" w:author="司马长风" w:date="2026-04-24T16:54:16Z">
        <w:r>
          <w:rPr/>
          <w:tab/>
        </w:r>
      </w:del>
      <w:del w:id="498" w:author="司马长风" w:date="2026-04-24T16:54:16Z">
        <w:r>
          <w:rPr/>
          <w:fldChar w:fldCharType="begin"/>
        </w:r>
      </w:del>
      <w:del w:id="499" w:author="司马长风" w:date="2026-04-24T16:54:16Z">
        <w:r>
          <w:rPr/>
          <w:delInstrText xml:space="preserve"> PAGEREF _Toc3447 \h </w:delInstrText>
        </w:r>
      </w:del>
      <w:del w:id="500" w:author="司马长风" w:date="2026-04-24T16:54:16Z">
        <w:r>
          <w:rPr/>
          <w:fldChar w:fldCharType="separate"/>
        </w:r>
      </w:del>
      <w:del w:id="501" w:author="司马长风" w:date="2026-04-24T16:54:16Z">
        <w:r>
          <w:rPr/>
          <w:delText>24</w:delText>
        </w:r>
      </w:del>
      <w:del w:id="502" w:author="司马长风" w:date="2026-04-24T16:54:16Z">
        <w:r>
          <w:rPr/>
          <w:fldChar w:fldCharType="end"/>
        </w:r>
      </w:del>
      <w:del w:id="503" w:author="司马长风" w:date="2026-04-24T16:54:16Z">
        <w:r>
          <w:rPr>
            <w:rFonts w:hint="eastAsia"/>
          </w:rPr>
          <w:fldChar w:fldCharType="end"/>
        </w:r>
      </w:del>
    </w:p>
    <w:p w14:paraId="4BFC56EF">
      <w:pPr>
        <w:pStyle w:val="20"/>
        <w:tabs>
          <w:tab w:val="right" w:leader="dot" w:pos="8507"/>
          <w:tab w:val="clear" w:pos="8780"/>
        </w:tabs>
        <w:ind w:firstLine="520"/>
        <w:rPr>
          <w:del w:id="504" w:author="司马长风" w:date="2026-04-24T16:54:16Z"/>
        </w:rPr>
      </w:pPr>
      <w:del w:id="505" w:author="司马长风" w:date="2026-04-24T16:54:16Z">
        <w:r>
          <w:rPr>
            <w:rFonts w:hint="eastAsia"/>
          </w:rPr>
          <w:fldChar w:fldCharType="begin"/>
        </w:r>
      </w:del>
      <w:del w:id="506" w:author="司马长风" w:date="2026-04-24T16:54:16Z">
        <w:r>
          <w:rPr>
            <w:rFonts w:hint="eastAsia"/>
          </w:rPr>
          <w:delInstrText xml:space="preserve"> HYPERLINK \l _Toc5395 </w:delInstrText>
        </w:r>
      </w:del>
      <w:del w:id="507" w:author="司马长风" w:date="2026-04-24T16:54:16Z">
        <w:r>
          <w:rPr>
            <w:rFonts w:hint="eastAsia"/>
          </w:rPr>
          <w:fldChar w:fldCharType="separate"/>
        </w:r>
      </w:del>
      <w:del w:id="508" w:author="司马长风" w:date="2026-04-24T16:54:16Z">
        <w:r>
          <w:rPr>
            <w:rFonts w:hint="eastAsia"/>
          </w:rPr>
          <w:delText>一、 M公司基本情况</w:delText>
        </w:r>
      </w:del>
      <w:del w:id="509" w:author="司马长风" w:date="2026-04-24T16:54:16Z">
        <w:r>
          <w:rPr/>
          <w:tab/>
        </w:r>
      </w:del>
      <w:del w:id="510" w:author="司马长风" w:date="2026-04-24T16:54:16Z">
        <w:r>
          <w:rPr/>
          <w:fldChar w:fldCharType="begin"/>
        </w:r>
      </w:del>
      <w:del w:id="511" w:author="司马长风" w:date="2026-04-24T16:54:16Z">
        <w:r>
          <w:rPr/>
          <w:delInstrText xml:space="preserve"> PAGEREF _Toc5395 \h </w:delInstrText>
        </w:r>
      </w:del>
      <w:del w:id="512" w:author="司马长风" w:date="2026-04-24T16:54:16Z">
        <w:r>
          <w:rPr/>
          <w:fldChar w:fldCharType="separate"/>
        </w:r>
      </w:del>
      <w:del w:id="513" w:author="司马长风" w:date="2026-04-24T16:54:16Z">
        <w:r>
          <w:rPr/>
          <w:delText>24</w:delText>
        </w:r>
      </w:del>
      <w:del w:id="514" w:author="司马长风" w:date="2026-04-24T16:54:16Z">
        <w:r>
          <w:rPr/>
          <w:fldChar w:fldCharType="end"/>
        </w:r>
      </w:del>
      <w:del w:id="515" w:author="司马长风" w:date="2026-04-24T16:54:16Z">
        <w:r>
          <w:rPr>
            <w:rFonts w:hint="eastAsia"/>
          </w:rPr>
          <w:fldChar w:fldCharType="end"/>
        </w:r>
      </w:del>
    </w:p>
    <w:p w14:paraId="0BB88C34">
      <w:pPr>
        <w:pStyle w:val="20"/>
        <w:tabs>
          <w:tab w:val="right" w:leader="dot" w:pos="8507"/>
          <w:tab w:val="clear" w:pos="8780"/>
        </w:tabs>
        <w:ind w:firstLine="520"/>
        <w:rPr>
          <w:del w:id="516" w:author="司马长风" w:date="2026-04-24T16:54:16Z"/>
        </w:rPr>
      </w:pPr>
      <w:del w:id="517" w:author="司马长风" w:date="2026-04-24T16:54:16Z">
        <w:r>
          <w:rPr>
            <w:rFonts w:hint="eastAsia"/>
          </w:rPr>
          <w:fldChar w:fldCharType="begin"/>
        </w:r>
      </w:del>
      <w:del w:id="518" w:author="司马长风" w:date="2026-04-24T16:54:16Z">
        <w:r>
          <w:rPr>
            <w:rFonts w:hint="eastAsia"/>
          </w:rPr>
          <w:delInstrText xml:space="preserve"> HYPERLINK \l _Toc29209 </w:delInstrText>
        </w:r>
      </w:del>
      <w:del w:id="519" w:author="司马长风" w:date="2026-04-24T16:54:16Z">
        <w:r>
          <w:rPr>
            <w:rFonts w:hint="eastAsia"/>
          </w:rPr>
          <w:fldChar w:fldCharType="separate"/>
        </w:r>
      </w:del>
      <w:del w:id="520" w:author="司马长风" w:date="2026-04-24T16:54:16Z">
        <w:r>
          <w:rPr>
            <w:rFonts w:hint="eastAsia"/>
            <w:bCs/>
          </w:rPr>
          <w:delText>二、 M公司的发展历程</w:delText>
        </w:r>
      </w:del>
      <w:del w:id="521" w:author="司马长风" w:date="2026-04-24T16:54:16Z">
        <w:r>
          <w:rPr/>
          <w:tab/>
        </w:r>
      </w:del>
      <w:del w:id="522" w:author="司马长风" w:date="2026-04-24T16:54:16Z">
        <w:r>
          <w:rPr/>
          <w:fldChar w:fldCharType="begin"/>
        </w:r>
      </w:del>
      <w:del w:id="523" w:author="司马长风" w:date="2026-04-24T16:54:16Z">
        <w:r>
          <w:rPr/>
          <w:delInstrText xml:space="preserve"> PAGEREF _Toc29209 \h </w:delInstrText>
        </w:r>
      </w:del>
      <w:del w:id="524" w:author="司马长风" w:date="2026-04-24T16:54:16Z">
        <w:r>
          <w:rPr/>
          <w:fldChar w:fldCharType="separate"/>
        </w:r>
      </w:del>
      <w:del w:id="525" w:author="司马长风" w:date="2026-04-24T16:54:16Z">
        <w:r>
          <w:rPr/>
          <w:delText>25</w:delText>
        </w:r>
      </w:del>
      <w:del w:id="526" w:author="司马长风" w:date="2026-04-24T16:54:16Z">
        <w:r>
          <w:rPr/>
          <w:fldChar w:fldCharType="end"/>
        </w:r>
      </w:del>
      <w:del w:id="527" w:author="司马长风" w:date="2026-04-24T16:54:16Z">
        <w:r>
          <w:rPr>
            <w:rFonts w:hint="eastAsia"/>
          </w:rPr>
          <w:fldChar w:fldCharType="end"/>
        </w:r>
      </w:del>
    </w:p>
    <w:p w14:paraId="5C0E079A">
      <w:pPr>
        <w:pStyle w:val="32"/>
        <w:tabs>
          <w:tab w:val="right" w:leader="dot" w:pos="8507"/>
          <w:tab w:val="clear" w:pos="8780"/>
        </w:tabs>
        <w:ind w:firstLine="260"/>
        <w:rPr>
          <w:del w:id="528" w:author="司马长风" w:date="2026-04-24T16:54:16Z"/>
        </w:rPr>
      </w:pPr>
      <w:del w:id="529" w:author="司马长风" w:date="2026-04-24T16:54:16Z">
        <w:r>
          <w:rPr>
            <w:rFonts w:hint="eastAsia"/>
          </w:rPr>
          <w:fldChar w:fldCharType="begin"/>
        </w:r>
      </w:del>
      <w:del w:id="530" w:author="司马长风" w:date="2026-04-24T16:54:16Z">
        <w:r>
          <w:rPr>
            <w:rFonts w:hint="eastAsia"/>
          </w:rPr>
          <w:delInstrText xml:space="preserve"> HYPERLINK \l _Toc32490 </w:delInstrText>
        </w:r>
      </w:del>
      <w:del w:id="531" w:author="司马长风" w:date="2026-04-24T16:54:16Z">
        <w:r>
          <w:rPr>
            <w:rFonts w:hint="eastAsia"/>
          </w:rPr>
          <w:fldChar w:fldCharType="separate"/>
        </w:r>
      </w:del>
      <w:del w:id="532" w:author="司马长风" w:date="2026-04-24T16:54:16Z">
        <w:r>
          <w:rPr>
            <w:rFonts w:hint="eastAsia"/>
          </w:rPr>
          <w:delText xml:space="preserve">第三节 </w:delText>
        </w:r>
      </w:del>
      <w:del w:id="533" w:author="司马长风" w:date="2026-04-24T16:54:16Z">
        <w:r>
          <w:rPr/>
          <w:delText>M公司轻资产运营模式现状分析</w:delText>
        </w:r>
      </w:del>
      <w:del w:id="534" w:author="司马长风" w:date="2026-04-24T16:54:16Z">
        <w:r>
          <w:rPr/>
          <w:tab/>
        </w:r>
      </w:del>
      <w:del w:id="535" w:author="司马长风" w:date="2026-04-24T16:54:16Z">
        <w:r>
          <w:rPr/>
          <w:fldChar w:fldCharType="begin"/>
        </w:r>
      </w:del>
      <w:del w:id="536" w:author="司马长风" w:date="2026-04-24T16:54:16Z">
        <w:r>
          <w:rPr/>
          <w:delInstrText xml:space="preserve"> PAGEREF _Toc32490 \h </w:delInstrText>
        </w:r>
      </w:del>
      <w:del w:id="537" w:author="司马长风" w:date="2026-04-24T16:54:16Z">
        <w:r>
          <w:rPr/>
          <w:fldChar w:fldCharType="separate"/>
        </w:r>
      </w:del>
      <w:del w:id="538" w:author="司马长风" w:date="2026-04-24T16:54:16Z">
        <w:r>
          <w:rPr/>
          <w:delText>25</w:delText>
        </w:r>
      </w:del>
      <w:del w:id="539" w:author="司马长风" w:date="2026-04-24T16:54:16Z">
        <w:r>
          <w:rPr/>
          <w:fldChar w:fldCharType="end"/>
        </w:r>
      </w:del>
      <w:del w:id="540" w:author="司马长风" w:date="2026-04-24T16:54:16Z">
        <w:r>
          <w:rPr>
            <w:rFonts w:hint="eastAsia"/>
          </w:rPr>
          <w:fldChar w:fldCharType="end"/>
        </w:r>
      </w:del>
    </w:p>
    <w:p w14:paraId="7BD57718">
      <w:pPr>
        <w:pStyle w:val="20"/>
        <w:tabs>
          <w:tab w:val="right" w:leader="dot" w:pos="8507"/>
          <w:tab w:val="clear" w:pos="8780"/>
        </w:tabs>
        <w:ind w:firstLine="520"/>
        <w:rPr>
          <w:del w:id="541" w:author="司马长风" w:date="2026-04-24T16:54:16Z"/>
        </w:rPr>
      </w:pPr>
      <w:del w:id="542" w:author="司马长风" w:date="2026-04-24T16:54:16Z">
        <w:r>
          <w:rPr>
            <w:rFonts w:hint="eastAsia"/>
          </w:rPr>
          <w:fldChar w:fldCharType="begin"/>
        </w:r>
      </w:del>
      <w:del w:id="543" w:author="司马长风" w:date="2026-04-24T16:54:16Z">
        <w:r>
          <w:rPr>
            <w:rFonts w:hint="eastAsia"/>
          </w:rPr>
          <w:delInstrText xml:space="preserve"> HYPERLINK \l _Toc11896 </w:delInstrText>
        </w:r>
      </w:del>
      <w:del w:id="544" w:author="司马长风" w:date="2026-04-24T16:54:16Z">
        <w:r>
          <w:rPr>
            <w:rFonts w:hint="eastAsia"/>
          </w:rPr>
          <w:fldChar w:fldCharType="separate"/>
        </w:r>
      </w:del>
      <w:del w:id="545" w:author="司马长风" w:date="2026-04-24T16:54:16Z">
        <w:r>
          <w:rPr>
            <w:rFonts w:hint="eastAsia"/>
          </w:rPr>
          <w:delText>一、 M公司轻资产运营模式运营现状</w:delText>
        </w:r>
      </w:del>
      <w:del w:id="546" w:author="司马长风" w:date="2026-04-24T16:54:16Z">
        <w:r>
          <w:rPr/>
          <w:tab/>
        </w:r>
      </w:del>
      <w:del w:id="547" w:author="司马长风" w:date="2026-04-24T16:54:16Z">
        <w:r>
          <w:rPr/>
          <w:fldChar w:fldCharType="begin"/>
        </w:r>
      </w:del>
      <w:del w:id="548" w:author="司马长风" w:date="2026-04-24T16:54:16Z">
        <w:r>
          <w:rPr/>
          <w:delInstrText xml:space="preserve"> PAGEREF _Toc11896 \h </w:delInstrText>
        </w:r>
      </w:del>
      <w:del w:id="549" w:author="司马长风" w:date="2026-04-24T16:54:16Z">
        <w:r>
          <w:rPr/>
          <w:fldChar w:fldCharType="separate"/>
        </w:r>
      </w:del>
      <w:del w:id="550" w:author="司马长风" w:date="2026-04-24T16:54:16Z">
        <w:r>
          <w:rPr/>
          <w:delText>25</w:delText>
        </w:r>
      </w:del>
      <w:del w:id="551" w:author="司马长风" w:date="2026-04-24T16:54:16Z">
        <w:r>
          <w:rPr/>
          <w:fldChar w:fldCharType="end"/>
        </w:r>
      </w:del>
      <w:del w:id="552" w:author="司马长风" w:date="2026-04-24T16:54:16Z">
        <w:r>
          <w:rPr>
            <w:rFonts w:hint="eastAsia"/>
          </w:rPr>
          <w:fldChar w:fldCharType="end"/>
        </w:r>
      </w:del>
    </w:p>
    <w:p w14:paraId="67BABECB">
      <w:pPr>
        <w:pStyle w:val="20"/>
        <w:tabs>
          <w:tab w:val="right" w:leader="dot" w:pos="8507"/>
          <w:tab w:val="clear" w:pos="8780"/>
        </w:tabs>
        <w:ind w:firstLine="520"/>
        <w:rPr>
          <w:del w:id="553" w:author="司马长风" w:date="2026-04-24T16:54:16Z"/>
        </w:rPr>
      </w:pPr>
      <w:del w:id="554" w:author="司马长风" w:date="2026-04-24T16:54:16Z">
        <w:r>
          <w:rPr>
            <w:rFonts w:hint="eastAsia"/>
          </w:rPr>
          <w:fldChar w:fldCharType="begin"/>
        </w:r>
      </w:del>
      <w:del w:id="555" w:author="司马长风" w:date="2026-04-24T16:54:16Z">
        <w:r>
          <w:rPr>
            <w:rFonts w:hint="eastAsia"/>
          </w:rPr>
          <w:delInstrText xml:space="preserve"> HYPERLINK \l _Toc6328 </w:delInstrText>
        </w:r>
      </w:del>
      <w:del w:id="556" w:author="司马长风" w:date="2026-04-24T16:54:16Z">
        <w:r>
          <w:rPr>
            <w:rFonts w:hint="eastAsia"/>
          </w:rPr>
          <w:fldChar w:fldCharType="separate"/>
        </w:r>
      </w:del>
      <w:del w:id="557" w:author="司马长风" w:date="2026-04-24T16:54:16Z">
        <w:r>
          <w:rPr>
            <w:rFonts w:hint="eastAsia"/>
          </w:rPr>
          <w:delText>二、 M公司轻资产运营模式的财务特征</w:delText>
        </w:r>
      </w:del>
      <w:del w:id="558" w:author="司马长风" w:date="2026-04-24T16:54:16Z">
        <w:r>
          <w:rPr/>
          <w:tab/>
        </w:r>
      </w:del>
      <w:del w:id="559" w:author="司马长风" w:date="2026-04-24T16:54:16Z">
        <w:r>
          <w:rPr/>
          <w:fldChar w:fldCharType="begin"/>
        </w:r>
      </w:del>
      <w:del w:id="560" w:author="司马长风" w:date="2026-04-24T16:54:16Z">
        <w:r>
          <w:rPr/>
          <w:delInstrText xml:space="preserve"> PAGEREF _Toc6328 \h </w:delInstrText>
        </w:r>
      </w:del>
      <w:del w:id="561" w:author="司马长风" w:date="2026-04-24T16:54:16Z">
        <w:r>
          <w:rPr/>
          <w:fldChar w:fldCharType="separate"/>
        </w:r>
      </w:del>
      <w:del w:id="562" w:author="司马长风" w:date="2026-04-24T16:54:16Z">
        <w:r>
          <w:rPr/>
          <w:delText>27</w:delText>
        </w:r>
      </w:del>
      <w:del w:id="563" w:author="司马长风" w:date="2026-04-24T16:54:16Z">
        <w:r>
          <w:rPr/>
          <w:fldChar w:fldCharType="end"/>
        </w:r>
      </w:del>
      <w:del w:id="564" w:author="司马长风" w:date="2026-04-24T16:54:16Z">
        <w:r>
          <w:rPr>
            <w:rFonts w:hint="eastAsia"/>
          </w:rPr>
          <w:fldChar w:fldCharType="end"/>
        </w:r>
      </w:del>
    </w:p>
    <w:p w14:paraId="43CED207">
      <w:pPr>
        <w:pStyle w:val="29"/>
        <w:tabs>
          <w:tab w:val="right" w:leader="dot" w:pos="8507"/>
          <w:tab w:val="clear" w:pos="8780"/>
        </w:tabs>
        <w:rPr>
          <w:del w:id="565" w:author="司马长风" w:date="2026-04-24T16:54:16Z"/>
        </w:rPr>
      </w:pPr>
      <w:del w:id="566" w:author="司马长风" w:date="2026-04-24T16:54:16Z">
        <w:r>
          <w:rPr>
            <w:rFonts w:hint="eastAsia"/>
          </w:rPr>
          <w:fldChar w:fldCharType="begin"/>
        </w:r>
      </w:del>
      <w:del w:id="567" w:author="司马长风" w:date="2026-04-24T16:54:16Z">
        <w:r>
          <w:rPr>
            <w:rFonts w:hint="eastAsia"/>
          </w:rPr>
          <w:delInstrText xml:space="preserve"> HYPERLINK \l _Toc15980 </w:delInstrText>
        </w:r>
      </w:del>
      <w:del w:id="568" w:author="司马长风" w:date="2026-04-24T16:54:16Z">
        <w:r>
          <w:rPr>
            <w:rFonts w:hint="eastAsia"/>
          </w:rPr>
          <w:fldChar w:fldCharType="separate"/>
        </w:r>
      </w:del>
      <w:del w:id="569" w:author="司马长风" w:date="2026-04-24T16:54:16Z">
        <w:r>
          <w:rPr/>
          <w:delText>第四章</w:delText>
        </w:r>
      </w:del>
      <w:del w:id="570" w:author="司马长风" w:date="2026-04-24T16:54:16Z">
        <w:r>
          <w:rPr>
            <w:rFonts w:hint="eastAsia"/>
          </w:rPr>
          <w:delText xml:space="preserve"> </w:delText>
        </w:r>
      </w:del>
      <w:del w:id="571" w:author="司马长风" w:date="2026-04-24T16:54:16Z">
        <w:r>
          <w:rPr/>
          <w:delText>轻资产运营模式下M公司财务风险识别及成因</w:delText>
        </w:r>
      </w:del>
      <w:del w:id="572" w:author="司马长风" w:date="2026-04-24T16:54:16Z">
        <w:r>
          <w:rPr>
            <w:rFonts w:hint="eastAsia"/>
          </w:rPr>
          <w:delText>分析</w:delText>
        </w:r>
      </w:del>
      <w:del w:id="573" w:author="司马长风" w:date="2026-04-24T16:54:16Z">
        <w:r>
          <w:rPr/>
          <w:tab/>
        </w:r>
      </w:del>
      <w:del w:id="574" w:author="司马长风" w:date="2026-04-24T16:54:16Z">
        <w:r>
          <w:rPr/>
          <w:fldChar w:fldCharType="begin"/>
        </w:r>
      </w:del>
      <w:del w:id="575" w:author="司马长风" w:date="2026-04-24T16:54:16Z">
        <w:r>
          <w:rPr/>
          <w:delInstrText xml:space="preserve"> PAGEREF _Toc15980 \h </w:delInstrText>
        </w:r>
      </w:del>
      <w:del w:id="576" w:author="司马长风" w:date="2026-04-24T16:54:16Z">
        <w:r>
          <w:rPr/>
          <w:fldChar w:fldCharType="separate"/>
        </w:r>
      </w:del>
      <w:del w:id="577" w:author="司马长风" w:date="2026-04-24T16:54:16Z">
        <w:r>
          <w:rPr/>
          <w:delText>31</w:delText>
        </w:r>
      </w:del>
      <w:del w:id="578" w:author="司马长风" w:date="2026-04-24T16:54:16Z">
        <w:r>
          <w:rPr/>
          <w:fldChar w:fldCharType="end"/>
        </w:r>
      </w:del>
      <w:del w:id="579" w:author="司马长风" w:date="2026-04-24T16:54:16Z">
        <w:r>
          <w:rPr>
            <w:rFonts w:hint="eastAsia"/>
          </w:rPr>
          <w:fldChar w:fldCharType="end"/>
        </w:r>
      </w:del>
    </w:p>
    <w:p w14:paraId="76371CE4">
      <w:pPr>
        <w:pStyle w:val="32"/>
        <w:tabs>
          <w:tab w:val="right" w:leader="dot" w:pos="8507"/>
          <w:tab w:val="clear" w:pos="8780"/>
        </w:tabs>
        <w:ind w:firstLine="260"/>
        <w:rPr>
          <w:del w:id="580" w:author="司马长风" w:date="2026-04-24T16:54:16Z"/>
        </w:rPr>
      </w:pPr>
      <w:del w:id="581" w:author="司马长风" w:date="2026-04-24T16:54:16Z">
        <w:r>
          <w:rPr>
            <w:rFonts w:hint="eastAsia"/>
          </w:rPr>
          <w:fldChar w:fldCharType="begin"/>
        </w:r>
      </w:del>
      <w:del w:id="582" w:author="司马长风" w:date="2026-04-24T16:54:16Z">
        <w:r>
          <w:rPr>
            <w:rFonts w:hint="eastAsia"/>
          </w:rPr>
          <w:delInstrText xml:space="preserve"> HYPERLINK \l _Toc29291 </w:delInstrText>
        </w:r>
      </w:del>
      <w:del w:id="583" w:author="司马长风" w:date="2026-04-24T16:54:16Z">
        <w:r>
          <w:rPr>
            <w:rFonts w:hint="eastAsia"/>
          </w:rPr>
          <w:fldChar w:fldCharType="separate"/>
        </w:r>
      </w:del>
      <w:del w:id="584" w:author="司马长风" w:date="2026-04-24T16:54:16Z">
        <w:r>
          <w:rPr>
            <w:rFonts w:hint="eastAsia"/>
          </w:rPr>
          <w:delText xml:space="preserve">第一节 </w:delText>
        </w:r>
      </w:del>
      <w:del w:id="585" w:author="司马长风" w:date="2026-04-24T16:54:16Z">
        <w:r>
          <w:rPr/>
          <w:delText>轻资产运营模式下M公司财务风险识别</w:delText>
        </w:r>
      </w:del>
      <w:del w:id="586" w:author="司马长风" w:date="2026-04-24T16:54:16Z">
        <w:r>
          <w:rPr/>
          <w:tab/>
        </w:r>
      </w:del>
      <w:del w:id="587" w:author="司马长风" w:date="2026-04-24T16:54:16Z">
        <w:r>
          <w:rPr/>
          <w:fldChar w:fldCharType="begin"/>
        </w:r>
      </w:del>
      <w:del w:id="588" w:author="司马长风" w:date="2026-04-24T16:54:16Z">
        <w:r>
          <w:rPr/>
          <w:delInstrText xml:space="preserve"> PAGEREF _Toc29291 \h </w:delInstrText>
        </w:r>
      </w:del>
      <w:del w:id="589" w:author="司马长风" w:date="2026-04-24T16:54:16Z">
        <w:r>
          <w:rPr/>
          <w:fldChar w:fldCharType="separate"/>
        </w:r>
      </w:del>
      <w:del w:id="590" w:author="司马长风" w:date="2026-04-24T16:54:16Z">
        <w:r>
          <w:rPr/>
          <w:delText>31</w:delText>
        </w:r>
      </w:del>
      <w:del w:id="591" w:author="司马长风" w:date="2026-04-24T16:54:16Z">
        <w:r>
          <w:rPr/>
          <w:fldChar w:fldCharType="end"/>
        </w:r>
      </w:del>
      <w:del w:id="592" w:author="司马长风" w:date="2026-04-24T16:54:16Z">
        <w:r>
          <w:rPr>
            <w:rFonts w:hint="eastAsia"/>
          </w:rPr>
          <w:fldChar w:fldCharType="end"/>
        </w:r>
      </w:del>
    </w:p>
    <w:p w14:paraId="13B611FF">
      <w:pPr>
        <w:pStyle w:val="20"/>
        <w:tabs>
          <w:tab w:val="right" w:leader="dot" w:pos="8507"/>
          <w:tab w:val="clear" w:pos="8780"/>
        </w:tabs>
        <w:ind w:firstLine="520"/>
        <w:rPr>
          <w:del w:id="593" w:author="司马长风" w:date="2026-04-24T16:54:16Z"/>
        </w:rPr>
      </w:pPr>
      <w:del w:id="594" w:author="司马长风" w:date="2026-04-24T16:54:16Z">
        <w:r>
          <w:rPr>
            <w:rFonts w:hint="eastAsia"/>
          </w:rPr>
          <w:fldChar w:fldCharType="begin"/>
        </w:r>
      </w:del>
      <w:del w:id="595" w:author="司马长风" w:date="2026-04-24T16:54:16Z">
        <w:r>
          <w:rPr>
            <w:rFonts w:hint="eastAsia"/>
          </w:rPr>
          <w:delInstrText xml:space="preserve"> HYPERLINK \l _Toc12238 </w:delInstrText>
        </w:r>
      </w:del>
      <w:del w:id="596" w:author="司马长风" w:date="2026-04-24T16:54:16Z">
        <w:r>
          <w:rPr>
            <w:rFonts w:hint="eastAsia"/>
          </w:rPr>
          <w:fldChar w:fldCharType="separate"/>
        </w:r>
      </w:del>
      <w:del w:id="597" w:author="司马长风" w:date="2026-04-24T16:54:16Z">
        <w:r>
          <w:rPr>
            <w:rFonts w:hint="eastAsia" w:ascii="宋体" w:hAnsi="宋体" w:cs="TimesNewRomanPSMT"/>
            <w:bCs/>
            <w:kern w:val="0"/>
          </w:rPr>
          <w:delText>一、</w:delText>
        </w:r>
      </w:del>
      <w:del w:id="598" w:author="司马长风" w:date="2026-04-24T16:54:16Z">
        <w:r>
          <w:rPr/>
          <w:delText>筹资风险识别</w:delText>
        </w:r>
      </w:del>
      <w:del w:id="599" w:author="司马长风" w:date="2026-04-24T16:54:16Z">
        <w:r>
          <w:rPr/>
          <w:tab/>
        </w:r>
      </w:del>
      <w:del w:id="600" w:author="司马长风" w:date="2026-04-24T16:54:16Z">
        <w:r>
          <w:rPr/>
          <w:fldChar w:fldCharType="begin"/>
        </w:r>
      </w:del>
      <w:del w:id="601" w:author="司马长风" w:date="2026-04-24T16:54:16Z">
        <w:r>
          <w:rPr/>
          <w:delInstrText xml:space="preserve"> PAGEREF _Toc12238 \h </w:delInstrText>
        </w:r>
      </w:del>
      <w:del w:id="602" w:author="司马长风" w:date="2026-04-24T16:54:16Z">
        <w:r>
          <w:rPr/>
          <w:fldChar w:fldCharType="separate"/>
        </w:r>
      </w:del>
      <w:del w:id="603" w:author="司马长风" w:date="2026-04-24T16:54:16Z">
        <w:r>
          <w:rPr/>
          <w:delText>31</w:delText>
        </w:r>
      </w:del>
      <w:del w:id="604" w:author="司马长风" w:date="2026-04-24T16:54:16Z">
        <w:r>
          <w:rPr/>
          <w:fldChar w:fldCharType="end"/>
        </w:r>
      </w:del>
      <w:del w:id="605" w:author="司马长风" w:date="2026-04-24T16:54:16Z">
        <w:r>
          <w:rPr>
            <w:rFonts w:hint="eastAsia"/>
          </w:rPr>
          <w:fldChar w:fldCharType="end"/>
        </w:r>
      </w:del>
    </w:p>
    <w:p w14:paraId="1B0B9A9B">
      <w:pPr>
        <w:pStyle w:val="20"/>
        <w:tabs>
          <w:tab w:val="right" w:leader="dot" w:pos="8507"/>
          <w:tab w:val="clear" w:pos="8780"/>
        </w:tabs>
        <w:ind w:firstLine="520"/>
        <w:rPr>
          <w:del w:id="606" w:author="司马长风" w:date="2026-04-24T16:54:16Z"/>
        </w:rPr>
      </w:pPr>
      <w:del w:id="607" w:author="司马长风" w:date="2026-04-24T16:54:16Z">
        <w:r>
          <w:rPr>
            <w:rFonts w:hint="eastAsia"/>
          </w:rPr>
          <w:fldChar w:fldCharType="begin"/>
        </w:r>
      </w:del>
      <w:del w:id="608" w:author="司马长风" w:date="2026-04-24T16:54:16Z">
        <w:r>
          <w:rPr>
            <w:rFonts w:hint="eastAsia"/>
          </w:rPr>
          <w:delInstrText xml:space="preserve"> HYPERLINK \l _Toc20849 </w:delInstrText>
        </w:r>
      </w:del>
      <w:del w:id="609" w:author="司马长风" w:date="2026-04-24T16:54:16Z">
        <w:r>
          <w:rPr>
            <w:rFonts w:hint="eastAsia"/>
          </w:rPr>
          <w:fldChar w:fldCharType="separate"/>
        </w:r>
      </w:del>
      <w:del w:id="610" w:author="司马长风" w:date="2026-04-24T16:54:16Z">
        <w:r>
          <w:rPr>
            <w:rFonts w:hint="eastAsia" w:ascii="宋体" w:hAnsi="宋体" w:cs="TimesNewRomanPSMT"/>
            <w:bCs/>
            <w:kern w:val="0"/>
          </w:rPr>
          <w:delText>二、</w:delText>
        </w:r>
      </w:del>
      <w:del w:id="611" w:author="司马长风" w:date="2026-04-24T16:54:16Z">
        <w:r>
          <w:rPr/>
          <w:delText>投资风险识别</w:delText>
        </w:r>
      </w:del>
      <w:del w:id="612" w:author="司马长风" w:date="2026-04-24T16:54:16Z">
        <w:r>
          <w:rPr/>
          <w:tab/>
        </w:r>
      </w:del>
      <w:del w:id="613" w:author="司马长风" w:date="2026-04-24T16:54:16Z">
        <w:r>
          <w:rPr/>
          <w:fldChar w:fldCharType="begin"/>
        </w:r>
      </w:del>
      <w:del w:id="614" w:author="司马长风" w:date="2026-04-24T16:54:16Z">
        <w:r>
          <w:rPr/>
          <w:delInstrText xml:space="preserve"> PAGEREF _Toc20849 \h </w:delInstrText>
        </w:r>
      </w:del>
      <w:del w:id="615" w:author="司马长风" w:date="2026-04-24T16:54:16Z">
        <w:r>
          <w:rPr/>
          <w:fldChar w:fldCharType="separate"/>
        </w:r>
      </w:del>
      <w:del w:id="616" w:author="司马长风" w:date="2026-04-24T16:54:16Z">
        <w:r>
          <w:rPr/>
          <w:delText>34</w:delText>
        </w:r>
      </w:del>
      <w:del w:id="617" w:author="司马长风" w:date="2026-04-24T16:54:16Z">
        <w:r>
          <w:rPr/>
          <w:fldChar w:fldCharType="end"/>
        </w:r>
      </w:del>
      <w:del w:id="618" w:author="司马长风" w:date="2026-04-24T16:54:16Z">
        <w:r>
          <w:rPr>
            <w:rFonts w:hint="eastAsia"/>
          </w:rPr>
          <w:fldChar w:fldCharType="end"/>
        </w:r>
      </w:del>
    </w:p>
    <w:p w14:paraId="64A8B6E9">
      <w:pPr>
        <w:pStyle w:val="20"/>
        <w:tabs>
          <w:tab w:val="right" w:leader="dot" w:pos="8507"/>
          <w:tab w:val="clear" w:pos="8780"/>
        </w:tabs>
        <w:ind w:firstLine="520"/>
        <w:rPr>
          <w:del w:id="619" w:author="司马长风" w:date="2026-04-24T16:54:16Z"/>
        </w:rPr>
      </w:pPr>
      <w:del w:id="620" w:author="司马长风" w:date="2026-04-24T16:54:16Z">
        <w:r>
          <w:rPr>
            <w:rFonts w:hint="eastAsia"/>
          </w:rPr>
          <w:fldChar w:fldCharType="begin"/>
        </w:r>
      </w:del>
      <w:del w:id="621" w:author="司马长风" w:date="2026-04-24T16:54:16Z">
        <w:r>
          <w:rPr>
            <w:rFonts w:hint="eastAsia"/>
          </w:rPr>
          <w:delInstrText xml:space="preserve"> HYPERLINK \l _Toc27983 </w:delInstrText>
        </w:r>
      </w:del>
      <w:del w:id="622" w:author="司马长风" w:date="2026-04-24T16:54:16Z">
        <w:r>
          <w:rPr>
            <w:rFonts w:hint="eastAsia"/>
          </w:rPr>
          <w:fldChar w:fldCharType="separate"/>
        </w:r>
      </w:del>
      <w:del w:id="623" w:author="司马长风" w:date="2026-04-24T16:54:16Z">
        <w:r>
          <w:rPr>
            <w:rFonts w:hint="eastAsia" w:ascii="宋体" w:hAnsi="宋体" w:cs="TimesNewRomanPSMT"/>
            <w:bCs/>
            <w:kern w:val="0"/>
          </w:rPr>
          <w:delText>三、</w:delText>
        </w:r>
      </w:del>
      <w:del w:id="624" w:author="司马长风" w:date="2026-04-24T16:54:16Z">
        <w:r>
          <w:rPr/>
          <w:delText>营运风险识别</w:delText>
        </w:r>
      </w:del>
      <w:del w:id="625" w:author="司马长风" w:date="2026-04-24T16:54:16Z">
        <w:r>
          <w:rPr/>
          <w:tab/>
        </w:r>
      </w:del>
      <w:del w:id="626" w:author="司马长风" w:date="2026-04-24T16:54:16Z">
        <w:r>
          <w:rPr/>
          <w:fldChar w:fldCharType="begin"/>
        </w:r>
      </w:del>
      <w:del w:id="627" w:author="司马长风" w:date="2026-04-24T16:54:16Z">
        <w:r>
          <w:rPr/>
          <w:delInstrText xml:space="preserve"> PAGEREF _Toc27983 \h </w:delInstrText>
        </w:r>
      </w:del>
      <w:del w:id="628" w:author="司马长风" w:date="2026-04-24T16:54:16Z">
        <w:r>
          <w:rPr/>
          <w:fldChar w:fldCharType="separate"/>
        </w:r>
      </w:del>
      <w:del w:id="629" w:author="司马长风" w:date="2026-04-24T16:54:16Z">
        <w:r>
          <w:rPr/>
          <w:delText>37</w:delText>
        </w:r>
      </w:del>
      <w:del w:id="630" w:author="司马长风" w:date="2026-04-24T16:54:16Z">
        <w:r>
          <w:rPr/>
          <w:fldChar w:fldCharType="end"/>
        </w:r>
      </w:del>
      <w:del w:id="631" w:author="司马长风" w:date="2026-04-24T16:54:16Z">
        <w:r>
          <w:rPr>
            <w:rFonts w:hint="eastAsia"/>
          </w:rPr>
          <w:fldChar w:fldCharType="end"/>
        </w:r>
      </w:del>
    </w:p>
    <w:p w14:paraId="5B221067">
      <w:pPr>
        <w:pStyle w:val="20"/>
        <w:tabs>
          <w:tab w:val="right" w:leader="dot" w:pos="8507"/>
          <w:tab w:val="clear" w:pos="8780"/>
        </w:tabs>
        <w:ind w:firstLine="520"/>
        <w:rPr>
          <w:del w:id="632" w:author="司马长风" w:date="2026-04-24T16:54:16Z"/>
        </w:rPr>
      </w:pPr>
      <w:del w:id="633" w:author="司马长风" w:date="2026-04-24T16:54:16Z">
        <w:r>
          <w:rPr>
            <w:rFonts w:hint="eastAsia"/>
          </w:rPr>
          <w:fldChar w:fldCharType="begin"/>
        </w:r>
      </w:del>
      <w:del w:id="634" w:author="司马长风" w:date="2026-04-24T16:54:16Z">
        <w:r>
          <w:rPr>
            <w:rFonts w:hint="eastAsia"/>
          </w:rPr>
          <w:delInstrText xml:space="preserve"> HYPERLINK \l _Toc11474 </w:delInstrText>
        </w:r>
      </w:del>
      <w:del w:id="635" w:author="司马长风" w:date="2026-04-24T16:54:16Z">
        <w:r>
          <w:rPr>
            <w:rFonts w:hint="eastAsia"/>
          </w:rPr>
          <w:fldChar w:fldCharType="separate"/>
        </w:r>
      </w:del>
      <w:del w:id="636" w:author="司马长风" w:date="2026-04-24T16:54:16Z">
        <w:r>
          <w:rPr>
            <w:rFonts w:hint="eastAsia" w:ascii="宋体" w:hAnsi="宋体" w:cs="TimesNewRomanPSMT"/>
            <w:bCs/>
            <w:kern w:val="0"/>
          </w:rPr>
          <w:delText>四、</w:delText>
        </w:r>
      </w:del>
      <w:del w:id="637" w:author="司马长风" w:date="2026-04-24T16:54:16Z">
        <w:r>
          <w:rPr/>
          <w:delText>收益分配风险识别</w:delText>
        </w:r>
      </w:del>
      <w:del w:id="638" w:author="司马长风" w:date="2026-04-24T16:54:16Z">
        <w:r>
          <w:rPr/>
          <w:tab/>
        </w:r>
      </w:del>
      <w:del w:id="639" w:author="司马长风" w:date="2026-04-24T16:54:16Z">
        <w:r>
          <w:rPr/>
          <w:fldChar w:fldCharType="begin"/>
        </w:r>
      </w:del>
      <w:del w:id="640" w:author="司马长风" w:date="2026-04-24T16:54:16Z">
        <w:r>
          <w:rPr/>
          <w:delInstrText xml:space="preserve"> PAGEREF _Toc11474 \h </w:delInstrText>
        </w:r>
      </w:del>
      <w:del w:id="641" w:author="司马长风" w:date="2026-04-24T16:54:16Z">
        <w:r>
          <w:rPr/>
          <w:fldChar w:fldCharType="separate"/>
        </w:r>
      </w:del>
      <w:del w:id="642" w:author="司马长风" w:date="2026-04-24T16:54:16Z">
        <w:r>
          <w:rPr/>
          <w:delText>39</w:delText>
        </w:r>
      </w:del>
      <w:del w:id="643" w:author="司马长风" w:date="2026-04-24T16:54:16Z">
        <w:r>
          <w:rPr/>
          <w:fldChar w:fldCharType="end"/>
        </w:r>
      </w:del>
      <w:del w:id="644" w:author="司马长风" w:date="2026-04-24T16:54:16Z">
        <w:r>
          <w:rPr>
            <w:rFonts w:hint="eastAsia"/>
          </w:rPr>
          <w:fldChar w:fldCharType="end"/>
        </w:r>
      </w:del>
    </w:p>
    <w:p w14:paraId="3FFEDACB">
      <w:pPr>
        <w:pStyle w:val="32"/>
        <w:tabs>
          <w:tab w:val="right" w:leader="dot" w:pos="8507"/>
          <w:tab w:val="clear" w:pos="8780"/>
        </w:tabs>
        <w:ind w:firstLine="260"/>
        <w:rPr>
          <w:del w:id="645" w:author="司马长风" w:date="2026-04-24T16:54:16Z"/>
        </w:rPr>
      </w:pPr>
      <w:del w:id="646" w:author="司马长风" w:date="2026-04-24T16:54:16Z">
        <w:r>
          <w:rPr>
            <w:rFonts w:hint="eastAsia"/>
          </w:rPr>
          <w:fldChar w:fldCharType="begin"/>
        </w:r>
      </w:del>
      <w:del w:id="647" w:author="司马长风" w:date="2026-04-24T16:54:16Z">
        <w:r>
          <w:rPr>
            <w:rFonts w:hint="eastAsia"/>
          </w:rPr>
          <w:delInstrText xml:space="preserve"> HYPERLINK \l _Toc13478 </w:delInstrText>
        </w:r>
      </w:del>
      <w:del w:id="648" w:author="司马长风" w:date="2026-04-24T16:54:16Z">
        <w:r>
          <w:rPr>
            <w:rFonts w:hint="eastAsia"/>
          </w:rPr>
          <w:fldChar w:fldCharType="separate"/>
        </w:r>
      </w:del>
      <w:del w:id="649" w:author="司马长风" w:date="2026-04-24T16:54:16Z">
        <w:r>
          <w:rPr>
            <w:rFonts w:hint="eastAsia"/>
          </w:rPr>
          <w:delText xml:space="preserve">第二节 </w:delText>
        </w:r>
      </w:del>
      <w:del w:id="650" w:author="司马长风" w:date="2026-04-24T16:54:16Z">
        <w:r>
          <w:rPr/>
          <w:delText>轻资产运营模式下M公司财务风险成因分析</w:delText>
        </w:r>
      </w:del>
      <w:del w:id="651" w:author="司马长风" w:date="2026-04-24T16:54:16Z">
        <w:r>
          <w:rPr/>
          <w:tab/>
        </w:r>
      </w:del>
      <w:del w:id="652" w:author="司马长风" w:date="2026-04-24T16:54:16Z">
        <w:r>
          <w:rPr/>
          <w:fldChar w:fldCharType="begin"/>
        </w:r>
      </w:del>
      <w:del w:id="653" w:author="司马长风" w:date="2026-04-24T16:54:16Z">
        <w:r>
          <w:rPr/>
          <w:delInstrText xml:space="preserve"> PAGEREF _Toc13478 \h </w:delInstrText>
        </w:r>
      </w:del>
      <w:del w:id="654" w:author="司马长风" w:date="2026-04-24T16:54:16Z">
        <w:r>
          <w:rPr/>
          <w:fldChar w:fldCharType="separate"/>
        </w:r>
      </w:del>
      <w:del w:id="655" w:author="司马长风" w:date="2026-04-24T16:54:16Z">
        <w:r>
          <w:rPr/>
          <w:delText>41</w:delText>
        </w:r>
      </w:del>
      <w:del w:id="656" w:author="司马长风" w:date="2026-04-24T16:54:16Z">
        <w:r>
          <w:rPr/>
          <w:fldChar w:fldCharType="end"/>
        </w:r>
      </w:del>
      <w:del w:id="657" w:author="司马长风" w:date="2026-04-24T16:54:16Z">
        <w:r>
          <w:rPr>
            <w:rFonts w:hint="eastAsia"/>
          </w:rPr>
          <w:fldChar w:fldCharType="end"/>
        </w:r>
      </w:del>
    </w:p>
    <w:p w14:paraId="3259F3B3">
      <w:pPr>
        <w:pStyle w:val="20"/>
        <w:tabs>
          <w:tab w:val="right" w:leader="dot" w:pos="8507"/>
          <w:tab w:val="clear" w:pos="8780"/>
        </w:tabs>
        <w:ind w:firstLine="520"/>
        <w:rPr>
          <w:del w:id="658" w:author="司马长风" w:date="2026-04-24T16:54:16Z"/>
        </w:rPr>
      </w:pPr>
      <w:del w:id="659" w:author="司马长风" w:date="2026-04-24T16:54:16Z">
        <w:r>
          <w:rPr>
            <w:rFonts w:hint="eastAsia"/>
          </w:rPr>
          <w:fldChar w:fldCharType="begin"/>
        </w:r>
      </w:del>
      <w:del w:id="660" w:author="司马长风" w:date="2026-04-24T16:54:16Z">
        <w:r>
          <w:rPr>
            <w:rFonts w:hint="eastAsia"/>
          </w:rPr>
          <w:delInstrText xml:space="preserve"> HYPERLINK \l _Toc2823 </w:delInstrText>
        </w:r>
      </w:del>
      <w:del w:id="661" w:author="司马长风" w:date="2026-04-24T16:54:16Z">
        <w:r>
          <w:rPr>
            <w:rFonts w:hint="eastAsia"/>
          </w:rPr>
          <w:fldChar w:fldCharType="separate"/>
        </w:r>
      </w:del>
      <w:del w:id="662" w:author="司马长风" w:date="2026-04-24T16:54:16Z">
        <w:r>
          <w:rPr>
            <w:rFonts w:hint="eastAsia"/>
          </w:rPr>
          <w:delText>一、 外部环境驱动因素</w:delText>
        </w:r>
      </w:del>
      <w:del w:id="663" w:author="司马长风" w:date="2026-04-24T16:54:16Z">
        <w:r>
          <w:rPr/>
          <w:tab/>
        </w:r>
      </w:del>
      <w:del w:id="664" w:author="司马长风" w:date="2026-04-24T16:54:16Z">
        <w:r>
          <w:rPr/>
          <w:fldChar w:fldCharType="begin"/>
        </w:r>
      </w:del>
      <w:del w:id="665" w:author="司马长风" w:date="2026-04-24T16:54:16Z">
        <w:r>
          <w:rPr/>
          <w:delInstrText xml:space="preserve"> PAGEREF _Toc2823 \h </w:delInstrText>
        </w:r>
      </w:del>
      <w:del w:id="666" w:author="司马长风" w:date="2026-04-24T16:54:16Z">
        <w:r>
          <w:rPr/>
          <w:fldChar w:fldCharType="separate"/>
        </w:r>
      </w:del>
      <w:del w:id="667" w:author="司马长风" w:date="2026-04-24T16:54:16Z">
        <w:r>
          <w:rPr/>
          <w:delText>41</w:delText>
        </w:r>
      </w:del>
      <w:del w:id="668" w:author="司马长风" w:date="2026-04-24T16:54:16Z">
        <w:r>
          <w:rPr/>
          <w:fldChar w:fldCharType="end"/>
        </w:r>
      </w:del>
      <w:del w:id="669" w:author="司马长风" w:date="2026-04-24T16:54:16Z">
        <w:r>
          <w:rPr>
            <w:rFonts w:hint="eastAsia"/>
          </w:rPr>
          <w:fldChar w:fldCharType="end"/>
        </w:r>
      </w:del>
    </w:p>
    <w:p w14:paraId="5B385C0A">
      <w:pPr>
        <w:pStyle w:val="20"/>
        <w:tabs>
          <w:tab w:val="right" w:leader="dot" w:pos="8507"/>
          <w:tab w:val="clear" w:pos="8780"/>
        </w:tabs>
        <w:ind w:firstLine="520"/>
        <w:rPr>
          <w:del w:id="670" w:author="司马长风" w:date="2026-04-24T16:54:16Z"/>
        </w:rPr>
      </w:pPr>
      <w:del w:id="671" w:author="司马长风" w:date="2026-04-24T16:54:16Z">
        <w:r>
          <w:rPr>
            <w:rFonts w:hint="eastAsia"/>
          </w:rPr>
          <w:fldChar w:fldCharType="begin"/>
        </w:r>
      </w:del>
      <w:del w:id="672" w:author="司马长风" w:date="2026-04-24T16:54:16Z">
        <w:r>
          <w:rPr>
            <w:rFonts w:hint="eastAsia"/>
          </w:rPr>
          <w:delInstrText xml:space="preserve"> HYPERLINK \l _Toc15225 </w:delInstrText>
        </w:r>
      </w:del>
      <w:del w:id="673" w:author="司马长风" w:date="2026-04-24T16:54:16Z">
        <w:r>
          <w:rPr>
            <w:rFonts w:hint="eastAsia"/>
          </w:rPr>
          <w:fldChar w:fldCharType="separate"/>
        </w:r>
      </w:del>
      <w:del w:id="674" w:author="司马长风" w:date="2026-04-24T16:54:16Z">
        <w:r>
          <w:rPr>
            <w:rFonts w:hint="eastAsia"/>
          </w:rPr>
          <w:delText>二、 内部运营机制缺陷</w:delText>
        </w:r>
      </w:del>
      <w:del w:id="675" w:author="司马长风" w:date="2026-04-24T16:54:16Z">
        <w:r>
          <w:rPr/>
          <w:tab/>
        </w:r>
      </w:del>
      <w:del w:id="676" w:author="司马长风" w:date="2026-04-24T16:54:16Z">
        <w:r>
          <w:rPr/>
          <w:fldChar w:fldCharType="begin"/>
        </w:r>
      </w:del>
      <w:del w:id="677" w:author="司马长风" w:date="2026-04-24T16:54:16Z">
        <w:r>
          <w:rPr/>
          <w:delInstrText xml:space="preserve"> PAGEREF _Toc15225 \h </w:delInstrText>
        </w:r>
      </w:del>
      <w:del w:id="678" w:author="司马长风" w:date="2026-04-24T16:54:16Z">
        <w:r>
          <w:rPr/>
          <w:fldChar w:fldCharType="separate"/>
        </w:r>
      </w:del>
      <w:del w:id="679" w:author="司马长风" w:date="2026-04-24T16:54:16Z">
        <w:r>
          <w:rPr/>
          <w:delText>42</w:delText>
        </w:r>
      </w:del>
      <w:del w:id="680" w:author="司马长风" w:date="2026-04-24T16:54:16Z">
        <w:r>
          <w:rPr/>
          <w:fldChar w:fldCharType="end"/>
        </w:r>
      </w:del>
      <w:del w:id="681" w:author="司马长风" w:date="2026-04-24T16:54:16Z">
        <w:r>
          <w:rPr>
            <w:rFonts w:hint="eastAsia"/>
          </w:rPr>
          <w:fldChar w:fldCharType="end"/>
        </w:r>
      </w:del>
    </w:p>
    <w:p w14:paraId="59C031D3">
      <w:pPr>
        <w:pStyle w:val="20"/>
        <w:tabs>
          <w:tab w:val="right" w:leader="dot" w:pos="8507"/>
          <w:tab w:val="clear" w:pos="8780"/>
        </w:tabs>
        <w:ind w:firstLine="520"/>
        <w:rPr>
          <w:del w:id="682" w:author="司马长风" w:date="2026-04-24T16:54:16Z"/>
        </w:rPr>
      </w:pPr>
      <w:del w:id="683" w:author="司马长风" w:date="2026-04-24T16:54:16Z">
        <w:r>
          <w:rPr>
            <w:rFonts w:hint="eastAsia"/>
          </w:rPr>
          <w:fldChar w:fldCharType="begin"/>
        </w:r>
      </w:del>
      <w:del w:id="684" w:author="司马长风" w:date="2026-04-24T16:54:16Z">
        <w:r>
          <w:rPr>
            <w:rFonts w:hint="eastAsia"/>
          </w:rPr>
          <w:delInstrText xml:space="preserve"> HYPERLINK \l _Toc22478 </w:delInstrText>
        </w:r>
      </w:del>
      <w:del w:id="685" w:author="司马长风" w:date="2026-04-24T16:54:16Z">
        <w:r>
          <w:rPr>
            <w:rFonts w:hint="eastAsia"/>
          </w:rPr>
          <w:fldChar w:fldCharType="separate"/>
        </w:r>
      </w:del>
      <w:del w:id="686" w:author="司马长风" w:date="2026-04-24T16:54:16Z">
        <w:r>
          <w:rPr>
            <w:rFonts w:hint="eastAsia"/>
            <w:bCs/>
          </w:rPr>
          <w:delText>三、 内外部因素的交互作用与风险传导​</w:delText>
        </w:r>
      </w:del>
      <w:del w:id="687" w:author="司马长风" w:date="2026-04-24T16:54:16Z">
        <w:r>
          <w:rPr/>
          <w:tab/>
        </w:r>
      </w:del>
      <w:del w:id="688" w:author="司马长风" w:date="2026-04-24T16:54:16Z">
        <w:r>
          <w:rPr/>
          <w:fldChar w:fldCharType="begin"/>
        </w:r>
      </w:del>
      <w:del w:id="689" w:author="司马长风" w:date="2026-04-24T16:54:16Z">
        <w:r>
          <w:rPr/>
          <w:delInstrText xml:space="preserve"> PAGEREF _Toc22478 \h </w:delInstrText>
        </w:r>
      </w:del>
      <w:del w:id="690" w:author="司马长风" w:date="2026-04-24T16:54:16Z">
        <w:r>
          <w:rPr/>
          <w:fldChar w:fldCharType="separate"/>
        </w:r>
      </w:del>
      <w:del w:id="691" w:author="司马长风" w:date="2026-04-24T16:54:16Z">
        <w:r>
          <w:rPr/>
          <w:delText>43</w:delText>
        </w:r>
      </w:del>
      <w:del w:id="692" w:author="司马长风" w:date="2026-04-24T16:54:16Z">
        <w:r>
          <w:rPr/>
          <w:fldChar w:fldCharType="end"/>
        </w:r>
      </w:del>
      <w:del w:id="693" w:author="司马长风" w:date="2026-04-24T16:54:16Z">
        <w:r>
          <w:rPr>
            <w:rFonts w:hint="eastAsia"/>
          </w:rPr>
          <w:fldChar w:fldCharType="end"/>
        </w:r>
      </w:del>
    </w:p>
    <w:p w14:paraId="77D1725B">
      <w:pPr>
        <w:pStyle w:val="29"/>
        <w:tabs>
          <w:tab w:val="right" w:leader="dot" w:pos="8507"/>
          <w:tab w:val="clear" w:pos="8780"/>
        </w:tabs>
        <w:rPr>
          <w:del w:id="694" w:author="司马长风" w:date="2026-04-24T16:54:16Z"/>
        </w:rPr>
      </w:pPr>
      <w:del w:id="695" w:author="司马长风" w:date="2026-04-24T16:54:16Z">
        <w:r>
          <w:rPr>
            <w:rFonts w:hint="eastAsia"/>
          </w:rPr>
          <w:fldChar w:fldCharType="begin"/>
        </w:r>
      </w:del>
      <w:del w:id="696" w:author="司马长风" w:date="2026-04-24T16:54:16Z">
        <w:r>
          <w:rPr>
            <w:rFonts w:hint="eastAsia"/>
          </w:rPr>
          <w:delInstrText xml:space="preserve"> HYPERLINK \l _Toc24705 </w:delInstrText>
        </w:r>
      </w:del>
      <w:del w:id="697" w:author="司马长风" w:date="2026-04-24T16:54:16Z">
        <w:r>
          <w:rPr>
            <w:rFonts w:hint="eastAsia"/>
          </w:rPr>
          <w:fldChar w:fldCharType="separate"/>
        </w:r>
      </w:del>
      <w:del w:id="698" w:author="司马长风" w:date="2026-04-24T16:54:16Z">
        <w:r>
          <w:rPr/>
          <w:delText>第五章 基于熵权-TOPSIS方法的M公司财务风险评价</w:delText>
        </w:r>
      </w:del>
      <w:del w:id="699" w:author="司马长风" w:date="2026-04-24T16:54:16Z">
        <w:r>
          <w:rPr/>
          <w:tab/>
        </w:r>
      </w:del>
      <w:del w:id="700" w:author="司马长风" w:date="2026-04-24T16:54:16Z">
        <w:r>
          <w:rPr/>
          <w:fldChar w:fldCharType="begin"/>
        </w:r>
      </w:del>
      <w:del w:id="701" w:author="司马长风" w:date="2026-04-24T16:54:16Z">
        <w:r>
          <w:rPr/>
          <w:delInstrText xml:space="preserve"> PAGEREF _Toc24705 \h </w:delInstrText>
        </w:r>
      </w:del>
      <w:del w:id="702" w:author="司马长风" w:date="2026-04-24T16:54:16Z">
        <w:r>
          <w:rPr/>
          <w:fldChar w:fldCharType="separate"/>
        </w:r>
      </w:del>
      <w:del w:id="703" w:author="司马长风" w:date="2026-04-24T16:54:16Z">
        <w:r>
          <w:rPr/>
          <w:delText>45</w:delText>
        </w:r>
      </w:del>
      <w:del w:id="704" w:author="司马长风" w:date="2026-04-24T16:54:16Z">
        <w:r>
          <w:rPr/>
          <w:fldChar w:fldCharType="end"/>
        </w:r>
      </w:del>
      <w:del w:id="705" w:author="司马长风" w:date="2026-04-24T16:54:16Z">
        <w:r>
          <w:rPr>
            <w:rFonts w:hint="eastAsia"/>
          </w:rPr>
          <w:fldChar w:fldCharType="end"/>
        </w:r>
      </w:del>
    </w:p>
    <w:p w14:paraId="7A650C25">
      <w:pPr>
        <w:pStyle w:val="32"/>
        <w:tabs>
          <w:tab w:val="right" w:leader="dot" w:pos="8507"/>
          <w:tab w:val="clear" w:pos="8780"/>
        </w:tabs>
        <w:ind w:firstLine="260"/>
        <w:rPr>
          <w:del w:id="706" w:author="司马长风" w:date="2026-04-24T16:54:16Z"/>
        </w:rPr>
      </w:pPr>
      <w:del w:id="707" w:author="司马长风" w:date="2026-04-24T16:54:16Z">
        <w:r>
          <w:rPr>
            <w:rFonts w:hint="eastAsia"/>
          </w:rPr>
          <w:fldChar w:fldCharType="begin"/>
        </w:r>
      </w:del>
      <w:del w:id="708" w:author="司马长风" w:date="2026-04-24T16:54:16Z">
        <w:r>
          <w:rPr>
            <w:rFonts w:hint="eastAsia"/>
          </w:rPr>
          <w:delInstrText xml:space="preserve"> HYPERLINK \l _Toc14656 </w:delInstrText>
        </w:r>
      </w:del>
      <w:del w:id="709" w:author="司马长风" w:date="2026-04-24T16:54:16Z">
        <w:r>
          <w:rPr>
            <w:rFonts w:hint="eastAsia"/>
          </w:rPr>
          <w:fldChar w:fldCharType="separate"/>
        </w:r>
      </w:del>
      <w:del w:id="710" w:author="司马长风" w:date="2026-04-24T16:54:16Z">
        <w:r>
          <w:rPr>
            <w:rFonts w:hint="eastAsia"/>
          </w:rPr>
          <w:delText xml:space="preserve">第一节 </w:delText>
        </w:r>
      </w:del>
      <w:del w:id="711" w:author="司马长风" w:date="2026-04-24T16:54:16Z">
        <w:r>
          <w:rPr/>
          <w:delText>熵权-TOPSIS方法应用的适用性分析</w:delText>
        </w:r>
      </w:del>
      <w:del w:id="712" w:author="司马长风" w:date="2026-04-24T16:54:16Z">
        <w:r>
          <w:rPr/>
          <w:tab/>
        </w:r>
      </w:del>
      <w:del w:id="713" w:author="司马长风" w:date="2026-04-24T16:54:16Z">
        <w:r>
          <w:rPr/>
          <w:fldChar w:fldCharType="begin"/>
        </w:r>
      </w:del>
      <w:del w:id="714" w:author="司马长风" w:date="2026-04-24T16:54:16Z">
        <w:r>
          <w:rPr/>
          <w:delInstrText xml:space="preserve"> PAGEREF _Toc14656 \h </w:delInstrText>
        </w:r>
      </w:del>
      <w:del w:id="715" w:author="司马长风" w:date="2026-04-24T16:54:16Z">
        <w:r>
          <w:rPr/>
          <w:fldChar w:fldCharType="separate"/>
        </w:r>
      </w:del>
      <w:del w:id="716" w:author="司马长风" w:date="2026-04-24T16:54:16Z">
        <w:r>
          <w:rPr/>
          <w:delText>45</w:delText>
        </w:r>
      </w:del>
      <w:del w:id="717" w:author="司马长风" w:date="2026-04-24T16:54:16Z">
        <w:r>
          <w:rPr/>
          <w:fldChar w:fldCharType="end"/>
        </w:r>
      </w:del>
      <w:del w:id="718" w:author="司马长风" w:date="2026-04-24T16:54:16Z">
        <w:r>
          <w:rPr>
            <w:rFonts w:hint="eastAsia"/>
          </w:rPr>
          <w:fldChar w:fldCharType="end"/>
        </w:r>
      </w:del>
    </w:p>
    <w:p w14:paraId="79834ADA">
      <w:pPr>
        <w:pStyle w:val="32"/>
        <w:tabs>
          <w:tab w:val="right" w:leader="dot" w:pos="8507"/>
          <w:tab w:val="clear" w:pos="8780"/>
        </w:tabs>
        <w:ind w:firstLine="260"/>
        <w:rPr>
          <w:del w:id="719" w:author="司马长风" w:date="2026-04-24T16:54:16Z"/>
        </w:rPr>
      </w:pPr>
      <w:del w:id="720" w:author="司马长风" w:date="2026-04-24T16:54:16Z">
        <w:r>
          <w:rPr>
            <w:rFonts w:hint="eastAsia"/>
          </w:rPr>
          <w:fldChar w:fldCharType="begin"/>
        </w:r>
      </w:del>
      <w:del w:id="721" w:author="司马长风" w:date="2026-04-24T16:54:16Z">
        <w:r>
          <w:rPr>
            <w:rFonts w:hint="eastAsia"/>
          </w:rPr>
          <w:delInstrText xml:space="preserve"> HYPERLINK \l _Toc29352 </w:delInstrText>
        </w:r>
      </w:del>
      <w:del w:id="722" w:author="司马长风" w:date="2026-04-24T16:54:16Z">
        <w:r>
          <w:rPr>
            <w:rFonts w:hint="eastAsia"/>
          </w:rPr>
          <w:fldChar w:fldCharType="separate"/>
        </w:r>
      </w:del>
      <w:del w:id="723" w:author="司马长风" w:date="2026-04-24T16:54:16Z">
        <w:r>
          <w:rPr>
            <w:rFonts w:hint="eastAsia"/>
          </w:rPr>
          <w:delText xml:space="preserve">第二节 </w:delText>
        </w:r>
      </w:del>
      <w:del w:id="724" w:author="司马长风" w:date="2026-04-24T16:54:16Z">
        <w:r>
          <w:rPr/>
          <w:delText>基于熵权-TOPSIS方法的M公司财务风险评价过程及分析</w:delText>
        </w:r>
      </w:del>
      <w:del w:id="725" w:author="司马长风" w:date="2026-04-24T16:54:16Z">
        <w:r>
          <w:rPr/>
          <w:tab/>
        </w:r>
      </w:del>
      <w:del w:id="726" w:author="司马长风" w:date="2026-04-24T16:54:16Z">
        <w:r>
          <w:rPr/>
          <w:fldChar w:fldCharType="begin"/>
        </w:r>
      </w:del>
      <w:del w:id="727" w:author="司马长风" w:date="2026-04-24T16:54:16Z">
        <w:r>
          <w:rPr/>
          <w:delInstrText xml:space="preserve"> PAGEREF _Toc29352 \h </w:delInstrText>
        </w:r>
      </w:del>
      <w:del w:id="728" w:author="司马长风" w:date="2026-04-24T16:54:16Z">
        <w:r>
          <w:rPr/>
          <w:fldChar w:fldCharType="separate"/>
        </w:r>
      </w:del>
      <w:del w:id="729" w:author="司马长风" w:date="2026-04-24T16:54:16Z">
        <w:r>
          <w:rPr/>
          <w:delText>46</w:delText>
        </w:r>
      </w:del>
      <w:del w:id="730" w:author="司马长风" w:date="2026-04-24T16:54:16Z">
        <w:r>
          <w:rPr/>
          <w:fldChar w:fldCharType="end"/>
        </w:r>
      </w:del>
      <w:del w:id="731" w:author="司马长风" w:date="2026-04-24T16:54:16Z">
        <w:r>
          <w:rPr>
            <w:rFonts w:hint="eastAsia"/>
          </w:rPr>
          <w:fldChar w:fldCharType="end"/>
        </w:r>
      </w:del>
    </w:p>
    <w:p w14:paraId="55C07172">
      <w:pPr>
        <w:pStyle w:val="20"/>
        <w:tabs>
          <w:tab w:val="right" w:leader="dot" w:pos="8507"/>
          <w:tab w:val="clear" w:pos="8780"/>
        </w:tabs>
        <w:ind w:firstLine="520"/>
        <w:rPr>
          <w:del w:id="732" w:author="司马长风" w:date="2026-04-24T16:54:16Z"/>
        </w:rPr>
      </w:pPr>
      <w:del w:id="733" w:author="司马长风" w:date="2026-04-24T16:54:16Z">
        <w:r>
          <w:rPr>
            <w:rFonts w:hint="eastAsia"/>
          </w:rPr>
          <w:fldChar w:fldCharType="begin"/>
        </w:r>
      </w:del>
      <w:del w:id="734" w:author="司马长风" w:date="2026-04-24T16:54:16Z">
        <w:r>
          <w:rPr>
            <w:rFonts w:hint="eastAsia"/>
          </w:rPr>
          <w:delInstrText xml:space="preserve"> HYPERLINK \l _Toc26358 </w:delInstrText>
        </w:r>
      </w:del>
      <w:del w:id="735" w:author="司马长风" w:date="2026-04-24T16:54:16Z">
        <w:r>
          <w:rPr>
            <w:rFonts w:hint="eastAsia"/>
          </w:rPr>
          <w:fldChar w:fldCharType="separate"/>
        </w:r>
      </w:del>
      <w:del w:id="736" w:author="司马长风" w:date="2026-04-24T16:54:16Z">
        <w:r>
          <w:rPr>
            <w:rFonts w:hint="eastAsia"/>
          </w:rPr>
          <w:delText>一、 一级指标评价过程</w:delText>
        </w:r>
      </w:del>
      <w:del w:id="737" w:author="司马长风" w:date="2026-04-24T16:54:16Z">
        <w:r>
          <w:rPr/>
          <w:tab/>
        </w:r>
      </w:del>
      <w:del w:id="738" w:author="司马长风" w:date="2026-04-24T16:54:16Z">
        <w:r>
          <w:rPr/>
          <w:fldChar w:fldCharType="begin"/>
        </w:r>
      </w:del>
      <w:del w:id="739" w:author="司马长风" w:date="2026-04-24T16:54:16Z">
        <w:r>
          <w:rPr/>
          <w:delInstrText xml:space="preserve"> PAGEREF _Toc26358 \h </w:delInstrText>
        </w:r>
      </w:del>
      <w:del w:id="740" w:author="司马长风" w:date="2026-04-24T16:54:16Z">
        <w:r>
          <w:rPr/>
          <w:fldChar w:fldCharType="separate"/>
        </w:r>
      </w:del>
      <w:del w:id="741" w:author="司马长风" w:date="2026-04-24T16:54:16Z">
        <w:r>
          <w:rPr/>
          <w:delText>47</w:delText>
        </w:r>
      </w:del>
      <w:del w:id="742" w:author="司马长风" w:date="2026-04-24T16:54:16Z">
        <w:r>
          <w:rPr/>
          <w:fldChar w:fldCharType="end"/>
        </w:r>
      </w:del>
      <w:del w:id="743" w:author="司马长风" w:date="2026-04-24T16:54:16Z">
        <w:r>
          <w:rPr>
            <w:rFonts w:hint="eastAsia"/>
          </w:rPr>
          <w:fldChar w:fldCharType="end"/>
        </w:r>
      </w:del>
    </w:p>
    <w:p w14:paraId="7994BB6C">
      <w:pPr>
        <w:pStyle w:val="20"/>
        <w:tabs>
          <w:tab w:val="right" w:leader="dot" w:pos="8507"/>
          <w:tab w:val="clear" w:pos="8780"/>
        </w:tabs>
        <w:ind w:firstLine="520"/>
        <w:rPr>
          <w:del w:id="744" w:author="司马长风" w:date="2026-04-24T16:54:16Z"/>
        </w:rPr>
      </w:pPr>
      <w:del w:id="745" w:author="司马长风" w:date="2026-04-24T16:54:16Z">
        <w:r>
          <w:rPr>
            <w:rFonts w:hint="eastAsia"/>
          </w:rPr>
          <w:fldChar w:fldCharType="begin"/>
        </w:r>
      </w:del>
      <w:del w:id="746" w:author="司马长风" w:date="2026-04-24T16:54:16Z">
        <w:r>
          <w:rPr>
            <w:rFonts w:hint="eastAsia"/>
          </w:rPr>
          <w:delInstrText xml:space="preserve"> HYPERLINK \l _Toc9776 </w:delInstrText>
        </w:r>
      </w:del>
      <w:del w:id="747" w:author="司马长风" w:date="2026-04-24T16:54:16Z">
        <w:r>
          <w:rPr>
            <w:rFonts w:hint="eastAsia"/>
          </w:rPr>
          <w:fldChar w:fldCharType="separate"/>
        </w:r>
      </w:del>
      <w:del w:id="748" w:author="司马长风" w:date="2026-04-24T16:54:16Z">
        <w:r>
          <w:rPr>
            <w:rFonts w:hint="eastAsia"/>
          </w:rPr>
          <w:delText>二、 —级指标评价结果分析</w:delText>
        </w:r>
      </w:del>
      <w:del w:id="749" w:author="司马长风" w:date="2026-04-24T16:54:16Z">
        <w:r>
          <w:rPr/>
          <w:tab/>
        </w:r>
      </w:del>
      <w:del w:id="750" w:author="司马长风" w:date="2026-04-24T16:54:16Z">
        <w:r>
          <w:rPr/>
          <w:fldChar w:fldCharType="begin"/>
        </w:r>
      </w:del>
      <w:del w:id="751" w:author="司马长风" w:date="2026-04-24T16:54:16Z">
        <w:r>
          <w:rPr/>
          <w:delInstrText xml:space="preserve"> PAGEREF _Toc9776 \h </w:delInstrText>
        </w:r>
      </w:del>
      <w:del w:id="752" w:author="司马长风" w:date="2026-04-24T16:54:16Z">
        <w:r>
          <w:rPr/>
          <w:fldChar w:fldCharType="separate"/>
        </w:r>
      </w:del>
      <w:del w:id="753" w:author="司马长风" w:date="2026-04-24T16:54:16Z">
        <w:r>
          <w:rPr/>
          <w:delText>50</w:delText>
        </w:r>
      </w:del>
      <w:del w:id="754" w:author="司马长风" w:date="2026-04-24T16:54:16Z">
        <w:r>
          <w:rPr/>
          <w:fldChar w:fldCharType="end"/>
        </w:r>
      </w:del>
      <w:del w:id="755" w:author="司马长风" w:date="2026-04-24T16:54:16Z">
        <w:r>
          <w:rPr>
            <w:rFonts w:hint="eastAsia"/>
          </w:rPr>
          <w:fldChar w:fldCharType="end"/>
        </w:r>
      </w:del>
    </w:p>
    <w:p w14:paraId="629AE410">
      <w:pPr>
        <w:pStyle w:val="20"/>
        <w:tabs>
          <w:tab w:val="right" w:leader="dot" w:pos="8507"/>
          <w:tab w:val="clear" w:pos="8780"/>
        </w:tabs>
        <w:ind w:firstLine="520"/>
        <w:rPr>
          <w:del w:id="756" w:author="司马长风" w:date="2026-04-24T16:54:16Z"/>
        </w:rPr>
      </w:pPr>
      <w:del w:id="757" w:author="司马长风" w:date="2026-04-24T16:54:16Z">
        <w:r>
          <w:rPr>
            <w:rFonts w:hint="eastAsia"/>
          </w:rPr>
          <w:fldChar w:fldCharType="begin"/>
        </w:r>
      </w:del>
      <w:del w:id="758" w:author="司马长风" w:date="2026-04-24T16:54:16Z">
        <w:r>
          <w:rPr>
            <w:rFonts w:hint="eastAsia"/>
          </w:rPr>
          <w:delInstrText xml:space="preserve"> HYPERLINK \l _Toc23300 </w:delInstrText>
        </w:r>
      </w:del>
      <w:del w:id="759" w:author="司马长风" w:date="2026-04-24T16:54:16Z">
        <w:r>
          <w:rPr>
            <w:rFonts w:hint="eastAsia"/>
          </w:rPr>
          <w:fldChar w:fldCharType="separate"/>
        </w:r>
      </w:del>
      <w:del w:id="760" w:author="司马长风" w:date="2026-04-24T16:54:16Z">
        <w:r>
          <w:rPr>
            <w:rFonts w:hint="eastAsia"/>
          </w:rPr>
          <w:delText>三、 M公司财务风险综合评价过程及分析</w:delText>
        </w:r>
      </w:del>
      <w:del w:id="761" w:author="司马长风" w:date="2026-04-24T16:54:16Z">
        <w:r>
          <w:rPr/>
          <w:tab/>
        </w:r>
      </w:del>
      <w:del w:id="762" w:author="司马长风" w:date="2026-04-24T16:54:16Z">
        <w:r>
          <w:rPr/>
          <w:fldChar w:fldCharType="begin"/>
        </w:r>
      </w:del>
      <w:del w:id="763" w:author="司马长风" w:date="2026-04-24T16:54:16Z">
        <w:r>
          <w:rPr/>
          <w:delInstrText xml:space="preserve"> PAGEREF _Toc23300 \h </w:delInstrText>
        </w:r>
      </w:del>
      <w:del w:id="764" w:author="司马长风" w:date="2026-04-24T16:54:16Z">
        <w:r>
          <w:rPr/>
          <w:fldChar w:fldCharType="separate"/>
        </w:r>
      </w:del>
      <w:del w:id="765" w:author="司马长风" w:date="2026-04-24T16:54:16Z">
        <w:r>
          <w:rPr/>
          <w:delText>54</w:delText>
        </w:r>
      </w:del>
      <w:del w:id="766" w:author="司马长风" w:date="2026-04-24T16:54:16Z">
        <w:r>
          <w:rPr/>
          <w:fldChar w:fldCharType="end"/>
        </w:r>
      </w:del>
      <w:del w:id="767" w:author="司马长风" w:date="2026-04-24T16:54:16Z">
        <w:r>
          <w:rPr>
            <w:rFonts w:hint="eastAsia"/>
          </w:rPr>
          <w:fldChar w:fldCharType="end"/>
        </w:r>
      </w:del>
    </w:p>
    <w:p w14:paraId="1527E669">
      <w:pPr>
        <w:pStyle w:val="29"/>
        <w:tabs>
          <w:tab w:val="right" w:leader="dot" w:pos="8507"/>
          <w:tab w:val="clear" w:pos="8780"/>
        </w:tabs>
        <w:rPr>
          <w:del w:id="768" w:author="司马长风" w:date="2026-04-24T16:54:16Z"/>
        </w:rPr>
      </w:pPr>
      <w:del w:id="769" w:author="司马长风" w:date="2026-04-24T16:54:16Z">
        <w:r>
          <w:rPr>
            <w:rFonts w:hint="eastAsia"/>
          </w:rPr>
          <w:fldChar w:fldCharType="begin"/>
        </w:r>
      </w:del>
      <w:del w:id="770" w:author="司马长风" w:date="2026-04-24T16:54:16Z">
        <w:r>
          <w:rPr>
            <w:rFonts w:hint="eastAsia"/>
          </w:rPr>
          <w:delInstrText xml:space="preserve"> HYPERLINK \l _Toc20533 </w:delInstrText>
        </w:r>
      </w:del>
      <w:del w:id="771" w:author="司马长风" w:date="2026-04-24T16:54:16Z">
        <w:r>
          <w:rPr>
            <w:rFonts w:hint="eastAsia"/>
          </w:rPr>
          <w:fldChar w:fldCharType="separate"/>
        </w:r>
      </w:del>
      <w:del w:id="772" w:author="司马长风" w:date="2026-04-24T16:54:16Z">
        <w:r>
          <w:rPr/>
          <w:delText>第六章 轻资产运营模式下M公司财务风险控制策略</w:delText>
        </w:r>
      </w:del>
      <w:del w:id="773" w:author="司马长风" w:date="2026-04-24T16:54:16Z">
        <w:r>
          <w:rPr/>
          <w:tab/>
        </w:r>
      </w:del>
      <w:del w:id="774" w:author="司马长风" w:date="2026-04-24T16:54:16Z">
        <w:r>
          <w:rPr/>
          <w:fldChar w:fldCharType="begin"/>
        </w:r>
      </w:del>
      <w:del w:id="775" w:author="司马长风" w:date="2026-04-24T16:54:16Z">
        <w:r>
          <w:rPr/>
          <w:delInstrText xml:space="preserve"> PAGEREF _Toc20533 \h </w:delInstrText>
        </w:r>
      </w:del>
      <w:del w:id="776" w:author="司马长风" w:date="2026-04-24T16:54:16Z">
        <w:r>
          <w:rPr/>
          <w:fldChar w:fldCharType="separate"/>
        </w:r>
      </w:del>
      <w:del w:id="777" w:author="司马长风" w:date="2026-04-24T16:54:16Z">
        <w:r>
          <w:rPr/>
          <w:delText>59</w:delText>
        </w:r>
      </w:del>
      <w:del w:id="778" w:author="司马长风" w:date="2026-04-24T16:54:16Z">
        <w:r>
          <w:rPr/>
          <w:fldChar w:fldCharType="end"/>
        </w:r>
      </w:del>
      <w:del w:id="779" w:author="司马长风" w:date="2026-04-24T16:54:16Z">
        <w:r>
          <w:rPr>
            <w:rFonts w:hint="eastAsia"/>
          </w:rPr>
          <w:fldChar w:fldCharType="end"/>
        </w:r>
      </w:del>
    </w:p>
    <w:p w14:paraId="243F496F">
      <w:pPr>
        <w:pStyle w:val="32"/>
        <w:tabs>
          <w:tab w:val="right" w:leader="dot" w:pos="8507"/>
          <w:tab w:val="clear" w:pos="8780"/>
        </w:tabs>
        <w:ind w:firstLine="260"/>
        <w:rPr>
          <w:del w:id="780" w:author="司马长风" w:date="2026-04-24T16:54:16Z"/>
        </w:rPr>
      </w:pPr>
      <w:del w:id="781" w:author="司马长风" w:date="2026-04-24T16:54:16Z">
        <w:r>
          <w:rPr>
            <w:rFonts w:hint="eastAsia"/>
          </w:rPr>
          <w:fldChar w:fldCharType="begin"/>
        </w:r>
      </w:del>
      <w:del w:id="782" w:author="司马长风" w:date="2026-04-24T16:54:16Z">
        <w:r>
          <w:rPr>
            <w:rFonts w:hint="eastAsia"/>
          </w:rPr>
          <w:delInstrText xml:space="preserve"> HYPERLINK \l _Toc13323 </w:delInstrText>
        </w:r>
      </w:del>
      <w:del w:id="783" w:author="司马长风" w:date="2026-04-24T16:54:16Z">
        <w:r>
          <w:rPr>
            <w:rFonts w:hint="eastAsia"/>
          </w:rPr>
          <w:fldChar w:fldCharType="separate"/>
        </w:r>
      </w:del>
      <w:del w:id="784" w:author="司马长风" w:date="2026-04-24T16:54:16Z">
        <w:r>
          <w:rPr>
            <w:rFonts w:hint="eastAsia"/>
          </w:rPr>
          <w:delText xml:space="preserve">第一节 </w:delText>
        </w:r>
      </w:del>
      <w:del w:id="785" w:author="司马长风" w:date="2026-04-24T16:54:16Z">
        <w:r>
          <w:rPr/>
          <w:delText>筹资风险控制策略​</w:delText>
        </w:r>
      </w:del>
      <w:del w:id="786" w:author="司马长风" w:date="2026-04-24T16:54:16Z">
        <w:r>
          <w:rPr/>
          <w:tab/>
        </w:r>
      </w:del>
      <w:del w:id="787" w:author="司马长风" w:date="2026-04-24T16:54:16Z">
        <w:r>
          <w:rPr/>
          <w:fldChar w:fldCharType="begin"/>
        </w:r>
      </w:del>
      <w:del w:id="788" w:author="司马长风" w:date="2026-04-24T16:54:16Z">
        <w:r>
          <w:rPr/>
          <w:delInstrText xml:space="preserve"> PAGEREF _Toc13323 \h </w:delInstrText>
        </w:r>
      </w:del>
      <w:del w:id="789" w:author="司马长风" w:date="2026-04-24T16:54:16Z">
        <w:r>
          <w:rPr/>
          <w:fldChar w:fldCharType="separate"/>
        </w:r>
      </w:del>
      <w:del w:id="790" w:author="司马长风" w:date="2026-04-24T16:54:16Z">
        <w:r>
          <w:rPr/>
          <w:delText>59</w:delText>
        </w:r>
      </w:del>
      <w:del w:id="791" w:author="司马长风" w:date="2026-04-24T16:54:16Z">
        <w:r>
          <w:rPr/>
          <w:fldChar w:fldCharType="end"/>
        </w:r>
      </w:del>
      <w:del w:id="792" w:author="司马长风" w:date="2026-04-24T16:54:16Z">
        <w:r>
          <w:rPr>
            <w:rFonts w:hint="eastAsia"/>
          </w:rPr>
          <w:fldChar w:fldCharType="end"/>
        </w:r>
      </w:del>
    </w:p>
    <w:p w14:paraId="03342D02">
      <w:pPr>
        <w:pStyle w:val="20"/>
        <w:tabs>
          <w:tab w:val="right" w:leader="dot" w:pos="8507"/>
          <w:tab w:val="clear" w:pos="8780"/>
        </w:tabs>
        <w:ind w:firstLine="520"/>
        <w:rPr>
          <w:del w:id="793" w:author="司马长风" w:date="2026-04-24T16:54:16Z"/>
        </w:rPr>
      </w:pPr>
      <w:del w:id="794" w:author="司马长风" w:date="2026-04-24T16:54:16Z">
        <w:r>
          <w:rPr>
            <w:rFonts w:hint="eastAsia"/>
          </w:rPr>
          <w:fldChar w:fldCharType="begin"/>
        </w:r>
      </w:del>
      <w:del w:id="795" w:author="司马长风" w:date="2026-04-24T16:54:16Z">
        <w:r>
          <w:rPr>
            <w:rFonts w:hint="eastAsia"/>
          </w:rPr>
          <w:delInstrText xml:space="preserve"> HYPERLINK \l _Toc764 </w:delInstrText>
        </w:r>
      </w:del>
      <w:del w:id="796" w:author="司马长风" w:date="2026-04-24T16:54:16Z">
        <w:r>
          <w:rPr>
            <w:rFonts w:hint="eastAsia"/>
          </w:rPr>
          <w:fldChar w:fldCharType="separate"/>
        </w:r>
      </w:del>
      <w:del w:id="797" w:author="司马长风" w:date="2026-04-24T16:54:16Z">
        <w:r>
          <w:rPr>
            <w:rFonts w:hint="eastAsia"/>
          </w:rPr>
          <w:delText>一、 拓宽多元化筹资渠道​</w:delText>
        </w:r>
      </w:del>
      <w:del w:id="798" w:author="司马长风" w:date="2026-04-24T16:54:16Z">
        <w:r>
          <w:rPr/>
          <w:tab/>
        </w:r>
      </w:del>
      <w:del w:id="799" w:author="司马长风" w:date="2026-04-24T16:54:16Z">
        <w:r>
          <w:rPr/>
          <w:fldChar w:fldCharType="begin"/>
        </w:r>
      </w:del>
      <w:del w:id="800" w:author="司马长风" w:date="2026-04-24T16:54:16Z">
        <w:r>
          <w:rPr/>
          <w:delInstrText xml:space="preserve"> PAGEREF _Toc764 \h </w:delInstrText>
        </w:r>
      </w:del>
      <w:del w:id="801" w:author="司马长风" w:date="2026-04-24T16:54:16Z">
        <w:r>
          <w:rPr/>
          <w:fldChar w:fldCharType="separate"/>
        </w:r>
      </w:del>
      <w:del w:id="802" w:author="司马长风" w:date="2026-04-24T16:54:16Z">
        <w:r>
          <w:rPr/>
          <w:delText>59</w:delText>
        </w:r>
      </w:del>
      <w:del w:id="803" w:author="司马长风" w:date="2026-04-24T16:54:16Z">
        <w:r>
          <w:rPr/>
          <w:fldChar w:fldCharType="end"/>
        </w:r>
      </w:del>
      <w:del w:id="804" w:author="司马长风" w:date="2026-04-24T16:54:16Z">
        <w:r>
          <w:rPr>
            <w:rFonts w:hint="eastAsia"/>
          </w:rPr>
          <w:fldChar w:fldCharType="end"/>
        </w:r>
      </w:del>
    </w:p>
    <w:p w14:paraId="13B01089">
      <w:pPr>
        <w:pStyle w:val="20"/>
        <w:tabs>
          <w:tab w:val="right" w:leader="dot" w:pos="8507"/>
          <w:tab w:val="clear" w:pos="8780"/>
        </w:tabs>
        <w:ind w:firstLine="520"/>
        <w:rPr>
          <w:del w:id="805" w:author="司马长风" w:date="2026-04-24T16:54:16Z"/>
        </w:rPr>
      </w:pPr>
      <w:del w:id="806" w:author="司马长风" w:date="2026-04-24T16:54:16Z">
        <w:r>
          <w:rPr>
            <w:rFonts w:hint="eastAsia"/>
          </w:rPr>
          <w:fldChar w:fldCharType="begin"/>
        </w:r>
      </w:del>
      <w:del w:id="807" w:author="司马长风" w:date="2026-04-24T16:54:16Z">
        <w:r>
          <w:rPr>
            <w:rFonts w:hint="eastAsia"/>
          </w:rPr>
          <w:delInstrText xml:space="preserve"> HYPERLINK \l _Toc6333 </w:delInstrText>
        </w:r>
      </w:del>
      <w:del w:id="808" w:author="司马长风" w:date="2026-04-24T16:54:16Z">
        <w:r>
          <w:rPr>
            <w:rFonts w:hint="eastAsia"/>
          </w:rPr>
          <w:fldChar w:fldCharType="separate"/>
        </w:r>
      </w:del>
      <w:del w:id="809" w:author="司马长风" w:date="2026-04-24T16:54:16Z">
        <w:r>
          <w:rPr>
            <w:rFonts w:hint="eastAsia"/>
          </w:rPr>
          <w:delText>二、 完善资产结构​</w:delText>
        </w:r>
      </w:del>
      <w:del w:id="810" w:author="司马长风" w:date="2026-04-24T16:54:16Z">
        <w:r>
          <w:rPr/>
          <w:tab/>
        </w:r>
      </w:del>
      <w:del w:id="811" w:author="司马长风" w:date="2026-04-24T16:54:16Z">
        <w:r>
          <w:rPr/>
          <w:fldChar w:fldCharType="begin"/>
        </w:r>
      </w:del>
      <w:del w:id="812" w:author="司马长风" w:date="2026-04-24T16:54:16Z">
        <w:r>
          <w:rPr/>
          <w:delInstrText xml:space="preserve"> PAGEREF _Toc6333 \h </w:delInstrText>
        </w:r>
      </w:del>
      <w:del w:id="813" w:author="司马长风" w:date="2026-04-24T16:54:16Z">
        <w:r>
          <w:rPr/>
          <w:fldChar w:fldCharType="separate"/>
        </w:r>
      </w:del>
      <w:del w:id="814" w:author="司马长风" w:date="2026-04-24T16:54:16Z">
        <w:r>
          <w:rPr/>
          <w:delText>60</w:delText>
        </w:r>
      </w:del>
      <w:del w:id="815" w:author="司马长风" w:date="2026-04-24T16:54:16Z">
        <w:r>
          <w:rPr/>
          <w:fldChar w:fldCharType="end"/>
        </w:r>
      </w:del>
      <w:del w:id="816" w:author="司马长风" w:date="2026-04-24T16:54:16Z">
        <w:r>
          <w:rPr>
            <w:rFonts w:hint="eastAsia"/>
          </w:rPr>
          <w:fldChar w:fldCharType="end"/>
        </w:r>
      </w:del>
    </w:p>
    <w:p w14:paraId="29F4CB53">
      <w:pPr>
        <w:pStyle w:val="20"/>
        <w:tabs>
          <w:tab w:val="right" w:leader="dot" w:pos="8507"/>
          <w:tab w:val="clear" w:pos="8780"/>
        </w:tabs>
        <w:ind w:firstLine="520"/>
        <w:rPr>
          <w:del w:id="817" w:author="司马长风" w:date="2026-04-24T16:54:16Z"/>
        </w:rPr>
      </w:pPr>
      <w:del w:id="818" w:author="司马长风" w:date="2026-04-24T16:54:16Z">
        <w:r>
          <w:rPr>
            <w:rFonts w:hint="eastAsia"/>
          </w:rPr>
          <w:fldChar w:fldCharType="begin"/>
        </w:r>
      </w:del>
      <w:del w:id="819" w:author="司马长风" w:date="2026-04-24T16:54:16Z">
        <w:r>
          <w:rPr>
            <w:rFonts w:hint="eastAsia"/>
          </w:rPr>
          <w:delInstrText xml:space="preserve"> HYPERLINK \l _Toc14827 </w:delInstrText>
        </w:r>
      </w:del>
      <w:del w:id="820" w:author="司马长风" w:date="2026-04-24T16:54:16Z">
        <w:r>
          <w:rPr>
            <w:rFonts w:hint="eastAsia"/>
          </w:rPr>
          <w:fldChar w:fldCharType="separate"/>
        </w:r>
      </w:del>
      <w:del w:id="821" w:author="司马长风" w:date="2026-04-24T16:54:16Z">
        <w:r>
          <w:rPr>
            <w:rFonts w:hint="eastAsia"/>
          </w:rPr>
          <w:delText>三、 调整债务结构​</w:delText>
        </w:r>
      </w:del>
      <w:del w:id="822" w:author="司马长风" w:date="2026-04-24T16:54:16Z">
        <w:r>
          <w:rPr/>
          <w:tab/>
        </w:r>
      </w:del>
      <w:del w:id="823" w:author="司马长风" w:date="2026-04-24T16:54:16Z">
        <w:r>
          <w:rPr/>
          <w:fldChar w:fldCharType="begin"/>
        </w:r>
      </w:del>
      <w:del w:id="824" w:author="司马长风" w:date="2026-04-24T16:54:16Z">
        <w:r>
          <w:rPr/>
          <w:delInstrText xml:space="preserve"> PAGEREF _Toc14827 \h </w:delInstrText>
        </w:r>
      </w:del>
      <w:del w:id="825" w:author="司马长风" w:date="2026-04-24T16:54:16Z">
        <w:r>
          <w:rPr/>
          <w:fldChar w:fldCharType="separate"/>
        </w:r>
      </w:del>
      <w:del w:id="826" w:author="司马长风" w:date="2026-04-24T16:54:16Z">
        <w:r>
          <w:rPr/>
          <w:delText>60</w:delText>
        </w:r>
      </w:del>
      <w:del w:id="827" w:author="司马长风" w:date="2026-04-24T16:54:16Z">
        <w:r>
          <w:rPr/>
          <w:fldChar w:fldCharType="end"/>
        </w:r>
      </w:del>
      <w:del w:id="828" w:author="司马长风" w:date="2026-04-24T16:54:16Z">
        <w:r>
          <w:rPr>
            <w:rFonts w:hint="eastAsia"/>
          </w:rPr>
          <w:fldChar w:fldCharType="end"/>
        </w:r>
      </w:del>
    </w:p>
    <w:p w14:paraId="64A7E319">
      <w:pPr>
        <w:pStyle w:val="32"/>
        <w:tabs>
          <w:tab w:val="right" w:leader="dot" w:pos="8507"/>
          <w:tab w:val="clear" w:pos="8780"/>
        </w:tabs>
        <w:ind w:firstLine="260"/>
        <w:rPr>
          <w:del w:id="829" w:author="司马长风" w:date="2026-04-24T16:54:16Z"/>
        </w:rPr>
      </w:pPr>
      <w:del w:id="830" w:author="司马长风" w:date="2026-04-24T16:54:16Z">
        <w:r>
          <w:rPr>
            <w:rFonts w:hint="eastAsia"/>
          </w:rPr>
          <w:fldChar w:fldCharType="begin"/>
        </w:r>
      </w:del>
      <w:del w:id="831" w:author="司马长风" w:date="2026-04-24T16:54:16Z">
        <w:r>
          <w:rPr>
            <w:rFonts w:hint="eastAsia"/>
          </w:rPr>
          <w:delInstrText xml:space="preserve"> HYPERLINK \l _Toc12413 </w:delInstrText>
        </w:r>
      </w:del>
      <w:del w:id="832" w:author="司马长风" w:date="2026-04-24T16:54:16Z">
        <w:r>
          <w:rPr>
            <w:rFonts w:hint="eastAsia"/>
          </w:rPr>
          <w:fldChar w:fldCharType="separate"/>
        </w:r>
      </w:del>
      <w:del w:id="833" w:author="司马长风" w:date="2026-04-24T16:54:16Z">
        <w:r>
          <w:rPr>
            <w:rFonts w:hint="eastAsia"/>
          </w:rPr>
          <w:delText xml:space="preserve">第二节 </w:delText>
        </w:r>
      </w:del>
      <w:del w:id="834" w:author="司马长风" w:date="2026-04-24T16:54:16Z">
        <w:r>
          <w:rPr/>
          <w:delText>投资风险控制策略​</w:delText>
        </w:r>
      </w:del>
      <w:del w:id="835" w:author="司马长风" w:date="2026-04-24T16:54:16Z">
        <w:r>
          <w:rPr/>
          <w:tab/>
        </w:r>
      </w:del>
      <w:del w:id="836" w:author="司马长风" w:date="2026-04-24T16:54:16Z">
        <w:r>
          <w:rPr/>
          <w:fldChar w:fldCharType="begin"/>
        </w:r>
      </w:del>
      <w:del w:id="837" w:author="司马长风" w:date="2026-04-24T16:54:16Z">
        <w:r>
          <w:rPr/>
          <w:delInstrText xml:space="preserve"> PAGEREF _Toc12413 \h </w:delInstrText>
        </w:r>
      </w:del>
      <w:del w:id="838" w:author="司马长风" w:date="2026-04-24T16:54:16Z">
        <w:r>
          <w:rPr/>
          <w:fldChar w:fldCharType="separate"/>
        </w:r>
      </w:del>
      <w:del w:id="839" w:author="司马长风" w:date="2026-04-24T16:54:16Z">
        <w:r>
          <w:rPr/>
          <w:delText>61</w:delText>
        </w:r>
      </w:del>
      <w:del w:id="840" w:author="司马长风" w:date="2026-04-24T16:54:16Z">
        <w:r>
          <w:rPr/>
          <w:fldChar w:fldCharType="end"/>
        </w:r>
      </w:del>
      <w:del w:id="841" w:author="司马长风" w:date="2026-04-24T16:54:16Z">
        <w:r>
          <w:rPr>
            <w:rFonts w:hint="eastAsia"/>
          </w:rPr>
          <w:fldChar w:fldCharType="end"/>
        </w:r>
      </w:del>
    </w:p>
    <w:p w14:paraId="5689B8FA">
      <w:pPr>
        <w:pStyle w:val="20"/>
        <w:tabs>
          <w:tab w:val="right" w:leader="dot" w:pos="8507"/>
          <w:tab w:val="clear" w:pos="8780"/>
        </w:tabs>
        <w:ind w:firstLine="520"/>
        <w:rPr>
          <w:del w:id="842" w:author="司马长风" w:date="2026-04-24T16:54:16Z"/>
        </w:rPr>
      </w:pPr>
      <w:del w:id="843" w:author="司马长风" w:date="2026-04-24T16:54:16Z">
        <w:r>
          <w:rPr>
            <w:rFonts w:hint="eastAsia"/>
          </w:rPr>
          <w:fldChar w:fldCharType="begin"/>
        </w:r>
      </w:del>
      <w:del w:id="844" w:author="司马长风" w:date="2026-04-24T16:54:16Z">
        <w:r>
          <w:rPr>
            <w:rFonts w:hint="eastAsia"/>
          </w:rPr>
          <w:delInstrText xml:space="preserve"> HYPERLINK \l _Toc31269 </w:delInstrText>
        </w:r>
      </w:del>
      <w:del w:id="845" w:author="司马长风" w:date="2026-04-24T16:54:16Z">
        <w:r>
          <w:rPr>
            <w:rFonts w:hint="eastAsia"/>
          </w:rPr>
          <w:fldChar w:fldCharType="separate"/>
        </w:r>
      </w:del>
      <w:del w:id="846" w:author="司马长风" w:date="2026-04-24T16:54:16Z">
        <w:r>
          <w:rPr>
            <w:rFonts w:hint="eastAsia"/>
          </w:rPr>
          <w:delText>一、 加大研发创新投入力度​</w:delText>
        </w:r>
      </w:del>
      <w:del w:id="847" w:author="司马长风" w:date="2026-04-24T16:54:16Z">
        <w:r>
          <w:rPr/>
          <w:tab/>
        </w:r>
      </w:del>
      <w:del w:id="848" w:author="司马长风" w:date="2026-04-24T16:54:16Z">
        <w:r>
          <w:rPr/>
          <w:fldChar w:fldCharType="begin"/>
        </w:r>
      </w:del>
      <w:del w:id="849" w:author="司马长风" w:date="2026-04-24T16:54:16Z">
        <w:r>
          <w:rPr/>
          <w:delInstrText xml:space="preserve"> PAGEREF _Toc31269 \h </w:delInstrText>
        </w:r>
      </w:del>
      <w:del w:id="850" w:author="司马长风" w:date="2026-04-24T16:54:16Z">
        <w:r>
          <w:rPr/>
          <w:fldChar w:fldCharType="separate"/>
        </w:r>
      </w:del>
      <w:del w:id="851" w:author="司马长风" w:date="2026-04-24T16:54:16Z">
        <w:r>
          <w:rPr/>
          <w:delText>61</w:delText>
        </w:r>
      </w:del>
      <w:del w:id="852" w:author="司马长风" w:date="2026-04-24T16:54:16Z">
        <w:r>
          <w:rPr/>
          <w:fldChar w:fldCharType="end"/>
        </w:r>
      </w:del>
      <w:del w:id="853" w:author="司马长风" w:date="2026-04-24T16:54:16Z">
        <w:r>
          <w:rPr>
            <w:rFonts w:hint="eastAsia"/>
          </w:rPr>
          <w:fldChar w:fldCharType="end"/>
        </w:r>
      </w:del>
    </w:p>
    <w:p w14:paraId="6AE53944">
      <w:pPr>
        <w:pStyle w:val="20"/>
        <w:tabs>
          <w:tab w:val="right" w:leader="dot" w:pos="8507"/>
          <w:tab w:val="clear" w:pos="8780"/>
        </w:tabs>
        <w:ind w:firstLine="520"/>
        <w:rPr>
          <w:del w:id="854" w:author="司马长风" w:date="2026-04-24T16:54:16Z"/>
        </w:rPr>
      </w:pPr>
      <w:del w:id="855" w:author="司马长风" w:date="2026-04-24T16:54:16Z">
        <w:r>
          <w:rPr>
            <w:rFonts w:hint="eastAsia"/>
          </w:rPr>
          <w:fldChar w:fldCharType="begin"/>
        </w:r>
      </w:del>
      <w:del w:id="856" w:author="司马长风" w:date="2026-04-24T16:54:16Z">
        <w:r>
          <w:rPr>
            <w:rFonts w:hint="eastAsia"/>
          </w:rPr>
          <w:delInstrText xml:space="preserve"> HYPERLINK \l _Toc8708 </w:delInstrText>
        </w:r>
      </w:del>
      <w:del w:id="857" w:author="司马长风" w:date="2026-04-24T16:54:16Z">
        <w:r>
          <w:rPr>
            <w:rFonts w:hint="eastAsia"/>
          </w:rPr>
          <w:fldChar w:fldCharType="separate"/>
        </w:r>
      </w:del>
      <w:del w:id="858" w:author="司马长风" w:date="2026-04-24T16:54:16Z">
        <w:r>
          <w:rPr>
            <w:rFonts w:hint="eastAsia"/>
          </w:rPr>
          <w:delText>二、 注重投资项目全程把控​</w:delText>
        </w:r>
      </w:del>
      <w:del w:id="859" w:author="司马长风" w:date="2026-04-24T16:54:16Z">
        <w:r>
          <w:rPr/>
          <w:tab/>
        </w:r>
      </w:del>
      <w:del w:id="860" w:author="司马长风" w:date="2026-04-24T16:54:16Z">
        <w:r>
          <w:rPr/>
          <w:fldChar w:fldCharType="begin"/>
        </w:r>
      </w:del>
      <w:del w:id="861" w:author="司马长风" w:date="2026-04-24T16:54:16Z">
        <w:r>
          <w:rPr/>
          <w:delInstrText xml:space="preserve"> PAGEREF _Toc8708 \h </w:delInstrText>
        </w:r>
      </w:del>
      <w:del w:id="862" w:author="司马长风" w:date="2026-04-24T16:54:16Z">
        <w:r>
          <w:rPr/>
          <w:fldChar w:fldCharType="separate"/>
        </w:r>
      </w:del>
      <w:del w:id="863" w:author="司马长风" w:date="2026-04-24T16:54:16Z">
        <w:r>
          <w:rPr/>
          <w:delText>62</w:delText>
        </w:r>
      </w:del>
      <w:del w:id="864" w:author="司马长风" w:date="2026-04-24T16:54:16Z">
        <w:r>
          <w:rPr/>
          <w:fldChar w:fldCharType="end"/>
        </w:r>
      </w:del>
      <w:del w:id="865" w:author="司马长风" w:date="2026-04-24T16:54:16Z">
        <w:r>
          <w:rPr>
            <w:rFonts w:hint="eastAsia"/>
          </w:rPr>
          <w:fldChar w:fldCharType="end"/>
        </w:r>
      </w:del>
    </w:p>
    <w:p w14:paraId="0E76DCC5">
      <w:pPr>
        <w:pStyle w:val="20"/>
        <w:tabs>
          <w:tab w:val="right" w:leader="dot" w:pos="8507"/>
          <w:tab w:val="clear" w:pos="8780"/>
        </w:tabs>
        <w:ind w:firstLine="520"/>
        <w:rPr>
          <w:del w:id="866" w:author="司马长风" w:date="2026-04-24T16:54:16Z"/>
        </w:rPr>
      </w:pPr>
      <w:del w:id="867" w:author="司马长风" w:date="2026-04-24T16:54:16Z">
        <w:r>
          <w:rPr>
            <w:rFonts w:hint="eastAsia"/>
          </w:rPr>
          <w:fldChar w:fldCharType="begin"/>
        </w:r>
      </w:del>
      <w:del w:id="868" w:author="司马长风" w:date="2026-04-24T16:54:16Z">
        <w:r>
          <w:rPr>
            <w:rFonts w:hint="eastAsia"/>
          </w:rPr>
          <w:delInstrText xml:space="preserve"> HYPERLINK \l _Toc13593 </w:delInstrText>
        </w:r>
      </w:del>
      <w:del w:id="869" w:author="司马长风" w:date="2026-04-24T16:54:16Z">
        <w:r>
          <w:rPr>
            <w:rFonts w:hint="eastAsia"/>
          </w:rPr>
          <w:fldChar w:fldCharType="separate"/>
        </w:r>
      </w:del>
      <w:del w:id="870" w:author="司马长风" w:date="2026-04-24T16:54:16Z">
        <w:r>
          <w:rPr>
            <w:rFonts w:hint="eastAsia"/>
          </w:rPr>
          <w:delText>三、 合理控制投资项目的成本费用支出​</w:delText>
        </w:r>
      </w:del>
      <w:del w:id="871" w:author="司马长风" w:date="2026-04-24T16:54:16Z">
        <w:r>
          <w:rPr/>
          <w:tab/>
        </w:r>
      </w:del>
      <w:del w:id="872" w:author="司马长风" w:date="2026-04-24T16:54:16Z">
        <w:r>
          <w:rPr/>
          <w:fldChar w:fldCharType="begin"/>
        </w:r>
      </w:del>
      <w:del w:id="873" w:author="司马长风" w:date="2026-04-24T16:54:16Z">
        <w:r>
          <w:rPr/>
          <w:delInstrText xml:space="preserve"> PAGEREF _Toc13593 \h </w:delInstrText>
        </w:r>
      </w:del>
      <w:del w:id="874" w:author="司马长风" w:date="2026-04-24T16:54:16Z">
        <w:r>
          <w:rPr/>
          <w:fldChar w:fldCharType="separate"/>
        </w:r>
      </w:del>
      <w:del w:id="875" w:author="司马长风" w:date="2026-04-24T16:54:16Z">
        <w:r>
          <w:rPr/>
          <w:delText>63</w:delText>
        </w:r>
      </w:del>
      <w:del w:id="876" w:author="司马长风" w:date="2026-04-24T16:54:16Z">
        <w:r>
          <w:rPr/>
          <w:fldChar w:fldCharType="end"/>
        </w:r>
      </w:del>
      <w:del w:id="877" w:author="司马长风" w:date="2026-04-24T16:54:16Z">
        <w:r>
          <w:rPr>
            <w:rFonts w:hint="eastAsia"/>
          </w:rPr>
          <w:fldChar w:fldCharType="end"/>
        </w:r>
      </w:del>
    </w:p>
    <w:p w14:paraId="469D2479">
      <w:pPr>
        <w:pStyle w:val="32"/>
        <w:tabs>
          <w:tab w:val="right" w:leader="dot" w:pos="8507"/>
          <w:tab w:val="clear" w:pos="8780"/>
        </w:tabs>
        <w:ind w:firstLine="260"/>
        <w:rPr>
          <w:del w:id="878" w:author="司马长风" w:date="2026-04-24T16:54:16Z"/>
        </w:rPr>
      </w:pPr>
      <w:del w:id="879" w:author="司马长风" w:date="2026-04-24T16:54:16Z">
        <w:r>
          <w:rPr>
            <w:rFonts w:hint="eastAsia"/>
          </w:rPr>
          <w:fldChar w:fldCharType="begin"/>
        </w:r>
      </w:del>
      <w:del w:id="880" w:author="司马长风" w:date="2026-04-24T16:54:16Z">
        <w:r>
          <w:rPr>
            <w:rFonts w:hint="eastAsia"/>
          </w:rPr>
          <w:delInstrText xml:space="preserve"> HYPERLINK \l _Toc20529 </w:delInstrText>
        </w:r>
      </w:del>
      <w:del w:id="881" w:author="司马长风" w:date="2026-04-24T16:54:16Z">
        <w:r>
          <w:rPr>
            <w:rFonts w:hint="eastAsia"/>
          </w:rPr>
          <w:fldChar w:fldCharType="separate"/>
        </w:r>
      </w:del>
      <w:del w:id="882" w:author="司马长风" w:date="2026-04-24T16:54:16Z">
        <w:r>
          <w:rPr>
            <w:rFonts w:hint="eastAsia"/>
          </w:rPr>
          <w:delText xml:space="preserve">第三节 </w:delText>
        </w:r>
      </w:del>
      <w:del w:id="883" w:author="司马长风" w:date="2026-04-24T16:54:16Z">
        <w:r>
          <w:rPr/>
          <w:delText>营运风险控制策略​</w:delText>
        </w:r>
      </w:del>
      <w:del w:id="884" w:author="司马长风" w:date="2026-04-24T16:54:16Z">
        <w:r>
          <w:rPr/>
          <w:tab/>
        </w:r>
      </w:del>
      <w:del w:id="885" w:author="司马长风" w:date="2026-04-24T16:54:16Z">
        <w:r>
          <w:rPr/>
          <w:fldChar w:fldCharType="begin"/>
        </w:r>
      </w:del>
      <w:del w:id="886" w:author="司马长风" w:date="2026-04-24T16:54:16Z">
        <w:r>
          <w:rPr/>
          <w:delInstrText xml:space="preserve"> PAGEREF _Toc20529 \h </w:delInstrText>
        </w:r>
      </w:del>
      <w:del w:id="887" w:author="司马长风" w:date="2026-04-24T16:54:16Z">
        <w:r>
          <w:rPr/>
          <w:fldChar w:fldCharType="separate"/>
        </w:r>
      </w:del>
      <w:del w:id="888" w:author="司马长风" w:date="2026-04-24T16:54:16Z">
        <w:r>
          <w:rPr/>
          <w:delText>64</w:delText>
        </w:r>
      </w:del>
      <w:del w:id="889" w:author="司马长风" w:date="2026-04-24T16:54:16Z">
        <w:r>
          <w:rPr/>
          <w:fldChar w:fldCharType="end"/>
        </w:r>
      </w:del>
      <w:del w:id="890" w:author="司马长风" w:date="2026-04-24T16:54:16Z">
        <w:r>
          <w:rPr>
            <w:rFonts w:hint="eastAsia"/>
          </w:rPr>
          <w:fldChar w:fldCharType="end"/>
        </w:r>
      </w:del>
    </w:p>
    <w:p w14:paraId="195E009A">
      <w:pPr>
        <w:pStyle w:val="20"/>
        <w:tabs>
          <w:tab w:val="right" w:leader="dot" w:pos="8507"/>
          <w:tab w:val="clear" w:pos="8780"/>
        </w:tabs>
        <w:ind w:firstLine="520"/>
        <w:rPr>
          <w:del w:id="891" w:author="司马长风" w:date="2026-04-24T16:54:16Z"/>
        </w:rPr>
      </w:pPr>
      <w:del w:id="892" w:author="司马长风" w:date="2026-04-24T16:54:16Z">
        <w:r>
          <w:rPr>
            <w:rFonts w:hint="eastAsia"/>
          </w:rPr>
          <w:fldChar w:fldCharType="begin"/>
        </w:r>
      </w:del>
      <w:del w:id="893" w:author="司马长风" w:date="2026-04-24T16:54:16Z">
        <w:r>
          <w:rPr>
            <w:rFonts w:hint="eastAsia"/>
          </w:rPr>
          <w:delInstrText xml:space="preserve"> HYPERLINK \l _Toc25742 </w:delInstrText>
        </w:r>
      </w:del>
      <w:del w:id="894" w:author="司马长风" w:date="2026-04-24T16:54:16Z">
        <w:r>
          <w:rPr>
            <w:rFonts w:hint="eastAsia"/>
          </w:rPr>
          <w:fldChar w:fldCharType="separate"/>
        </w:r>
      </w:del>
      <w:del w:id="895" w:author="司马长风" w:date="2026-04-24T16:54:16Z">
        <w:r>
          <w:rPr>
            <w:rFonts w:hint="eastAsia"/>
          </w:rPr>
          <w:delText>一、 加强供应链风险管控</w:delText>
        </w:r>
      </w:del>
      <w:del w:id="896" w:author="司马长风" w:date="2026-04-24T16:54:16Z">
        <w:r>
          <w:rPr/>
          <w:tab/>
        </w:r>
      </w:del>
      <w:del w:id="897" w:author="司马长风" w:date="2026-04-24T16:54:16Z">
        <w:r>
          <w:rPr/>
          <w:fldChar w:fldCharType="begin"/>
        </w:r>
      </w:del>
      <w:del w:id="898" w:author="司马长风" w:date="2026-04-24T16:54:16Z">
        <w:r>
          <w:rPr/>
          <w:delInstrText xml:space="preserve"> PAGEREF _Toc25742 \h </w:delInstrText>
        </w:r>
      </w:del>
      <w:del w:id="899" w:author="司马长风" w:date="2026-04-24T16:54:16Z">
        <w:r>
          <w:rPr/>
          <w:fldChar w:fldCharType="separate"/>
        </w:r>
      </w:del>
      <w:del w:id="900" w:author="司马长风" w:date="2026-04-24T16:54:16Z">
        <w:r>
          <w:rPr/>
          <w:delText>64</w:delText>
        </w:r>
      </w:del>
      <w:del w:id="901" w:author="司马长风" w:date="2026-04-24T16:54:16Z">
        <w:r>
          <w:rPr/>
          <w:fldChar w:fldCharType="end"/>
        </w:r>
      </w:del>
      <w:del w:id="902" w:author="司马长风" w:date="2026-04-24T16:54:16Z">
        <w:r>
          <w:rPr>
            <w:rFonts w:hint="eastAsia"/>
          </w:rPr>
          <w:fldChar w:fldCharType="end"/>
        </w:r>
      </w:del>
    </w:p>
    <w:p w14:paraId="070255CE">
      <w:pPr>
        <w:pStyle w:val="20"/>
        <w:tabs>
          <w:tab w:val="right" w:leader="dot" w:pos="8507"/>
          <w:tab w:val="clear" w:pos="8780"/>
        </w:tabs>
        <w:ind w:firstLine="520"/>
        <w:rPr>
          <w:del w:id="903" w:author="司马长风" w:date="2026-04-24T16:54:16Z"/>
        </w:rPr>
      </w:pPr>
      <w:del w:id="904" w:author="司马长风" w:date="2026-04-24T16:54:16Z">
        <w:r>
          <w:rPr>
            <w:rFonts w:hint="eastAsia"/>
          </w:rPr>
          <w:fldChar w:fldCharType="begin"/>
        </w:r>
      </w:del>
      <w:del w:id="905" w:author="司马长风" w:date="2026-04-24T16:54:16Z">
        <w:r>
          <w:rPr>
            <w:rFonts w:hint="eastAsia"/>
          </w:rPr>
          <w:delInstrText xml:space="preserve"> HYPERLINK \l _Toc3705 </w:delInstrText>
        </w:r>
      </w:del>
      <w:del w:id="906" w:author="司马长风" w:date="2026-04-24T16:54:16Z">
        <w:r>
          <w:rPr>
            <w:rFonts w:hint="eastAsia"/>
          </w:rPr>
          <w:fldChar w:fldCharType="separate"/>
        </w:r>
      </w:del>
      <w:del w:id="907" w:author="司马长风" w:date="2026-04-24T16:54:16Z">
        <w:r>
          <w:rPr>
            <w:rFonts w:hint="eastAsia"/>
            <w:bCs/>
          </w:rPr>
          <w:delText>二、 优化存货管理​</w:delText>
        </w:r>
      </w:del>
      <w:del w:id="908" w:author="司马长风" w:date="2026-04-24T16:54:16Z">
        <w:r>
          <w:rPr/>
          <w:tab/>
        </w:r>
      </w:del>
      <w:del w:id="909" w:author="司马长风" w:date="2026-04-24T16:54:16Z">
        <w:r>
          <w:rPr/>
          <w:fldChar w:fldCharType="begin"/>
        </w:r>
      </w:del>
      <w:del w:id="910" w:author="司马长风" w:date="2026-04-24T16:54:16Z">
        <w:r>
          <w:rPr/>
          <w:delInstrText xml:space="preserve"> PAGEREF _Toc3705 \h </w:delInstrText>
        </w:r>
      </w:del>
      <w:del w:id="911" w:author="司马长风" w:date="2026-04-24T16:54:16Z">
        <w:r>
          <w:rPr/>
          <w:fldChar w:fldCharType="separate"/>
        </w:r>
      </w:del>
      <w:del w:id="912" w:author="司马长风" w:date="2026-04-24T16:54:16Z">
        <w:r>
          <w:rPr/>
          <w:delText>65</w:delText>
        </w:r>
      </w:del>
      <w:del w:id="913" w:author="司马长风" w:date="2026-04-24T16:54:16Z">
        <w:r>
          <w:rPr/>
          <w:fldChar w:fldCharType="end"/>
        </w:r>
      </w:del>
      <w:del w:id="914" w:author="司马长风" w:date="2026-04-24T16:54:16Z">
        <w:r>
          <w:rPr>
            <w:rFonts w:hint="eastAsia"/>
          </w:rPr>
          <w:fldChar w:fldCharType="end"/>
        </w:r>
      </w:del>
    </w:p>
    <w:p w14:paraId="29FCDC39">
      <w:pPr>
        <w:pStyle w:val="20"/>
        <w:tabs>
          <w:tab w:val="right" w:leader="dot" w:pos="8507"/>
          <w:tab w:val="clear" w:pos="8780"/>
        </w:tabs>
        <w:ind w:firstLine="520"/>
        <w:rPr>
          <w:del w:id="915" w:author="司马长风" w:date="2026-04-24T16:54:16Z"/>
        </w:rPr>
      </w:pPr>
      <w:del w:id="916" w:author="司马长风" w:date="2026-04-24T16:54:16Z">
        <w:r>
          <w:rPr>
            <w:rFonts w:hint="eastAsia"/>
          </w:rPr>
          <w:fldChar w:fldCharType="begin"/>
        </w:r>
      </w:del>
      <w:del w:id="917" w:author="司马长风" w:date="2026-04-24T16:54:16Z">
        <w:r>
          <w:rPr>
            <w:rFonts w:hint="eastAsia"/>
          </w:rPr>
          <w:delInstrText xml:space="preserve"> HYPERLINK \l _Toc21478 </w:delInstrText>
        </w:r>
      </w:del>
      <w:del w:id="918" w:author="司马长风" w:date="2026-04-24T16:54:16Z">
        <w:r>
          <w:rPr>
            <w:rFonts w:hint="eastAsia"/>
          </w:rPr>
          <w:fldChar w:fldCharType="separate"/>
        </w:r>
      </w:del>
      <w:del w:id="919" w:author="司马长风" w:date="2026-04-24T16:54:16Z">
        <w:r>
          <w:rPr>
            <w:rFonts w:hint="eastAsia"/>
          </w:rPr>
          <w:delText>三、 强化应收账款管理​</w:delText>
        </w:r>
      </w:del>
      <w:del w:id="920" w:author="司马长风" w:date="2026-04-24T16:54:16Z">
        <w:r>
          <w:rPr/>
          <w:tab/>
        </w:r>
      </w:del>
      <w:del w:id="921" w:author="司马长风" w:date="2026-04-24T16:54:16Z">
        <w:r>
          <w:rPr/>
          <w:fldChar w:fldCharType="begin"/>
        </w:r>
      </w:del>
      <w:del w:id="922" w:author="司马长风" w:date="2026-04-24T16:54:16Z">
        <w:r>
          <w:rPr/>
          <w:delInstrText xml:space="preserve"> PAGEREF _Toc21478 \h </w:delInstrText>
        </w:r>
      </w:del>
      <w:del w:id="923" w:author="司马长风" w:date="2026-04-24T16:54:16Z">
        <w:r>
          <w:rPr/>
          <w:fldChar w:fldCharType="separate"/>
        </w:r>
      </w:del>
      <w:del w:id="924" w:author="司马长风" w:date="2026-04-24T16:54:16Z">
        <w:r>
          <w:rPr/>
          <w:delText>65</w:delText>
        </w:r>
      </w:del>
      <w:del w:id="925" w:author="司马长风" w:date="2026-04-24T16:54:16Z">
        <w:r>
          <w:rPr/>
          <w:fldChar w:fldCharType="end"/>
        </w:r>
      </w:del>
      <w:del w:id="926" w:author="司马长风" w:date="2026-04-24T16:54:16Z">
        <w:r>
          <w:rPr>
            <w:rFonts w:hint="eastAsia"/>
          </w:rPr>
          <w:fldChar w:fldCharType="end"/>
        </w:r>
      </w:del>
    </w:p>
    <w:p w14:paraId="4703F553">
      <w:pPr>
        <w:pStyle w:val="32"/>
        <w:tabs>
          <w:tab w:val="right" w:leader="dot" w:pos="8507"/>
          <w:tab w:val="clear" w:pos="8780"/>
        </w:tabs>
        <w:ind w:firstLine="260"/>
        <w:rPr>
          <w:del w:id="927" w:author="司马长风" w:date="2026-04-24T16:54:16Z"/>
        </w:rPr>
      </w:pPr>
      <w:del w:id="928" w:author="司马长风" w:date="2026-04-24T16:54:16Z">
        <w:r>
          <w:rPr>
            <w:rFonts w:hint="eastAsia"/>
          </w:rPr>
          <w:fldChar w:fldCharType="begin"/>
        </w:r>
      </w:del>
      <w:del w:id="929" w:author="司马长风" w:date="2026-04-24T16:54:16Z">
        <w:r>
          <w:rPr>
            <w:rFonts w:hint="eastAsia"/>
          </w:rPr>
          <w:delInstrText xml:space="preserve"> HYPERLINK \l _Toc4482 </w:delInstrText>
        </w:r>
      </w:del>
      <w:del w:id="930" w:author="司马长风" w:date="2026-04-24T16:54:16Z">
        <w:r>
          <w:rPr>
            <w:rFonts w:hint="eastAsia"/>
          </w:rPr>
          <w:fldChar w:fldCharType="separate"/>
        </w:r>
      </w:del>
      <w:del w:id="931" w:author="司马长风" w:date="2026-04-24T16:54:16Z">
        <w:r>
          <w:rPr>
            <w:rFonts w:hint="eastAsia"/>
          </w:rPr>
          <w:delText xml:space="preserve">第四节 </w:delText>
        </w:r>
      </w:del>
      <w:del w:id="932" w:author="司马长风" w:date="2026-04-24T16:54:16Z">
        <w:r>
          <w:rPr/>
          <w:delText>收益分配风险控制策略​</w:delText>
        </w:r>
      </w:del>
      <w:del w:id="933" w:author="司马长风" w:date="2026-04-24T16:54:16Z">
        <w:r>
          <w:rPr/>
          <w:tab/>
        </w:r>
      </w:del>
      <w:del w:id="934" w:author="司马长风" w:date="2026-04-24T16:54:16Z">
        <w:r>
          <w:rPr/>
          <w:fldChar w:fldCharType="begin"/>
        </w:r>
      </w:del>
      <w:del w:id="935" w:author="司马长风" w:date="2026-04-24T16:54:16Z">
        <w:r>
          <w:rPr/>
          <w:delInstrText xml:space="preserve"> PAGEREF _Toc4482 \h </w:delInstrText>
        </w:r>
      </w:del>
      <w:del w:id="936" w:author="司马长风" w:date="2026-04-24T16:54:16Z">
        <w:r>
          <w:rPr/>
          <w:fldChar w:fldCharType="separate"/>
        </w:r>
      </w:del>
      <w:del w:id="937" w:author="司马长风" w:date="2026-04-24T16:54:16Z">
        <w:r>
          <w:rPr/>
          <w:delText>66</w:delText>
        </w:r>
      </w:del>
      <w:del w:id="938" w:author="司马长风" w:date="2026-04-24T16:54:16Z">
        <w:r>
          <w:rPr/>
          <w:fldChar w:fldCharType="end"/>
        </w:r>
      </w:del>
      <w:del w:id="939" w:author="司马长风" w:date="2026-04-24T16:54:16Z">
        <w:r>
          <w:rPr>
            <w:rFonts w:hint="eastAsia"/>
          </w:rPr>
          <w:fldChar w:fldCharType="end"/>
        </w:r>
      </w:del>
    </w:p>
    <w:p w14:paraId="34D1CFD9">
      <w:pPr>
        <w:pStyle w:val="20"/>
        <w:tabs>
          <w:tab w:val="right" w:leader="dot" w:pos="8507"/>
          <w:tab w:val="clear" w:pos="8780"/>
        </w:tabs>
        <w:ind w:firstLine="520"/>
        <w:rPr>
          <w:del w:id="940" w:author="司马长风" w:date="2026-04-24T16:54:16Z"/>
        </w:rPr>
      </w:pPr>
      <w:del w:id="941" w:author="司马长风" w:date="2026-04-24T16:54:16Z">
        <w:r>
          <w:rPr>
            <w:rFonts w:hint="eastAsia"/>
          </w:rPr>
          <w:fldChar w:fldCharType="begin"/>
        </w:r>
      </w:del>
      <w:del w:id="942" w:author="司马长风" w:date="2026-04-24T16:54:16Z">
        <w:r>
          <w:rPr>
            <w:rFonts w:hint="eastAsia"/>
          </w:rPr>
          <w:delInstrText xml:space="preserve"> HYPERLINK \l _Toc26806 </w:delInstrText>
        </w:r>
      </w:del>
      <w:del w:id="943" w:author="司马长风" w:date="2026-04-24T16:54:16Z">
        <w:r>
          <w:rPr>
            <w:rFonts w:hint="eastAsia"/>
          </w:rPr>
          <w:fldChar w:fldCharType="separate"/>
        </w:r>
      </w:del>
      <w:del w:id="944" w:author="司马长风" w:date="2026-04-24T16:54:16Z">
        <w:r>
          <w:rPr>
            <w:rFonts w:hint="eastAsia"/>
          </w:rPr>
          <w:delText>一、 完善股利分配政策​</w:delText>
        </w:r>
      </w:del>
      <w:del w:id="945" w:author="司马长风" w:date="2026-04-24T16:54:16Z">
        <w:r>
          <w:rPr/>
          <w:tab/>
        </w:r>
      </w:del>
      <w:del w:id="946" w:author="司马长风" w:date="2026-04-24T16:54:16Z">
        <w:r>
          <w:rPr/>
          <w:fldChar w:fldCharType="begin"/>
        </w:r>
      </w:del>
      <w:del w:id="947" w:author="司马长风" w:date="2026-04-24T16:54:16Z">
        <w:r>
          <w:rPr/>
          <w:delInstrText xml:space="preserve"> PAGEREF _Toc26806 \h </w:delInstrText>
        </w:r>
      </w:del>
      <w:del w:id="948" w:author="司马长风" w:date="2026-04-24T16:54:16Z">
        <w:r>
          <w:rPr/>
          <w:fldChar w:fldCharType="separate"/>
        </w:r>
      </w:del>
      <w:del w:id="949" w:author="司马长风" w:date="2026-04-24T16:54:16Z">
        <w:r>
          <w:rPr/>
          <w:delText>66</w:delText>
        </w:r>
      </w:del>
      <w:del w:id="950" w:author="司马长风" w:date="2026-04-24T16:54:16Z">
        <w:r>
          <w:rPr/>
          <w:fldChar w:fldCharType="end"/>
        </w:r>
      </w:del>
      <w:del w:id="951" w:author="司马长风" w:date="2026-04-24T16:54:16Z">
        <w:r>
          <w:rPr>
            <w:rFonts w:hint="eastAsia"/>
          </w:rPr>
          <w:fldChar w:fldCharType="end"/>
        </w:r>
      </w:del>
    </w:p>
    <w:p w14:paraId="4C200944">
      <w:pPr>
        <w:pStyle w:val="20"/>
        <w:tabs>
          <w:tab w:val="right" w:leader="dot" w:pos="8507"/>
          <w:tab w:val="clear" w:pos="8780"/>
        </w:tabs>
        <w:ind w:firstLine="520"/>
        <w:rPr>
          <w:del w:id="952" w:author="司马长风" w:date="2026-04-24T16:54:16Z"/>
        </w:rPr>
      </w:pPr>
      <w:del w:id="953" w:author="司马长风" w:date="2026-04-24T16:54:16Z">
        <w:r>
          <w:rPr>
            <w:rFonts w:hint="eastAsia"/>
          </w:rPr>
          <w:fldChar w:fldCharType="begin"/>
        </w:r>
      </w:del>
      <w:del w:id="954" w:author="司马长风" w:date="2026-04-24T16:54:16Z">
        <w:r>
          <w:rPr>
            <w:rFonts w:hint="eastAsia"/>
          </w:rPr>
          <w:delInstrText xml:space="preserve"> HYPERLINK \l _Toc17906 </w:delInstrText>
        </w:r>
      </w:del>
      <w:del w:id="955" w:author="司马长风" w:date="2026-04-24T16:54:16Z">
        <w:r>
          <w:rPr>
            <w:rFonts w:hint="eastAsia"/>
          </w:rPr>
          <w:fldChar w:fldCharType="separate"/>
        </w:r>
      </w:del>
      <w:del w:id="956" w:author="司马长风" w:date="2026-04-24T16:54:16Z">
        <w:r>
          <w:rPr>
            <w:rFonts w:hint="eastAsia"/>
          </w:rPr>
          <w:delText>二、 丰富股利支付形式​</w:delText>
        </w:r>
      </w:del>
      <w:del w:id="957" w:author="司马长风" w:date="2026-04-24T16:54:16Z">
        <w:r>
          <w:rPr/>
          <w:tab/>
        </w:r>
      </w:del>
      <w:del w:id="958" w:author="司马长风" w:date="2026-04-24T16:54:16Z">
        <w:r>
          <w:rPr/>
          <w:fldChar w:fldCharType="begin"/>
        </w:r>
      </w:del>
      <w:del w:id="959" w:author="司马长风" w:date="2026-04-24T16:54:16Z">
        <w:r>
          <w:rPr/>
          <w:delInstrText xml:space="preserve"> PAGEREF _Toc17906 \h </w:delInstrText>
        </w:r>
      </w:del>
      <w:del w:id="960" w:author="司马长风" w:date="2026-04-24T16:54:16Z">
        <w:r>
          <w:rPr/>
          <w:fldChar w:fldCharType="separate"/>
        </w:r>
      </w:del>
      <w:del w:id="961" w:author="司马长风" w:date="2026-04-24T16:54:16Z">
        <w:r>
          <w:rPr/>
          <w:delText>67</w:delText>
        </w:r>
      </w:del>
      <w:del w:id="962" w:author="司马长风" w:date="2026-04-24T16:54:16Z">
        <w:r>
          <w:rPr/>
          <w:fldChar w:fldCharType="end"/>
        </w:r>
      </w:del>
      <w:del w:id="963" w:author="司马长风" w:date="2026-04-24T16:54:16Z">
        <w:r>
          <w:rPr>
            <w:rFonts w:hint="eastAsia"/>
          </w:rPr>
          <w:fldChar w:fldCharType="end"/>
        </w:r>
      </w:del>
    </w:p>
    <w:p w14:paraId="66AF7381">
      <w:pPr>
        <w:pStyle w:val="20"/>
        <w:tabs>
          <w:tab w:val="right" w:leader="dot" w:pos="8507"/>
          <w:tab w:val="clear" w:pos="8780"/>
        </w:tabs>
        <w:ind w:firstLine="520"/>
        <w:rPr>
          <w:del w:id="964" w:author="司马长风" w:date="2026-04-24T16:54:16Z"/>
        </w:rPr>
      </w:pPr>
      <w:del w:id="965" w:author="司马长风" w:date="2026-04-24T16:54:16Z">
        <w:r>
          <w:rPr>
            <w:rFonts w:hint="eastAsia"/>
          </w:rPr>
          <w:fldChar w:fldCharType="begin"/>
        </w:r>
      </w:del>
      <w:del w:id="966" w:author="司马长风" w:date="2026-04-24T16:54:16Z">
        <w:r>
          <w:rPr>
            <w:rFonts w:hint="eastAsia"/>
          </w:rPr>
          <w:delInstrText xml:space="preserve"> HYPERLINK \l _Toc3301 </w:delInstrText>
        </w:r>
      </w:del>
      <w:del w:id="967" w:author="司马长风" w:date="2026-04-24T16:54:16Z">
        <w:r>
          <w:rPr>
            <w:rFonts w:hint="eastAsia"/>
          </w:rPr>
          <w:fldChar w:fldCharType="separate"/>
        </w:r>
      </w:del>
      <w:del w:id="968" w:author="司马长风" w:date="2026-04-24T16:54:16Z">
        <w:r>
          <w:rPr>
            <w:rFonts w:hint="eastAsia"/>
          </w:rPr>
          <w:delText>三、 平衡股东利益与构建风险防范机制​</w:delText>
        </w:r>
      </w:del>
      <w:del w:id="969" w:author="司马长风" w:date="2026-04-24T16:54:16Z">
        <w:r>
          <w:rPr/>
          <w:tab/>
        </w:r>
      </w:del>
      <w:del w:id="970" w:author="司马长风" w:date="2026-04-24T16:54:16Z">
        <w:r>
          <w:rPr/>
          <w:fldChar w:fldCharType="begin"/>
        </w:r>
      </w:del>
      <w:del w:id="971" w:author="司马长风" w:date="2026-04-24T16:54:16Z">
        <w:r>
          <w:rPr/>
          <w:delInstrText xml:space="preserve"> PAGEREF _Toc3301 \h </w:delInstrText>
        </w:r>
      </w:del>
      <w:del w:id="972" w:author="司马长风" w:date="2026-04-24T16:54:16Z">
        <w:r>
          <w:rPr/>
          <w:fldChar w:fldCharType="separate"/>
        </w:r>
      </w:del>
      <w:del w:id="973" w:author="司马长风" w:date="2026-04-24T16:54:16Z">
        <w:r>
          <w:rPr/>
          <w:delText>68</w:delText>
        </w:r>
      </w:del>
      <w:del w:id="974" w:author="司马长风" w:date="2026-04-24T16:54:16Z">
        <w:r>
          <w:rPr/>
          <w:fldChar w:fldCharType="end"/>
        </w:r>
      </w:del>
      <w:del w:id="975" w:author="司马长风" w:date="2026-04-24T16:54:16Z">
        <w:r>
          <w:rPr>
            <w:rFonts w:hint="eastAsia"/>
          </w:rPr>
          <w:fldChar w:fldCharType="end"/>
        </w:r>
      </w:del>
    </w:p>
    <w:p w14:paraId="092390EE">
      <w:pPr>
        <w:pStyle w:val="29"/>
        <w:tabs>
          <w:tab w:val="right" w:leader="dot" w:pos="8507"/>
          <w:tab w:val="clear" w:pos="8780"/>
        </w:tabs>
        <w:rPr>
          <w:del w:id="976" w:author="司马长风" w:date="2026-04-24T16:54:16Z"/>
        </w:rPr>
      </w:pPr>
      <w:del w:id="977" w:author="司马长风" w:date="2026-04-24T16:54:16Z">
        <w:r>
          <w:rPr>
            <w:rFonts w:hint="eastAsia"/>
          </w:rPr>
          <w:fldChar w:fldCharType="begin"/>
        </w:r>
      </w:del>
      <w:del w:id="978" w:author="司马长风" w:date="2026-04-24T16:54:16Z">
        <w:r>
          <w:rPr>
            <w:rFonts w:hint="eastAsia"/>
          </w:rPr>
          <w:delInstrText xml:space="preserve"> HYPERLINK \l _Toc18054 </w:delInstrText>
        </w:r>
      </w:del>
      <w:del w:id="979" w:author="司马长风" w:date="2026-04-24T16:54:16Z">
        <w:r>
          <w:rPr>
            <w:rFonts w:hint="eastAsia"/>
          </w:rPr>
          <w:fldChar w:fldCharType="separate"/>
        </w:r>
      </w:del>
      <w:del w:id="980" w:author="司马长风" w:date="2026-04-24T16:54:16Z">
        <w:r>
          <w:rPr/>
          <w:delText>第七章 结论与展望</w:delText>
        </w:r>
      </w:del>
      <w:del w:id="981" w:author="司马长风" w:date="2026-04-24T16:54:16Z">
        <w:r>
          <w:rPr/>
          <w:tab/>
        </w:r>
      </w:del>
      <w:del w:id="982" w:author="司马长风" w:date="2026-04-24T16:54:16Z">
        <w:r>
          <w:rPr/>
          <w:fldChar w:fldCharType="begin"/>
        </w:r>
      </w:del>
      <w:del w:id="983" w:author="司马长风" w:date="2026-04-24T16:54:16Z">
        <w:r>
          <w:rPr/>
          <w:delInstrText xml:space="preserve"> PAGEREF _Toc18054 \h </w:delInstrText>
        </w:r>
      </w:del>
      <w:del w:id="984" w:author="司马长风" w:date="2026-04-24T16:54:16Z">
        <w:r>
          <w:rPr/>
          <w:fldChar w:fldCharType="separate"/>
        </w:r>
      </w:del>
      <w:del w:id="985" w:author="司马长风" w:date="2026-04-24T16:54:16Z">
        <w:r>
          <w:rPr/>
          <w:delText>69</w:delText>
        </w:r>
      </w:del>
      <w:del w:id="986" w:author="司马长风" w:date="2026-04-24T16:54:16Z">
        <w:r>
          <w:rPr/>
          <w:fldChar w:fldCharType="end"/>
        </w:r>
      </w:del>
      <w:del w:id="987" w:author="司马长风" w:date="2026-04-24T16:54:16Z">
        <w:r>
          <w:rPr>
            <w:rFonts w:hint="eastAsia"/>
          </w:rPr>
          <w:fldChar w:fldCharType="end"/>
        </w:r>
      </w:del>
    </w:p>
    <w:p w14:paraId="7A8342A3">
      <w:pPr>
        <w:pStyle w:val="32"/>
        <w:tabs>
          <w:tab w:val="right" w:leader="dot" w:pos="8507"/>
          <w:tab w:val="clear" w:pos="8780"/>
        </w:tabs>
        <w:ind w:firstLine="260"/>
        <w:rPr>
          <w:del w:id="988" w:author="司马长风" w:date="2026-04-24T16:54:16Z"/>
        </w:rPr>
      </w:pPr>
      <w:del w:id="989" w:author="司马长风" w:date="2026-04-24T16:54:16Z">
        <w:r>
          <w:rPr>
            <w:rFonts w:hint="eastAsia"/>
          </w:rPr>
          <w:fldChar w:fldCharType="begin"/>
        </w:r>
      </w:del>
      <w:del w:id="990" w:author="司马长风" w:date="2026-04-24T16:54:16Z">
        <w:r>
          <w:rPr>
            <w:rFonts w:hint="eastAsia"/>
          </w:rPr>
          <w:delInstrText xml:space="preserve"> HYPERLINK \l _Toc12010 </w:delInstrText>
        </w:r>
      </w:del>
      <w:del w:id="991" w:author="司马长风" w:date="2026-04-24T16:54:16Z">
        <w:r>
          <w:rPr>
            <w:rFonts w:hint="eastAsia"/>
          </w:rPr>
          <w:fldChar w:fldCharType="separate"/>
        </w:r>
      </w:del>
      <w:del w:id="992" w:author="司马长风" w:date="2026-04-24T16:54:16Z">
        <w:r>
          <w:rPr>
            <w:rFonts w:hint="eastAsia"/>
          </w:rPr>
          <w:delText xml:space="preserve">第一节 </w:delText>
        </w:r>
      </w:del>
      <w:del w:id="993" w:author="司马长风" w:date="2026-04-24T16:54:16Z">
        <w:r>
          <w:rPr/>
          <w:delText>研究结论</w:delText>
        </w:r>
      </w:del>
      <w:del w:id="994" w:author="司马长风" w:date="2026-04-24T16:54:16Z">
        <w:r>
          <w:rPr/>
          <w:tab/>
        </w:r>
      </w:del>
      <w:del w:id="995" w:author="司马长风" w:date="2026-04-24T16:54:16Z">
        <w:r>
          <w:rPr/>
          <w:fldChar w:fldCharType="begin"/>
        </w:r>
      </w:del>
      <w:del w:id="996" w:author="司马长风" w:date="2026-04-24T16:54:16Z">
        <w:r>
          <w:rPr/>
          <w:delInstrText xml:space="preserve"> PAGEREF _Toc12010 \h </w:delInstrText>
        </w:r>
      </w:del>
      <w:del w:id="997" w:author="司马长风" w:date="2026-04-24T16:54:16Z">
        <w:r>
          <w:rPr/>
          <w:fldChar w:fldCharType="separate"/>
        </w:r>
      </w:del>
      <w:del w:id="998" w:author="司马长风" w:date="2026-04-24T16:54:16Z">
        <w:r>
          <w:rPr/>
          <w:delText>69</w:delText>
        </w:r>
      </w:del>
      <w:del w:id="999" w:author="司马长风" w:date="2026-04-24T16:54:16Z">
        <w:r>
          <w:rPr/>
          <w:fldChar w:fldCharType="end"/>
        </w:r>
      </w:del>
      <w:del w:id="1000" w:author="司马长风" w:date="2026-04-24T16:54:16Z">
        <w:r>
          <w:rPr>
            <w:rFonts w:hint="eastAsia"/>
          </w:rPr>
          <w:fldChar w:fldCharType="end"/>
        </w:r>
      </w:del>
    </w:p>
    <w:p w14:paraId="6CCCB535">
      <w:pPr>
        <w:pStyle w:val="32"/>
        <w:tabs>
          <w:tab w:val="right" w:leader="dot" w:pos="8507"/>
          <w:tab w:val="clear" w:pos="8780"/>
        </w:tabs>
        <w:ind w:firstLine="260"/>
        <w:rPr>
          <w:del w:id="1001" w:author="司马长风" w:date="2026-04-24T16:54:16Z"/>
        </w:rPr>
      </w:pPr>
      <w:del w:id="1002" w:author="司马长风" w:date="2026-04-24T16:54:16Z">
        <w:r>
          <w:rPr>
            <w:rFonts w:hint="eastAsia"/>
          </w:rPr>
          <w:fldChar w:fldCharType="begin"/>
        </w:r>
      </w:del>
      <w:del w:id="1003" w:author="司马长风" w:date="2026-04-24T16:54:16Z">
        <w:r>
          <w:rPr>
            <w:rFonts w:hint="eastAsia"/>
          </w:rPr>
          <w:delInstrText xml:space="preserve"> HYPERLINK \l _Toc13273 </w:delInstrText>
        </w:r>
      </w:del>
      <w:del w:id="1004" w:author="司马长风" w:date="2026-04-24T16:54:16Z">
        <w:r>
          <w:rPr>
            <w:rFonts w:hint="eastAsia"/>
          </w:rPr>
          <w:fldChar w:fldCharType="separate"/>
        </w:r>
      </w:del>
      <w:del w:id="1005" w:author="司马长风" w:date="2026-04-24T16:54:16Z">
        <w:r>
          <w:rPr>
            <w:rFonts w:hint="eastAsia"/>
          </w:rPr>
          <w:delText xml:space="preserve">第二节 </w:delText>
        </w:r>
      </w:del>
      <w:del w:id="1006" w:author="司马长风" w:date="2026-04-24T16:54:16Z">
        <w:r>
          <w:rPr/>
          <w:delText>研究不足与展望</w:delText>
        </w:r>
      </w:del>
      <w:del w:id="1007" w:author="司马长风" w:date="2026-04-24T16:54:16Z">
        <w:r>
          <w:rPr/>
          <w:tab/>
        </w:r>
      </w:del>
      <w:del w:id="1008" w:author="司马长风" w:date="2026-04-24T16:54:16Z">
        <w:r>
          <w:rPr/>
          <w:fldChar w:fldCharType="begin"/>
        </w:r>
      </w:del>
      <w:del w:id="1009" w:author="司马长风" w:date="2026-04-24T16:54:16Z">
        <w:r>
          <w:rPr/>
          <w:delInstrText xml:space="preserve"> PAGEREF _Toc13273 \h </w:delInstrText>
        </w:r>
      </w:del>
      <w:del w:id="1010" w:author="司马长风" w:date="2026-04-24T16:54:16Z">
        <w:r>
          <w:rPr/>
          <w:fldChar w:fldCharType="separate"/>
        </w:r>
      </w:del>
      <w:del w:id="1011" w:author="司马长风" w:date="2026-04-24T16:54:16Z">
        <w:r>
          <w:rPr/>
          <w:delText>70</w:delText>
        </w:r>
      </w:del>
      <w:del w:id="1012" w:author="司马长风" w:date="2026-04-24T16:54:16Z">
        <w:r>
          <w:rPr/>
          <w:fldChar w:fldCharType="end"/>
        </w:r>
      </w:del>
      <w:del w:id="1013" w:author="司马长风" w:date="2026-04-24T16:54:16Z">
        <w:r>
          <w:rPr>
            <w:rFonts w:hint="eastAsia"/>
          </w:rPr>
          <w:fldChar w:fldCharType="end"/>
        </w:r>
      </w:del>
    </w:p>
    <w:p w14:paraId="37082264">
      <w:pPr>
        <w:pStyle w:val="29"/>
        <w:tabs>
          <w:tab w:val="right" w:leader="dot" w:pos="8507"/>
          <w:tab w:val="clear" w:pos="8780"/>
        </w:tabs>
        <w:rPr>
          <w:del w:id="1014" w:author="司马长风" w:date="2026-04-24T16:54:16Z"/>
        </w:rPr>
      </w:pPr>
      <w:del w:id="1015" w:author="司马长风" w:date="2026-04-24T16:54:16Z">
        <w:r>
          <w:rPr>
            <w:rFonts w:hint="eastAsia"/>
          </w:rPr>
          <w:fldChar w:fldCharType="begin"/>
        </w:r>
      </w:del>
      <w:del w:id="1016" w:author="司马长风" w:date="2026-04-24T16:54:16Z">
        <w:r>
          <w:rPr>
            <w:rFonts w:hint="eastAsia"/>
          </w:rPr>
          <w:delInstrText xml:space="preserve"> HYPERLINK \l _Toc12521 </w:delInstrText>
        </w:r>
      </w:del>
      <w:del w:id="1017" w:author="司马长风" w:date="2026-04-24T16:54:16Z">
        <w:r>
          <w:rPr>
            <w:rFonts w:hint="eastAsia"/>
          </w:rPr>
          <w:fldChar w:fldCharType="separate"/>
        </w:r>
      </w:del>
      <w:del w:id="1018" w:author="司马长风" w:date="2026-04-24T16:54:16Z">
        <w:r>
          <w:rPr/>
          <w:delText>参考文献</w:delText>
        </w:r>
      </w:del>
      <w:del w:id="1019" w:author="司马长风" w:date="2026-04-24T16:54:16Z">
        <w:r>
          <w:rPr/>
          <w:tab/>
        </w:r>
      </w:del>
      <w:del w:id="1020" w:author="司马长风" w:date="2026-04-24T16:54:16Z">
        <w:r>
          <w:rPr/>
          <w:fldChar w:fldCharType="begin"/>
        </w:r>
      </w:del>
      <w:del w:id="1021" w:author="司马长风" w:date="2026-04-24T16:54:16Z">
        <w:r>
          <w:rPr/>
          <w:delInstrText xml:space="preserve"> PAGEREF _Toc12521 \h </w:delInstrText>
        </w:r>
      </w:del>
      <w:del w:id="1022" w:author="司马长风" w:date="2026-04-24T16:54:16Z">
        <w:r>
          <w:rPr/>
          <w:fldChar w:fldCharType="separate"/>
        </w:r>
      </w:del>
      <w:del w:id="1023" w:author="司马长风" w:date="2026-04-24T16:54:16Z">
        <w:r>
          <w:rPr/>
          <w:delText>71</w:delText>
        </w:r>
      </w:del>
      <w:del w:id="1024" w:author="司马长风" w:date="2026-04-24T16:54:16Z">
        <w:r>
          <w:rPr/>
          <w:fldChar w:fldCharType="end"/>
        </w:r>
      </w:del>
      <w:del w:id="1025" w:author="司马长风" w:date="2026-04-24T16:54:16Z">
        <w:r>
          <w:rPr>
            <w:rFonts w:hint="eastAsia"/>
          </w:rPr>
          <w:fldChar w:fldCharType="end"/>
        </w:r>
      </w:del>
    </w:p>
    <w:p w14:paraId="38CBF7D3">
      <w:pPr>
        <w:pStyle w:val="29"/>
        <w:tabs>
          <w:tab w:val="right" w:leader="dot" w:pos="8507"/>
          <w:tab w:val="clear" w:pos="8780"/>
        </w:tabs>
        <w:rPr>
          <w:del w:id="1026" w:author="司马长风" w:date="2026-04-24T16:54:16Z"/>
          <w:rFonts w:hint="eastAsia"/>
        </w:rPr>
        <w:sectPr>
          <w:headerReference r:id="rId14" w:type="default"/>
          <w:footerReference r:id="rId16" w:type="default"/>
          <w:headerReference r:id="rId15" w:type="even"/>
          <w:footerReference r:id="rId17" w:type="even"/>
          <w:footnotePr>
            <w:numRestart w:val="eachPage"/>
          </w:footnotePr>
          <w:pgSz w:w="11909" w:h="16834"/>
          <w:pgMar w:top="1701" w:right="1701" w:bottom="1418" w:left="1701" w:header="1304" w:footer="1021" w:gutter="0"/>
          <w:pgNumType w:fmt="upperRoman"/>
          <w:cols w:space="720" w:num="1"/>
          <w:docGrid w:type="linesAndChars" w:linePitch="415" w:charSpace="614"/>
        </w:sectPr>
      </w:pPr>
      <w:del w:id="1027" w:author="司马长风" w:date="2026-04-24T16:54:16Z">
        <w:r>
          <w:rPr>
            <w:rFonts w:hint="eastAsia"/>
          </w:rPr>
          <w:fldChar w:fldCharType="begin"/>
        </w:r>
      </w:del>
      <w:del w:id="1028" w:author="司马长风" w:date="2026-04-24T16:54:16Z">
        <w:r>
          <w:rPr>
            <w:rFonts w:hint="eastAsia"/>
          </w:rPr>
          <w:delInstrText xml:space="preserve"> HYPERLINK \l _Toc914 </w:delInstrText>
        </w:r>
      </w:del>
      <w:del w:id="1029" w:author="司马长风" w:date="2026-04-24T16:54:16Z">
        <w:r>
          <w:rPr>
            <w:rFonts w:hint="eastAsia"/>
          </w:rPr>
          <w:fldChar w:fldCharType="separate"/>
        </w:r>
      </w:del>
      <w:del w:id="1030" w:author="司马长风" w:date="2026-04-24T16:54:16Z">
        <w:r>
          <w:rPr/>
          <w:delText>致  谢</w:delText>
        </w:r>
      </w:del>
      <w:del w:id="1031" w:author="司马长风" w:date="2026-04-24T16:54:16Z">
        <w:r>
          <w:rPr/>
          <w:tab/>
        </w:r>
      </w:del>
      <w:del w:id="1032" w:author="司马长风" w:date="2026-04-24T16:54:16Z">
        <w:r>
          <w:rPr/>
          <w:fldChar w:fldCharType="begin"/>
        </w:r>
      </w:del>
      <w:del w:id="1033" w:author="司马长风" w:date="2026-04-24T16:54:16Z">
        <w:r>
          <w:rPr/>
          <w:delInstrText xml:space="preserve"> PAGEREF _Toc914 \h </w:delInstrText>
        </w:r>
      </w:del>
      <w:del w:id="1034" w:author="司马长风" w:date="2026-04-24T16:54:16Z">
        <w:r>
          <w:rPr/>
          <w:fldChar w:fldCharType="separate"/>
        </w:r>
      </w:del>
      <w:del w:id="1035" w:author="司马长风" w:date="2026-04-24T16:54:16Z">
        <w:r>
          <w:rPr/>
          <w:delText>75</w:delText>
        </w:r>
      </w:del>
      <w:del w:id="1036" w:author="司马长风" w:date="2026-04-24T16:54:16Z">
        <w:r>
          <w:rPr/>
          <w:fldChar w:fldCharType="end"/>
        </w:r>
      </w:del>
      <w:del w:id="1037" w:author="司马长风" w:date="2026-04-24T16:54:16Z">
        <w:r>
          <w:rPr>
            <w:rFonts w:hint="eastAsia"/>
          </w:rPr>
          <w:fldChar w:fldCharType="end"/>
        </w:r>
      </w:del>
    </w:p>
    <w:p w14:paraId="1EA8A5FB">
      <w:pPr>
        <w:spacing w:before="207" w:beforeLines="50" w:line="400" w:lineRule="exact"/>
        <w:ind w:firstLine="0"/>
        <w:jc w:val="center"/>
        <w:outlineLvl w:val="0"/>
        <w:rPr>
          <w:del w:id="1038" w:author="司马长风" w:date="2026-04-24T16:54:16Z"/>
          <w:rStyle w:val="49"/>
          <w:rFonts w:hint="default"/>
        </w:rPr>
      </w:pPr>
      <w:del w:id="1039" w:author="司马长风" w:date="2026-04-24T16:54:16Z">
        <w:r>
          <w:rPr>
            <w:rFonts w:hint="eastAsia"/>
          </w:rPr>
          <w:fldChar w:fldCharType="end"/>
        </w:r>
      </w:del>
      <w:del w:id="1040" w:author="司马长风" w:date="2026-04-24T16:54:16Z">
        <w:bookmarkStart w:id="0" w:name="_Toc5066"/>
        <w:bookmarkStart w:id="1" w:name="_Toc6565"/>
        <w:r>
          <w:rPr>
            <w:rStyle w:val="49"/>
          </w:rPr>
          <w:delText>第一章 绪论</w:delText>
        </w:r>
        <w:bookmarkEnd w:id="0"/>
        <w:bookmarkEnd w:id="1"/>
      </w:del>
    </w:p>
    <w:p w14:paraId="130C72B1">
      <w:pPr>
        <w:pStyle w:val="50"/>
        <w:spacing w:before="207" w:after="207"/>
        <w:rPr>
          <w:del w:id="1041" w:author="司马长风" w:date="2026-04-24T16:54:16Z"/>
          <w:rFonts w:hint="default"/>
        </w:rPr>
      </w:pPr>
      <w:del w:id="1042" w:author="司马长风" w:date="2026-04-24T16:54:16Z">
        <w:r>
          <w:rPr/>
          <w:delText>研究背景和研究意义</w:delText>
        </w:r>
      </w:del>
    </w:p>
    <w:p w14:paraId="740683D8">
      <w:pPr>
        <w:pStyle w:val="51"/>
        <w:numPr>
          <w:ilvl w:val="0"/>
          <w:numId w:val="0"/>
        </w:numPr>
        <w:spacing w:before="207"/>
        <w:ind w:left="567" w:leftChars="0"/>
        <w:rPr>
          <w:rFonts w:hint="default"/>
          <w:lang w:val="en-US" w:eastAsia="zh-CN"/>
        </w:rPr>
      </w:pPr>
      <w:ins w:id="1043" w:author="司马长风" w:date="2026-04-24T16:54:16Z">
        <w:r>
          <w:rPr>
            <w:rFonts w:hint="eastAsia"/>
            <w:lang w:val="en-US" w:eastAsia="zh-CN"/>
          </w:rPr>
          <w:t>一、</w:t>
        </w:r>
      </w:ins>
      <w:r>
        <w:rPr>
          <w:rFonts w:hint="eastAsia"/>
          <w:lang w:val="en-US" w:eastAsia="zh-CN"/>
        </w:rPr>
        <w:t>研究背景</w:t>
      </w:r>
    </w:p>
    <w:p w14:paraId="2BE7937C">
      <w:pPr>
        <w:pStyle w:val="20"/>
        <w:tabs>
          <w:tab w:val="right" w:leader="dot" w:pos="8507"/>
        </w:tabs>
        <w:ind w:firstLine="520"/>
        <w:rPr>
          <w:ins w:id="1044" w:author="司马长风" w:date="2026-04-24T16:54:16Z"/>
        </w:rPr>
      </w:pPr>
      <w:r>
        <w:t>近年来，</w:t>
      </w:r>
      <w:del w:id="1045" w:author="司马长风" w:date="2026-04-24T16:54:16Z">
        <w:r>
          <w:rPr>
            <w:rFonts w:hint="eastAsia" w:ascii="宋体" w:hAnsi="宋体" w:cs="宋体"/>
            <w:kern w:val="0"/>
            <w:lang w:bidi="ar"/>
          </w:rPr>
          <w:delText>我国服装企业遭受</w:delText>
        </w:r>
      </w:del>
      <w:ins w:id="1046" w:author="司马长风" w:date="2026-04-24T16:54:16Z">
        <w:r>
          <w:rPr/>
          <w:t>随着</w:t>
        </w:r>
      </w:ins>
      <w:r>
        <w:t>国外服装品牌</w:t>
      </w:r>
      <w:del w:id="1047" w:author="司马长风" w:date="2026-04-24T16:54:16Z">
        <w:r>
          <w:rPr>
            <w:rFonts w:hint="eastAsia" w:ascii="宋体" w:hAnsi="宋体" w:cs="宋体"/>
            <w:kern w:val="0"/>
            <w:lang w:bidi="ar"/>
          </w:rPr>
          <w:delText>不断涌入和网络</w:delText>
        </w:r>
      </w:del>
      <w:ins w:id="1048" w:author="司马长风" w:date="2026-04-24T16:54:16Z">
        <w:r>
          <w:rPr/>
          <w:t>持续进入中国市场以及</w:t>
        </w:r>
      </w:ins>
      <w:r>
        <w:t>电子商务</w:t>
      </w:r>
      <w:del w:id="1049" w:author="司马长风" w:date="2026-04-24T16:54:16Z">
        <w:r>
          <w:rPr>
            <w:rFonts w:hint="eastAsia" w:ascii="宋体" w:hAnsi="宋体" w:cs="宋体"/>
            <w:kern w:val="0"/>
            <w:lang w:bidi="ar"/>
          </w:rPr>
          <w:delText>广泛普及的冲击严重，致使</w:delText>
        </w:r>
      </w:del>
      <w:ins w:id="1050" w:author="司马长风" w:date="2026-04-24T16:54:16Z">
        <w:r>
          <w:rPr/>
          <w:t>快速发展，我国服装</w:t>
        </w:r>
      </w:ins>
      <w:r>
        <w:t>企业</w:t>
      </w:r>
      <w:ins w:id="1051" w:author="司马长风" w:date="2026-04-24T16:54:16Z">
        <w:r>
          <w:rPr/>
          <w:t>面临的竞争压力不断加大，行业内部也逐渐暴露出</w:t>
        </w:r>
      </w:ins>
      <w:r>
        <w:t>利润下滑、</w:t>
      </w:r>
      <w:del w:id="1052" w:author="司马长风" w:date="2026-04-24T16:54:16Z">
        <w:r>
          <w:rPr>
            <w:rFonts w:hint="eastAsia" w:ascii="宋体" w:hAnsi="宋体" w:cs="宋体"/>
            <w:kern w:val="0"/>
            <w:lang w:bidi="ar"/>
          </w:rPr>
          <w:delText>产品质量良莠不齐、</w:delText>
        </w:r>
      </w:del>
      <w:r>
        <w:t>库存积压</w:t>
      </w:r>
      <w:del w:id="1053" w:author="司马长风" w:date="2026-04-24T16:54:16Z">
        <w:r>
          <w:rPr>
            <w:rFonts w:hint="eastAsia" w:ascii="宋体" w:hAnsi="宋体" w:cs="宋体"/>
            <w:kern w:val="0"/>
            <w:lang w:bidi="ar"/>
          </w:rPr>
          <w:delText>严重</w:delText>
        </w:r>
      </w:del>
      <w:ins w:id="1054" w:author="司马长风" w:date="2026-04-24T16:54:16Z">
        <w:r>
          <w:rPr/>
          <w:t>和产品同质化</w:t>
        </w:r>
      </w:ins>
      <w:r>
        <w:t>等问题</w:t>
      </w:r>
      <w:del w:id="1055" w:author="司马长风" w:date="2026-04-24T16:54:16Z">
        <w:r>
          <w:rPr>
            <w:rFonts w:hint="eastAsia" w:ascii="宋体" w:hAnsi="宋体" w:cs="宋体"/>
            <w:kern w:val="0"/>
            <w:lang w:bidi="ar"/>
          </w:rPr>
          <w:delText>不断涌现。加之当前我国</w:delText>
        </w:r>
      </w:del>
      <w:ins w:id="1056" w:author="司马长风" w:date="2026-04-24T16:54:16Z">
        <w:r>
          <w:rPr/>
          <w:t>。同时，在</w:t>
        </w:r>
      </w:ins>
      <w:r>
        <w:t>经济</w:t>
      </w:r>
      <w:del w:id="1057" w:author="司马长风" w:date="2026-04-24T16:54:16Z">
        <w:r>
          <w:rPr>
            <w:rFonts w:hint="eastAsia" w:ascii="宋体" w:hAnsi="宋体" w:cs="宋体"/>
            <w:kern w:val="0"/>
            <w:lang w:bidi="ar"/>
          </w:rPr>
          <w:delText>下行压力不断加大</w:delText>
        </w:r>
      </w:del>
      <w:ins w:id="1058" w:author="司马长风" w:date="2026-04-24T16:54:16Z">
        <w:r>
          <w:rPr/>
          <w:t>增速放缓和消费结构升级的双重影响下</w:t>
        </w:r>
      </w:ins>
      <w:r>
        <w:t>，服装行业整体</w:t>
      </w:r>
      <w:del w:id="1059" w:author="司马长风" w:date="2026-04-24T16:54:16Z">
        <w:r>
          <w:rPr>
            <w:rFonts w:hint="eastAsia" w:ascii="宋体" w:hAnsi="宋体" w:cs="宋体"/>
            <w:kern w:val="0"/>
            <w:lang w:bidi="ar"/>
          </w:rPr>
          <w:delText>呈现持续</w:delText>
        </w:r>
      </w:del>
      <w:ins w:id="1060" w:author="司马长风" w:date="2026-04-24T16:54:16Z">
        <w:r>
          <w:rPr/>
          <w:t>发展节奏有所</w:t>
        </w:r>
      </w:ins>
      <w:r>
        <w:t>放缓</w:t>
      </w:r>
      <w:del w:id="1061" w:author="司马长风" w:date="2026-04-24T16:54:16Z">
        <w:r>
          <w:rPr>
            <w:rFonts w:hint="eastAsia" w:ascii="宋体" w:hAnsi="宋体" w:cs="宋体"/>
            <w:kern w:val="0"/>
            <w:lang w:bidi="ar"/>
          </w:rPr>
          <w:delText>发展态势。深入剖析其背后原因，关键在于</w:delText>
        </w:r>
      </w:del>
      <w:ins w:id="1062" w:author="司马长风" w:date="2026-04-24T16:54:16Z">
        <w:r>
          <w:rPr/>
          <w:t>，企业原有的经营模式开始受到更大挑战。</w:t>
        </w:r>
      </w:ins>
    </w:p>
    <w:p w14:paraId="04C31203">
      <w:pPr>
        <w:pStyle w:val="32"/>
        <w:tabs>
          <w:tab w:val="right" w:leader="dot" w:pos="8507"/>
        </w:tabs>
        <w:ind w:firstLine="260"/>
        <w:rPr>
          <w:ins w:id="1063" w:author="司马长风" w:date="2026-04-24T16:54:16Z"/>
        </w:rPr>
      </w:pPr>
      <w:ins w:id="1064" w:author="司马长风" w:date="2026-04-24T16:54:16Z">
        <w:r>
          <w:rPr/>
          <w:t>从企业经营实践来看，</w:t>
        </w:r>
      </w:ins>
      <w:r>
        <w:t>一些服装企业仍然</w:t>
      </w:r>
      <w:del w:id="1065" w:author="司马长风" w:date="2026-04-24T16:54:16Z">
        <w:r>
          <w:rPr>
            <w:rFonts w:hint="eastAsia"/>
          </w:rPr>
          <w:delText>沿袭全链条</w:delText>
        </w:r>
      </w:del>
      <w:ins w:id="1066" w:author="司马长风" w:date="2026-04-24T16:54:16Z">
        <w:r>
          <w:rPr/>
          <w:t>沿用较为完整</w:t>
        </w:r>
      </w:ins>
      <w:r>
        <w:t>的重资产运营模式，</w:t>
      </w:r>
      <w:del w:id="1067" w:author="司马长风" w:date="2026-04-24T16:54:16Z">
        <w:r>
          <w:rPr>
            <w:rFonts w:hint="eastAsia"/>
          </w:rPr>
          <w:delText>包括从</w:delText>
        </w:r>
      </w:del>
      <w:ins w:id="1068" w:author="司马长风" w:date="2026-04-24T16:54:16Z">
        <w:r>
          <w:rPr/>
          <w:t>将资源分布于</w:t>
        </w:r>
      </w:ins>
      <w:r>
        <w:t>产品研发、生产制造、营销管理</w:t>
      </w:r>
      <w:del w:id="1069" w:author="司马长风" w:date="2026-04-24T16:54:16Z">
        <w:r>
          <w:rPr>
            <w:rFonts w:hint="eastAsia"/>
          </w:rPr>
          <w:delText>到</w:delText>
        </w:r>
      </w:del>
      <w:ins w:id="1070" w:author="司马长风" w:date="2026-04-24T16:54:16Z">
        <w:r>
          <w:rPr/>
          <w:t>和</w:t>
        </w:r>
      </w:ins>
      <w:r>
        <w:t>售后服务等</w:t>
      </w:r>
      <w:del w:id="1071" w:author="司马长风" w:date="2026-04-24T16:54:16Z">
        <w:r>
          <w:rPr>
            <w:rFonts w:hint="eastAsia"/>
          </w:rPr>
          <w:delText>各个</w:delText>
        </w:r>
      </w:del>
      <w:ins w:id="1072" w:author="司马长风" w:date="2026-04-24T16:54:16Z">
        <w:r>
          <w:rPr/>
          <w:t>多个</w:t>
        </w:r>
      </w:ins>
      <w:r>
        <w:t>环节。这种模式</w:t>
      </w:r>
      <w:del w:id="1073" w:author="司马长风" w:date="2026-04-24T16:54:16Z">
        <w:r>
          <w:rPr>
            <w:rFonts w:hint="eastAsia"/>
          </w:rPr>
          <w:delText>迫使</w:delText>
        </w:r>
      </w:del>
      <w:ins w:id="1074" w:author="司马长风" w:date="2026-04-24T16:54:16Z">
        <w:r>
          <w:rPr/>
          <w:t>虽然有助于</w:t>
        </w:r>
      </w:ins>
      <w:r>
        <w:t>企业</w:t>
      </w:r>
      <w:del w:id="1075" w:author="司马长风" w:date="2026-04-24T16:54:16Z">
        <w:r>
          <w:rPr>
            <w:rFonts w:hint="eastAsia"/>
          </w:rPr>
          <w:delText>将有限的资源广泛分散在各个运营环节，不仅会大幅提高企业</w:delText>
        </w:r>
      </w:del>
      <w:ins w:id="1076" w:author="司马长风" w:date="2026-04-24T16:54:16Z">
        <w:r>
          <w:rPr/>
          <w:t>掌握较完整的产业链，但也容易带来固定资产投入较大、</w:t>
        </w:r>
      </w:ins>
      <w:r>
        <w:t>运营成本</w:t>
      </w:r>
      <w:del w:id="1077" w:author="司马长风" w:date="2026-04-24T16:54:16Z">
        <w:r>
          <w:rPr>
            <w:rFonts w:hint="eastAsia"/>
          </w:rPr>
          <w:delText>，而且会严重制约</w:delText>
        </w:r>
      </w:del>
      <w:ins w:id="1078" w:author="司马长风" w:date="2026-04-24T16:54:16Z">
        <w:r>
          <w:rPr/>
          <w:t>较高和资源配置分散等问题，进而限制</w:t>
        </w:r>
      </w:ins>
      <w:r>
        <w:t>企业在</w:t>
      </w:r>
      <w:del w:id="1079" w:author="司马长风" w:date="2026-04-24T16:54:16Z">
        <w:r>
          <w:rPr>
            <w:rFonts w:hint="eastAsia"/>
          </w:rPr>
          <w:delText>高附加值领域，如</w:delText>
        </w:r>
      </w:del>
      <w:ins w:id="1080" w:author="司马长风" w:date="2026-04-24T16:54:16Z">
        <w:r>
          <w:rPr/>
          <w:t>品牌建设、</w:t>
        </w:r>
      </w:ins>
      <w:r>
        <w:t>研发</w:t>
      </w:r>
      <w:del w:id="1081" w:author="司马长风" w:date="2026-04-24T16:54:16Z">
        <w:r>
          <w:rPr>
            <w:rFonts w:hint="eastAsia"/>
          </w:rPr>
          <w:delText>、</w:delText>
        </w:r>
      </w:del>
      <w:ins w:id="1082" w:author="司马长风" w:date="2026-04-24T16:54:16Z">
        <w:r>
          <w:rPr/>
          <w:t>设计和市场</w:t>
        </w:r>
      </w:ins>
      <w:r>
        <w:t>营销</w:t>
      </w:r>
      <w:del w:id="1083" w:author="司马长风" w:date="2026-04-24T16:54:16Z">
        <w:r>
          <w:rPr>
            <w:rFonts w:hint="eastAsia"/>
          </w:rPr>
          <w:delText>和品牌塑造等方面的</w:delText>
        </w:r>
      </w:del>
      <w:ins w:id="1084" w:author="司马长风" w:date="2026-04-24T16:54:16Z">
        <w:r>
          <w:rPr/>
          <w:t>等高附加值环节的持续</w:t>
        </w:r>
      </w:ins>
      <w:r>
        <w:t>投入</w:t>
      </w:r>
      <w:del w:id="1085" w:author="司马长风" w:date="2026-04-24T16:54:16Z">
        <w:r>
          <w:rPr>
            <w:rFonts w:hint="eastAsia"/>
          </w:rPr>
          <w:delText>与创新，进而导致</w:delText>
        </w:r>
      </w:del>
      <w:ins w:id="1086" w:author="司马长风" w:date="2026-04-24T16:54:16Z">
        <w:r>
          <w:rPr/>
          <w:t>。长期来看，这不利于</w:t>
        </w:r>
      </w:ins>
      <w:r>
        <w:t>企业</w:t>
      </w:r>
      <w:del w:id="1087" w:author="司马长风" w:date="2026-04-24T16:54:16Z">
        <w:r>
          <w:rPr>
            <w:rFonts w:hint="eastAsia"/>
          </w:rPr>
          <w:delText>难以</w:delText>
        </w:r>
      </w:del>
      <w:r>
        <w:t>形成</w:t>
      </w:r>
      <w:ins w:id="1088" w:author="司马长风" w:date="2026-04-24T16:54:16Z">
        <w:r>
          <w:rPr/>
          <w:t>稳定的</w:t>
        </w:r>
      </w:ins>
      <w:r>
        <w:t>核心竞争力。</w:t>
      </w:r>
    </w:p>
    <w:p w14:paraId="570F00AC">
      <w:pPr>
        <w:widowControl/>
        <w:spacing w:line="400" w:lineRule="exact"/>
        <w:ind w:firstLine="484" w:firstLineChars="200"/>
        <w:rPr>
          <w:del w:id="1089" w:author="司马长风" w:date="2026-04-24T16:54:16Z"/>
        </w:rPr>
      </w:pPr>
      <w:ins w:id="1090" w:author="司马长风" w:date="2026-04-24T16:54:16Z">
        <w:r>
          <w:rPr/>
          <w:t>与之相比，</w:t>
        </w:r>
      </w:ins>
      <w:r>
        <w:t>轻资产运营模式</w:t>
      </w:r>
      <w:del w:id="1091" w:author="司马长风" w:date="2026-04-24T16:54:16Z">
        <w:r>
          <w:rPr>
            <w:rFonts w:hint="eastAsia"/>
          </w:rPr>
          <w:delText>相对传统重资产运营模式，放弃</w:delText>
        </w:r>
      </w:del>
      <w:ins w:id="1092" w:author="司马长风" w:date="2026-04-24T16:54:16Z">
        <w:r>
          <w:rPr/>
          <w:t>弱化</w:t>
        </w:r>
      </w:ins>
      <w:r>
        <w:t>了企业对</w:t>
      </w:r>
      <w:del w:id="1093" w:author="司马长风" w:date="2026-04-24T16:54:16Z">
        <w:r>
          <w:rPr>
            <w:rFonts w:hint="eastAsia"/>
          </w:rPr>
          <w:delText>有形资产的依赖，比如</w:delText>
        </w:r>
      </w:del>
      <w:r>
        <w:t>厂房、设备等</w:t>
      </w:r>
      <w:del w:id="1094" w:author="司马长风" w:date="2026-04-24T16:54:16Z">
        <w:r>
          <w:rPr>
            <w:rFonts w:hint="eastAsia"/>
          </w:rPr>
          <w:delText>，转向依靠无形的、高附加值的资产，如</w:delText>
        </w:r>
      </w:del>
      <w:ins w:id="1095" w:author="司马长风" w:date="2026-04-24T16:54:16Z">
        <w:r>
          <w:rPr/>
          <w:t>有形资产的依赖，更强调</w:t>
        </w:r>
      </w:ins>
      <w:r>
        <w:t>品牌</w:t>
      </w:r>
      <w:del w:id="1096" w:author="司马长风" w:date="2026-04-24T16:54:16Z">
        <w:r>
          <w:rPr>
            <w:rFonts w:hint="eastAsia"/>
          </w:rPr>
          <w:delText>形象、核心</w:delText>
        </w:r>
      </w:del>
      <w:ins w:id="1097" w:author="司马长风" w:date="2026-04-24T16:54:16Z">
        <w:r>
          <w:rPr/>
          <w:t>、</w:t>
        </w:r>
      </w:ins>
      <w:r>
        <w:t>技术、</w:t>
      </w:r>
      <w:ins w:id="1098" w:author="司马长风" w:date="2026-04-24T16:54:16Z">
        <w:r>
          <w:rPr/>
          <w:t>管理能力、供应链协同和</w:t>
        </w:r>
      </w:ins>
      <w:r>
        <w:t>企业文化</w:t>
      </w:r>
      <w:del w:id="1099" w:author="司马长风" w:date="2026-04-24T16:54:16Z">
        <w:r>
          <w:rPr>
            <w:rFonts w:hint="eastAsia"/>
          </w:rPr>
          <w:delText>和供应链管理等来驱动企业</w:delText>
        </w:r>
      </w:del>
      <w:ins w:id="1100" w:author="司马长风" w:date="2026-04-24T16:54:16Z">
        <w:r>
          <w:rPr/>
          <w:t>等无形资源在价值</w:t>
        </w:r>
      </w:ins>
      <w:r>
        <w:t>创造</w:t>
      </w:r>
      <w:del w:id="1101" w:author="司马长风" w:date="2026-04-24T16:54:16Z">
        <w:r>
          <w:rPr>
            <w:rFonts w:hint="eastAsia"/>
          </w:rPr>
          <w:delText>价值，它促</w:delText>
        </w:r>
      </w:del>
      <w:del w:id="1102" w:author="司马长风" w:date="2026-04-24T16:54:16Z">
        <w:r>
          <w:rPr/>
          <w:delText>使企业更为集中地</w:delText>
        </w:r>
      </w:del>
      <w:ins w:id="1103" w:author="司马长风" w:date="2026-04-24T16:54:16Z">
        <w:r>
          <w:rPr/>
          <w:t>中的作用。通过</w:t>
        </w:r>
      </w:ins>
      <w:r>
        <w:t>将资本</w:t>
      </w:r>
      <w:del w:id="1104" w:author="司马长风" w:date="2026-04-24T16:54:16Z">
        <w:r>
          <w:rPr/>
          <w:delText>投向</w:delText>
        </w:r>
      </w:del>
      <w:ins w:id="1105" w:author="司马长风" w:date="2026-04-24T16:54:16Z">
        <w:r>
          <w:rPr/>
          <w:t>更多集中于</w:t>
        </w:r>
      </w:ins>
      <w:r>
        <w:t>核心业务，</w:t>
      </w:r>
      <w:ins w:id="1106" w:author="司马长风" w:date="2026-04-24T16:54:16Z">
        <w:r>
          <w:rPr/>
          <w:t>企业能够在一定程度上</w:t>
        </w:r>
      </w:ins>
      <w:r>
        <w:t>提高</w:t>
      </w:r>
      <w:del w:id="1107" w:author="司马长风" w:date="2026-04-24T16:54:16Z">
        <w:r>
          <w:rPr/>
          <w:delText>了</w:delText>
        </w:r>
      </w:del>
      <w:r>
        <w:t>资源利用效率</w:t>
      </w:r>
      <w:del w:id="1108" w:author="司马长风" w:date="2026-04-24T16:54:16Z">
        <w:r>
          <w:rPr/>
          <w:delText>与运营</w:delText>
        </w:r>
      </w:del>
      <w:ins w:id="1109" w:author="司马长风" w:date="2026-04-24T16:54:16Z">
        <w:r>
          <w:rPr/>
          <w:t>和经营</w:t>
        </w:r>
      </w:ins>
      <w:r>
        <w:t>灵活性，</w:t>
      </w:r>
      <w:del w:id="1110" w:author="司马长风" w:date="2026-04-24T16:54:16Z">
        <w:r>
          <w:rPr/>
          <w:delText>更能</w:delText>
        </w:r>
      </w:del>
      <w:ins w:id="1111" w:author="司马长风" w:date="2026-04-24T16:54:16Z">
        <w:r>
          <w:rPr/>
          <w:t>也更容易</w:t>
        </w:r>
      </w:ins>
      <w:r>
        <w:t>适应</w:t>
      </w:r>
      <w:del w:id="1112" w:author="司马长风" w:date="2026-04-24T16:54:16Z">
        <w:r>
          <w:rPr/>
          <w:delText>当前瞬息万变</w:delText>
        </w:r>
      </w:del>
      <w:ins w:id="1113" w:author="司马长风" w:date="2026-04-24T16:54:16Z">
        <w:r>
          <w:rPr/>
          <w:t>变化较快</w:t>
        </w:r>
      </w:ins>
      <w:r>
        <w:t>的市场</w:t>
      </w:r>
      <w:del w:id="1114" w:author="司马长风" w:date="2026-04-24T16:54:16Z">
        <w:r>
          <w:rPr/>
          <w:delText>需求力。</w:delText>
        </w:r>
      </w:del>
    </w:p>
    <w:p w14:paraId="2691AE4F">
      <w:pPr>
        <w:pStyle w:val="20"/>
        <w:tabs>
          <w:tab w:val="right" w:leader="dot" w:pos="8507"/>
        </w:tabs>
        <w:ind w:firstLine="520"/>
        <w:rPr>
          <w:ins w:id="1115" w:author="司马长风" w:date="2026-04-24T16:54:16Z"/>
        </w:rPr>
      </w:pPr>
      <w:del w:id="1116" w:author="司马长风" w:date="2026-04-24T16:54:16Z">
        <w:r>
          <w:rPr>
            <w:rFonts w:ascii="宋体" w:hAnsi="宋体" w:cs="宋体"/>
            <w:szCs w:val="24"/>
          </w:rPr>
          <w:delText>相较于重资产运营模式</w:delText>
        </w:r>
      </w:del>
      <w:ins w:id="1117" w:author="司马长风" w:date="2026-04-24T16:54:16Z">
        <w:r>
          <w:rPr/>
          <w:t>环境。因此</w:t>
        </w:r>
      </w:ins>
      <w:r>
        <w:t>，轻资产运营</w:t>
      </w:r>
      <w:del w:id="1118" w:author="司马长风" w:date="2026-04-24T16:54:16Z">
        <w:r>
          <w:rPr>
            <w:rFonts w:ascii="宋体" w:hAnsi="宋体" w:cs="宋体"/>
            <w:szCs w:val="24"/>
          </w:rPr>
          <w:delText>模式能够以较少的资本投入实现更高的</w:delText>
        </w:r>
      </w:del>
      <w:ins w:id="1119" w:author="司马长风" w:date="2026-04-24T16:54:16Z">
        <w:r>
          <w:rPr/>
          <w:t>逐渐成为部分服装企业调整经营结构、提升</w:t>
        </w:r>
      </w:ins>
      <w:r>
        <w:t>价值创造</w:t>
      </w:r>
      <w:del w:id="1120" w:author="司马长风" w:date="2026-04-24T16:54:16Z">
        <w:r>
          <w:rPr>
            <w:rFonts w:ascii="宋体" w:hAnsi="宋体" w:cs="宋体"/>
            <w:szCs w:val="24"/>
          </w:rPr>
          <w:delText>。然而，当前</w:delText>
        </w:r>
      </w:del>
      <w:ins w:id="1121" w:author="司马长风" w:date="2026-04-24T16:54:16Z">
        <w:r>
          <w:rPr/>
          <w:t>能力的重要选择。</w:t>
        </w:r>
      </w:ins>
    </w:p>
    <w:p w14:paraId="460A5855">
      <w:pPr>
        <w:pStyle w:val="20"/>
        <w:tabs>
          <w:tab w:val="right" w:leader="dot" w:pos="8507"/>
        </w:tabs>
        <w:ind w:firstLine="520"/>
      </w:pPr>
      <w:ins w:id="1122" w:author="司马长风" w:date="2026-04-24T16:54:16Z">
        <w:r>
          <w:rPr/>
          <w:t>不过，</w:t>
        </w:r>
      </w:ins>
      <w:r>
        <w:t>我国</w:t>
      </w:r>
      <w:ins w:id="1123" w:author="司马长风" w:date="2026-04-24T16:54:16Z">
        <w:r>
          <w:rPr/>
          <w:t>服装企业</w:t>
        </w:r>
      </w:ins>
      <w:r>
        <w:t>对轻资产运营模式的</w:t>
      </w:r>
      <w:del w:id="1124" w:author="司马长风" w:date="2026-04-24T16:54:16Z">
        <w:r>
          <w:rPr>
            <w:rFonts w:ascii="宋体" w:hAnsi="宋体" w:cs="宋体"/>
            <w:szCs w:val="24"/>
          </w:rPr>
          <w:delText>理论与实践</w:delText>
        </w:r>
      </w:del>
      <w:ins w:id="1125" w:author="司马长风" w:date="2026-04-24T16:54:16Z">
        <w:r>
          <w:rPr/>
          <w:t>运用</w:t>
        </w:r>
      </w:ins>
      <w:r>
        <w:t>仍处于</w:t>
      </w:r>
      <w:del w:id="1126" w:author="司马长风" w:date="2026-04-24T16:54:16Z">
        <w:r>
          <w:rPr>
            <w:rFonts w:ascii="宋体" w:hAnsi="宋体" w:cs="宋体"/>
            <w:szCs w:val="24"/>
          </w:rPr>
          <w:delText>持续</w:delText>
        </w:r>
      </w:del>
      <w:r>
        <w:t>探索阶段，</w:t>
      </w:r>
      <w:del w:id="1127" w:author="司马长风" w:date="2026-04-24T16:54:16Z">
        <w:r>
          <w:rPr>
            <w:rFonts w:ascii="宋体" w:hAnsi="宋体" w:cs="宋体"/>
            <w:szCs w:val="24"/>
          </w:rPr>
          <w:delText>不少服装企业在</w:delText>
        </w:r>
      </w:del>
      <w:ins w:id="1128" w:author="司马长风" w:date="2026-04-24T16:54:16Z">
        <w:r>
          <w:rPr/>
          <w:t>相关</w:t>
        </w:r>
      </w:ins>
      <w:r>
        <w:t>理论</w:t>
      </w:r>
      <w:del w:id="1129" w:author="司马长风" w:date="2026-04-24T16:54:16Z">
        <w:r>
          <w:rPr>
            <w:rFonts w:ascii="宋体" w:hAnsi="宋体" w:cs="宋体"/>
            <w:szCs w:val="24"/>
          </w:rPr>
          <w:delText>支撑</w:delText>
        </w:r>
      </w:del>
      <w:ins w:id="1130" w:author="司马长风" w:date="2026-04-24T16:54:16Z">
        <w:r>
          <w:rPr/>
          <w:t>积累</w:t>
        </w:r>
      </w:ins>
      <w:r>
        <w:t>和实践经验</w:t>
      </w:r>
      <w:del w:id="1131" w:author="司马长风" w:date="2026-04-24T16:54:16Z">
        <w:r>
          <w:rPr>
            <w:rFonts w:ascii="宋体" w:hAnsi="宋体" w:cs="宋体"/>
            <w:szCs w:val="24"/>
          </w:rPr>
          <w:delText>上存在明显不足，导致其在生产经营过程中面临诸多潜在财务风险。以国内较早推行</w:delText>
        </w:r>
      </w:del>
      <w:ins w:id="1132" w:author="司马长风" w:date="2026-04-24T16:54:17Z">
        <w:r>
          <w:rPr/>
          <w:t>都还不够充分。一些较早推进</w:t>
        </w:r>
      </w:ins>
      <w:r>
        <w:t>轻资产转型的</w:t>
      </w:r>
      <w:del w:id="1133" w:author="司马长风" w:date="2026-04-24T16:54:17Z">
        <w:r>
          <w:rPr>
            <w:rFonts w:ascii="宋体" w:hAnsi="宋体" w:cs="宋体"/>
            <w:szCs w:val="24"/>
          </w:rPr>
          <w:delText>海澜之家、森马等</w:delText>
        </w:r>
      </w:del>
      <w:r>
        <w:t>企业</w:t>
      </w:r>
      <w:del w:id="1134" w:author="司马长风" w:date="2026-04-24T16:54:17Z">
        <w:r>
          <w:rPr>
            <w:rFonts w:ascii="宋体" w:hAnsi="宋体" w:cs="宋体"/>
            <w:szCs w:val="24"/>
          </w:rPr>
          <w:delText>为例，其</w:delText>
        </w:r>
      </w:del>
      <w:r>
        <w:t>在转型过程中</w:t>
      </w:r>
      <w:del w:id="1135" w:author="司马长风" w:date="2026-04-24T16:54:17Z">
        <w:r>
          <w:rPr>
            <w:rFonts w:ascii="宋体" w:hAnsi="宋体" w:cs="宋体"/>
            <w:szCs w:val="24"/>
          </w:rPr>
          <w:delText>逐渐显现出</w:delText>
        </w:r>
      </w:del>
      <w:ins w:id="1136" w:author="司马长风" w:date="2026-04-24T16:54:17Z">
        <w:r>
          <w:rPr/>
          <w:t>已经出现</w:t>
        </w:r>
      </w:ins>
      <w:r>
        <w:t>融资约束、投资</w:t>
      </w:r>
      <w:del w:id="1137" w:author="司马长风" w:date="2026-04-24T16:54:17Z">
        <w:r>
          <w:rPr>
            <w:rFonts w:ascii="宋体" w:hAnsi="宋体" w:cs="宋体"/>
            <w:szCs w:val="24"/>
          </w:rPr>
          <w:delText>效益</w:delText>
        </w:r>
      </w:del>
      <w:ins w:id="1138" w:author="司马长风" w:date="2026-04-24T16:54:17Z">
        <w:r>
          <w:rPr/>
          <w:t>回报</w:t>
        </w:r>
      </w:ins>
      <w:r>
        <w:t>不佳、存货积压</w:t>
      </w:r>
      <w:del w:id="1139" w:author="司马长风" w:date="2026-04-24T16:54:17Z">
        <w:r>
          <w:rPr>
            <w:rFonts w:ascii="宋体" w:hAnsi="宋体" w:cs="宋体"/>
            <w:szCs w:val="24"/>
          </w:rPr>
          <w:delText>、</w:delText>
        </w:r>
      </w:del>
      <w:ins w:id="1140" w:author="司马长风" w:date="2026-04-24T16:54:17Z">
        <w:r>
          <w:rPr/>
          <w:t>和</w:t>
        </w:r>
      </w:ins>
      <w:r>
        <w:t>营业收入下滑等问题</w:t>
      </w:r>
      <w:ins w:id="1141" w:author="司马长风" w:date="2026-04-24T16:54:17Z">
        <w:r>
          <w:rPr/>
          <w:t>，说明轻资产运营并不必然降低经营压力，反而可能在转型期引发新的财务风险</w:t>
        </w:r>
      </w:ins>
      <w:r>
        <w:t>。服装行业作为我国实体经济的重要组成部分，在经营</w:t>
      </w:r>
      <w:del w:id="1142" w:author="司马长风" w:date="2026-04-24T16:54:17Z">
        <w:r>
          <w:rPr>
            <w:rFonts w:ascii="宋体" w:hAnsi="宋体" w:cs="宋体"/>
            <w:szCs w:val="24"/>
          </w:rPr>
          <w:delText>困境加剧、</w:delText>
        </w:r>
      </w:del>
      <w:ins w:id="1143" w:author="司马长风" w:date="2026-04-24T16:54:17Z">
        <w:r>
          <w:rPr/>
          <w:t>压力持续上升和</w:t>
        </w:r>
      </w:ins>
      <w:r>
        <w:t>财务风险</w:t>
      </w:r>
      <w:del w:id="1144" w:author="司马长风" w:date="2026-04-24T16:54:17Z">
        <w:r>
          <w:rPr>
            <w:rFonts w:ascii="宋体" w:hAnsi="宋体" w:cs="宋体"/>
            <w:szCs w:val="24"/>
          </w:rPr>
          <w:delText>持续</w:delText>
        </w:r>
      </w:del>
      <w:ins w:id="1145" w:author="司马长风" w:date="2026-04-24T16:54:17Z">
        <w:r>
          <w:rPr/>
          <w:t>不断</w:t>
        </w:r>
      </w:ins>
      <w:r>
        <w:t>累积的</w:t>
      </w:r>
      <w:del w:id="1146" w:author="司马长风" w:date="2026-04-24T16:54:17Z">
        <w:r>
          <w:rPr>
            <w:rFonts w:ascii="宋体" w:hAnsi="宋体" w:cs="宋体"/>
            <w:szCs w:val="24"/>
          </w:rPr>
          <w:delText>双重压力下，整体发展速度有所放缓</w:delText>
        </w:r>
      </w:del>
      <w:ins w:id="1147" w:author="司马长风" w:date="2026-04-24T16:54:17Z">
        <w:r>
          <w:rPr/>
          <w:t>背景下，其风险防控问题值得进一步研究</w:t>
        </w:r>
      </w:ins>
      <w:r>
        <w:t>。</w:t>
      </w:r>
    </w:p>
    <w:p w14:paraId="70E2721E">
      <w:pPr>
        <w:pStyle w:val="20"/>
        <w:tabs>
          <w:tab w:val="right" w:leader="dot" w:pos="8507"/>
        </w:tabs>
        <w:ind w:firstLine="520"/>
      </w:pPr>
      <w:ins w:id="1148" w:author="司马长风" w:date="2026-04-24T16:54:17Z">
        <w:r>
          <w:rPr/>
          <w:t>此外，</w:t>
        </w:r>
      </w:ins>
      <w:r>
        <w:t>《中国服装产业</w:t>
      </w:r>
      <w:del w:id="1149" w:author="司马长风" w:date="2026-04-24T16:54:17Z">
        <w:r>
          <w:rPr>
            <w:rFonts w:hint="eastAsia" w:ascii="宋体" w:hAnsi="宋体" w:cs="宋体"/>
            <w:kern w:val="0"/>
            <w:lang w:bidi="ar"/>
          </w:rPr>
          <w:delText>“</w:delText>
        </w:r>
      </w:del>
      <w:ins w:id="1150" w:author="司马长风" w:date="2026-04-24T16:54:17Z">
        <w:r>
          <w:rPr/>
          <w:t>"</w:t>
        </w:r>
      </w:ins>
      <w:r>
        <w:t>十四五</w:t>
      </w:r>
      <w:del w:id="1151" w:author="司马长风" w:date="2026-04-24T16:54:17Z">
        <w:r>
          <w:rPr>
            <w:rFonts w:hint="eastAsia" w:ascii="宋体" w:hAnsi="宋体" w:cs="宋体"/>
            <w:kern w:val="0"/>
            <w:lang w:bidi="ar"/>
          </w:rPr>
          <w:delText>”</w:delText>
        </w:r>
      </w:del>
      <w:ins w:id="1152" w:author="司马长风" w:date="2026-04-24T16:54:17Z">
        <w:r>
          <w:rPr/>
          <w:t>"</w:t>
        </w:r>
      </w:ins>
      <w:r>
        <w:t>发展指导意见和2035年远景目标》</w:t>
      </w:r>
      <w:del w:id="1153" w:author="司马长风" w:date="2026-04-24T16:54:17Z">
        <w:r>
          <w:rPr>
            <w:rFonts w:hint="eastAsia" w:ascii="宋体" w:hAnsi="宋体" w:cs="宋体"/>
            <w:kern w:val="0"/>
            <w:lang w:bidi="ar"/>
          </w:rPr>
          <w:delText>是我国为应对服装产业发展所面临的诸多挑战而制定的行动指南。</w:delText>
        </w:r>
      </w:del>
      <w:del w:id="1154" w:author="司马长风" w:date="2026-04-24T16:54:17Z">
        <w:r>
          <w:rPr>
            <w:rFonts w:ascii="宋体" w:hAnsi="宋体" w:cs="宋体"/>
            <w:szCs w:val="24"/>
          </w:rPr>
          <w:delText>《指导意见》通过一系列战略部署，着重强调了重振国内</w:delText>
        </w:r>
      </w:del>
      <w:ins w:id="1155" w:author="司马长风" w:date="2026-04-24T16:54:17Z">
        <w:r>
          <w:rPr/>
          <w:t>对</w:t>
        </w:r>
      </w:ins>
      <w:r>
        <w:t>服装</w:t>
      </w:r>
      <w:del w:id="1156" w:author="司马长风" w:date="2026-04-24T16:54:17Z">
        <w:r>
          <w:rPr>
            <w:rFonts w:ascii="宋体" w:hAnsi="宋体" w:cs="宋体"/>
            <w:szCs w:val="24"/>
          </w:rPr>
          <w:delText>市场的重要意义，并为服装</w:delText>
        </w:r>
      </w:del>
      <w:r>
        <w:t>行业转型升级</w:t>
      </w:r>
      <w:del w:id="1157" w:author="司马长风" w:date="2026-04-24T16:54:17Z">
        <w:r>
          <w:rPr>
            <w:rFonts w:ascii="宋体" w:hAnsi="宋体" w:cs="宋体"/>
            <w:szCs w:val="24"/>
          </w:rPr>
          <w:delText>与</w:delText>
        </w:r>
      </w:del>
      <w:ins w:id="1158" w:author="司马长风" w:date="2026-04-24T16:54:17Z">
        <w:r>
          <w:rPr/>
          <w:t>和</w:t>
        </w:r>
      </w:ins>
      <w:r>
        <w:t>高质量发展</w:t>
      </w:r>
      <w:del w:id="1159" w:author="司马长风" w:date="2026-04-24T16:54:17Z">
        <w:r>
          <w:rPr>
            <w:rFonts w:ascii="宋体" w:hAnsi="宋体" w:cs="宋体"/>
            <w:szCs w:val="24"/>
          </w:rPr>
          <w:delText>指明了方向。在此</w:delText>
        </w:r>
      </w:del>
      <w:ins w:id="1160" w:author="司马长风" w:date="2026-04-24T16:54:17Z">
        <w:r>
          <w:rPr/>
          <w:t>提出了明确要求。在这一</w:t>
        </w:r>
      </w:ins>
      <w:r>
        <w:t>背景下，</w:t>
      </w:r>
      <w:del w:id="1161" w:author="司马长风" w:date="2026-04-24T16:54:17Z">
        <w:r>
          <w:rPr>
            <w:rFonts w:ascii="宋体" w:hAnsi="宋体" w:cs="宋体"/>
            <w:szCs w:val="24"/>
          </w:rPr>
          <w:delText>不断提升</w:delText>
        </w:r>
      </w:del>
      <w:ins w:id="1162" w:author="司马长风" w:date="2026-04-24T16:54:17Z">
        <w:r>
          <w:rPr/>
          <w:t>研究</w:t>
        </w:r>
      </w:ins>
      <w:r>
        <w:t>轻资产</w:t>
      </w:r>
      <w:ins w:id="1163" w:author="司马长风" w:date="2026-04-24T16:54:17Z">
        <w:r>
          <w:rPr/>
          <w:t>运营模式下</w:t>
        </w:r>
      </w:ins>
      <w:r>
        <w:t>服装企业的财务风险</w:t>
      </w:r>
      <w:del w:id="1164" w:author="司马长风" w:date="2026-04-24T16:54:17Z">
        <w:r>
          <w:rPr>
            <w:rFonts w:ascii="宋体" w:hAnsi="宋体" w:cs="宋体"/>
            <w:szCs w:val="24"/>
          </w:rPr>
          <w:delText>防控能力</w:delText>
        </w:r>
      </w:del>
      <w:ins w:id="1165" w:author="司马长风" w:date="2026-04-24T16:54:17Z">
        <w:r>
          <w:rPr/>
          <w:t>形成机制及其控制路径</w:t>
        </w:r>
      </w:ins>
      <w:r>
        <w:t>，不仅</w:t>
      </w:r>
      <w:del w:id="1166" w:author="司马长风" w:date="2026-04-24T16:54:17Z">
        <w:r>
          <w:rPr>
            <w:rFonts w:ascii="宋体" w:hAnsi="宋体" w:cs="宋体"/>
            <w:szCs w:val="24"/>
          </w:rPr>
          <w:delText>有助于推动我国轻资产服装企业实现转型升级与稳健发展，也对促进国内各行业向轻资产运营模式转型变革</w:delText>
        </w:r>
      </w:del>
      <w:ins w:id="1167" w:author="司马长风" w:date="2026-04-24T16:54:17Z">
        <w:r>
          <w:rPr/>
          <w:t>具有现实针对性，也</w:t>
        </w:r>
      </w:ins>
      <w:r>
        <w:t>具有</w:t>
      </w:r>
      <w:del w:id="1168" w:author="司马长风" w:date="2026-04-24T16:54:17Z">
        <w:r>
          <w:rPr>
            <w:rFonts w:ascii="宋体" w:hAnsi="宋体" w:cs="宋体"/>
            <w:szCs w:val="24"/>
          </w:rPr>
          <w:delText>重要的借鉴与推动意义</w:delText>
        </w:r>
      </w:del>
      <w:ins w:id="1169" w:author="司马长风" w:date="2026-04-24T16:54:17Z">
        <w:r>
          <w:rPr/>
          <w:t>较强的行业参考价值</w:t>
        </w:r>
      </w:ins>
      <w:r>
        <w:t>。</w:t>
      </w:r>
    </w:p>
    <w:p w14:paraId="4072BAE6">
      <w:pPr>
        <w:pStyle w:val="20"/>
        <w:tabs>
          <w:tab w:val="right" w:leader="dot" w:pos="8507"/>
        </w:tabs>
        <w:ind w:firstLine="520"/>
      </w:pPr>
      <w:r>
        <w:t>基于</w:t>
      </w:r>
      <w:del w:id="1170" w:author="司马长风" w:date="2026-04-24T16:54:17Z">
        <w:r>
          <w:rPr>
            <w:rFonts w:hint="eastAsia" w:ascii="宋体" w:hAnsi="宋体" w:cs="宋体"/>
            <w:kern w:val="0"/>
            <w:lang w:bidi="ar"/>
          </w:rPr>
          <w:delText>上述背景</w:delText>
        </w:r>
      </w:del>
      <w:ins w:id="1171" w:author="司马长风" w:date="2026-04-24T16:54:17Z">
        <w:r>
          <w:rPr/>
          <w:t>此</w:t>
        </w:r>
      </w:ins>
      <w:r>
        <w:t>，本文选取国内具有代表性的 M 公司作为案例研究对象。M 公司</w:t>
      </w:r>
      <w:del w:id="1172" w:author="司马长风" w:date="2026-04-24T16:54:17Z">
        <w:r>
          <w:rPr>
            <w:rFonts w:hint="eastAsia" w:ascii="宋体" w:hAnsi="宋体" w:cs="宋体"/>
            <w:kern w:val="0"/>
            <w:lang w:bidi="ar"/>
          </w:rPr>
          <w:delText>作为我国较早实施</w:delText>
        </w:r>
      </w:del>
      <w:ins w:id="1173" w:author="司马长风" w:date="2026-04-24T16:54:17Z">
        <w:r>
          <w:rPr/>
          <w:t>较早推进</w:t>
        </w:r>
      </w:ins>
      <w:r>
        <w:t>轻资产运营模式转型</w:t>
      </w:r>
      <w:del w:id="1174" w:author="司马长风" w:date="2026-04-24T16:54:17Z">
        <w:r>
          <w:rPr>
            <w:rFonts w:hint="eastAsia" w:ascii="宋体" w:hAnsi="宋体" w:cs="宋体"/>
            <w:kern w:val="0"/>
            <w:lang w:bidi="ar"/>
          </w:rPr>
          <w:delText>的服装企业，在转型</w:delText>
        </w:r>
      </w:del>
      <w:ins w:id="1175" w:author="司马长风" w:date="2026-04-24T16:54:17Z">
        <w:r>
          <w:rPr/>
          <w:t>，在发展</w:t>
        </w:r>
      </w:ins>
      <w:r>
        <w:t>过程中暴露出的财务风险</w:t>
      </w:r>
      <w:del w:id="1176" w:author="司马长风" w:date="2026-04-24T16:54:17Z">
        <w:r>
          <w:rPr>
            <w:rFonts w:hint="eastAsia" w:ascii="宋体" w:hAnsi="宋体" w:cs="宋体"/>
            <w:kern w:val="0"/>
            <w:lang w:bidi="ar"/>
          </w:rPr>
          <w:delText>与</w:delText>
        </w:r>
      </w:del>
      <w:ins w:id="1177" w:author="司马长风" w:date="2026-04-24T16:54:17Z">
        <w:r>
          <w:rPr/>
          <w:t>和</w:t>
        </w:r>
      </w:ins>
      <w:r>
        <w:t>经营</w:t>
      </w:r>
      <w:del w:id="1178" w:author="司马长风" w:date="2026-04-24T16:54:17Z">
        <w:r>
          <w:rPr>
            <w:rFonts w:hint="eastAsia" w:ascii="宋体" w:hAnsi="宋体" w:cs="宋体"/>
            <w:kern w:val="0"/>
            <w:lang w:bidi="ar"/>
          </w:rPr>
          <w:delText>困境，在行业内</w:delText>
        </w:r>
      </w:del>
      <w:ins w:id="1179" w:author="司马长风" w:date="2026-04-24T16:54:17Z">
        <w:r>
          <w:rPr/>
          <w:t>问题</w:t>
        </w:r>
      </w:ins>
      <w:r>
        <w:t>具有</w:t>
      </w:r>
      <w:del w:id="1180" w:author="司马长风" w:date="2026-04-24T16:54:17Z">
        <w:r>
          <w:rPr>
            <w:rFonts w:hint="eastAsia" w:ascii="宋体" w:hAnsi="宋体" w:cs="宋体"/>
            <w:kern w:val="0"/>
            <w:lang w:bidi="ar"/>
          </w:rPr>
          <w:delText>普遍性与典型性</w:delText>
        </w:r>
      </w:del>
      <w:ins w:id="1181" w:author="司马长风" w:date="2026-04-24T16:54:17Z">
        <w:r>
          <w:rPr/>
          <w:t>一定代表性</w:t>
        </w:r>
      </w:ins>
      <w:r>
        <w:t>。对其</w:t>
      </w:r>
      <w:del w:id="1182" w:author="司马长风" w:date="2026-04-24T16:54:17Z">
        <w:r>
          <w:rPr>
            <w:rFonts w:hint="eastAsia" w:ascii="宋体" w:hAnsi="宋体" w:cs="宋体"/>
            <w:kern w:val="0"/>
            <w:lang w:bidi="ar"/>
          </w:rPr>
          <w:delText>开展</w:delText>
        </w:r>
      </w:del>
      <w:r>
        <w:t>财务风险</w:t>
      </w:r>
      <w:ins w:id="1183" w:author="司马长风" w:date="2026-04-24T16:54:17Z">
        <w:r>
          <w:rPr/>
          <w:t>进行</w:t>
        </w:r>
      </w:ins>
      <w:r>
        <w:t>识别、评价</w:t>
      </w:r>
      <w:del w:id="1184" w:author="司马长风" w:date="2026-04-24T16:54:17Z">
        <w:r>
          <w:rPr>
            <w:rFonts w:hint="eastAsia" w:ascii="宋体" w:hAnsi="宋体" w:cs="宋体"/>
            <w:kern w:val="0"/>
            <w:lang w:bidi="ar"/>
          </w:rPr>
          <w:delText>与</w:delText>
        </w:r>
      </w:del>
      <w:ins w:id="1185" w:author="司马长风" w:date="2026-04-24T16:54:17Z">
        <w:r>
          <w:rPr/>
          <w:t>和</w:t>
        </w:r>
      </w:ins>
      <w:r>
        <w:t>防范研究，</w:t>
      </w:r>
      <w:del w:id="1186" w:author="司马长风" w:date="2026-04-24T16:54:17Z">
        <w:r>
          <w:rPr>
            <w:rFonts w:hint="eastAsia" w:ascii="宋体" w:hAnsi="宋体" w:cs="宋体"/>
            <w:kern w:val="0"/>
            <w:lang w:bidi="ar"/>
          </w:rPr>
          <w:delText>能够为同行业其他</w:delText>
        </w:r>
      </w:del>
      <w:ins w:id="1187" w:author="司马长风" w:date="2026-04-24T16:54:17Z">
        <w:r>
          <w:rPr/>
          <w:t>有助于加深对</w:t>
        </w:r>
      </w:ins>
      <w:r>
        <w:t>轻资产运营</w:t>
      </w:r>
      <w:ins w:id="1188" w:author="司马长风" w:date="2026-04-24T16:54:17Z">
        <w:r>
          <w:rPr/>
          <w:t>模式风险特征的理解，也可以为同类</w:t>
        </w:r>
      </w:ins>
      <w:r>
        <w:t>企业提供</w:t>
      </w:r>
      <w:del w:id="1189" w:author="司马长风" w:date="2026-04-24T16:54:17Z">
        <w:r>
          <w:rPr>
            <w:rFonts w:hint="eastAsia" w:ascii="宋体" w:hAnsi="宋体" w:cs="宋体"/>
            <w:kern w:val="0"/>
            <w:lang w:bidi="ar"/>
          </w:rPr>
          <w:delText>有益</w:delText>
        </w:r>
      </w:del>
      <w:ins w:id="1190" w:author="司马长风" w:date="2026-04-24T16:54:17Z">
        <w:r>
          <w:rPr/>
          <w:t>一定</w:t>
        </w:r>
      </w:ins>
      <w:r>
        <w:t>参考</w:t>
      </w:r>
      <w:del w:id="1191" w:author="司马长风" w:date="2026-04-24T16:54:17Z">
        <w:r>
          <w:rPr>
            <w:rFonts w:hint="eastAsia" w:ascii="宋体" w:hAnsi="宋体" w:cs="宋体"/>
            <w:kern w:val="0"/>
            <w:lang w:bidi="ar"/>
          </w:rPr>
          <w:delText>，有助于推动轻资产服装企业实现持续健康发展</w:delText>
        </w:r>
      </w:del>
      <w:r>
        <w:t>。</w:t>
      </w:r>
    </w:p>
    <w:p w14:paraId="4EFB1B8E">
      <w:pPr>
        <w:pStyle w:val="51"/>
        <w:numPr>
          <w:ilvl w:val="0"/>
          <w:numId w:val="0"/>
        </w:numPr>
        <w:spacing w:before="207"/>
        <w:ind w:left="567" w:leftChars="0"/>
      </w:pPr>
      <w:ins w:id="1192" w:author="司马长风" w:date="2026-04-24T16:54:17Z">
        <w:bookmarkStart w:id="2" w:name="_Toc10816"/>
        <w:r>
          <w:rPr>
            <w:rFonts w:hint="eastAsia"/>
            <w:lang w:val="en-US" w:eastAsia="zh-CN"/>
          </w:rPr>
          <w:t>二、</w:t>
        </w:r>
      </w:ins>
      <w:r>
        <w:rPr>
          <w:rFonts w:hint="eastAsia"/>
        </w:rPr>
        <w:t>研究意义</w:t>
      </w:r>
      <w:bookmarkEnd w:id="2"/>
    </w:p>
    <w:p w14:paraId="125CE93C">
      <w:pPr>
        <w:pStyle w:val="53"/>
        <w:numPr>
          <w:ilvl w:val="0"/>
          <w:numId w:val="9"/>
        </w:numPr>
        <w:ind w:firstLineChars="0"/>
        <w:rPr>
          <w:color w:val="auto"/>
        </w:rPr>
      </w:pPr>
      <w:r>
        <w:rPr>
          <w:rFonts w:hint="eastAsia"/>
          <w:color w:val="auto"/>
        </w:rPr>
        <w:t>理论意义</w:t>
      </w:r>
    </w:p>
    <w:p w14:paraId="116C63B0">
      <w:pPr>
        <w:widowControl/>
        <w:wordWrap w:val="0"/>
        <w:spacing w:line="400" w:lineRule="exact"/>
        <w:ind w:firstLine="484" w:firstLineChars="200"/>
        <w:rPr>
          <w:rFonts w:hint="eastAsia" w:ascii="宋体" w:hAnsi="宋体" w:cs="宋体"/>
          <w:kern w:val="0"/>
          <w:lang w:bidi="ar"/>
        </w:rPr>
      </w:pPr>
      <w:r>
        <w:t>目前，关于轻资产运营模式的研究主要集中于其优势方面，对于其可能引发的财务风险的研究相对缺乏。</w:t>
      </w:r>
      <w:del w:id="1193" w:author="司马长风" w:date="2026-04-24T16:54:17Z">
        <w:r>
          <w:rPr>
            <w:rFonts w:hint="eastAsia" w:ascii="宋体" w:hAnsi="宋体" w:cs="宋体"/>
            <w:kern w:val="0"/>
            <w:lang w:bidi="ar"/>
          </w:rPr>
          <w:delText>随着</w:delText>
        </w:r>
      </w:del>
      <w:ins w:id="1194" w:author="司马长风" w:date="2026-04-24T16:54:17Z">
        <w:r>
          <w:rPr/>
          <w:t>近些年，</w:t>
        </w:r>
      </w:ins>
      <w:r>
        <w:t>越来越多的企业开始进行轻资产化转型，在此背景下，探讨如何识别、评价和防控其可能引发的财务风险，可以</w:t>
      </w:r>
      <w:del w:id="1195" w:author="司马长风" w:date="2026-04-24T16:54:17Z">
        <w:r>
          <w:rPr>
            <w:rFonts w:hint="eastAsia" w:ascii="宋体" w:hAnsi="宋体" w:cs="宋体"/>
            <w:kern w:val="0"/>
            <w:lang w:bidi="ar"/>
          </w:rPr>
          <w:delText>填补研究空白，丰富</w:delText>
        </w:r>
      </w:del>
      <w:ins w:id="1196" w:author="司马长风" w:date="2026-04-24T16:54:17Z">
        <w:r>
          <w:rPr/>
          <w:t>补充这一领域的</w:t>
        </w:r>
      </w:ins>
      <w:r>
        <w:t>研究</w:t>
      </w:r>
      <w:del w:id="1197" w:author="司马长风" w:date="2026-04-24T16:54:17Z">
        <w:r>
          <w:rPr>
            <w:rFonts w:hint="eastAsia" w:ascii="宋体" w:hAnsi="宋体" w:cs="宋体"/>
            <w:kern w:val="0"/>
            <w:lang w:bidi="ar"/>
          </w:rPr>
          <w:delText>文献</w:delText>
        </w:r>
      </w:del>
      <w:r>
        <w:t>。</w:t>
      </w:r>
    </w:p>
    <w:p w14:paraId="063915F5">
      <w:pPr>
        <w:pStyle w:val="53"/>
        <w:numPr>
          <w:ilvl w:val="0"/>
          <w:numId w:val="9"/>
        </w:numPr>
        <w:ind w:firstLineChars="0"/>
        <w:rPr>
          <w:color w:val="auto"/>
        </w:rPr>
      </w:pPr>
      <w:r>
        <w:rPr>
          <w:rFonts w:hint="eastAsia"/>
          <w:color w:val="auto"/>
        </w:rPr>
        <w:t>实践意义</w:t>
      </w:r>
    </w:p>
    <w:p w14:paraId="570C0243">
      <w:pPr>
        <w:pStyle w:val="53"/>
        <w:ind w:firstLine="486"/>
        <w:rPr>
          <w:rFonts w:hint="eastAsia"/>
          <w:color w:val="000000"/>
        </w:rPr>
      </w:pPr>
      <w:r>
        <w:t>首先，有助于为轻资产运营企业探索</w:t>
      </w:r>
      <w:del w:id="1198" w:author="司马长风" w:date="2026-04-24T16:54:17Z">
        <w:r>
          <w:rPr>
            <w:rFonts w:hint="eastAsia"/>
            <w:color w:val="000000"/>
          </w:rPr>
          <w:delText>和提出一套</w:delText>
        </w:r>
      </w:del>
      <w:ins w:id="1199" w:author="司马长风" w:date="2026-04-24T16:54:17Z">
        <w:r>
          <w:rPr/>
          <w:t>更</w:t>
        </w:r>
      </w:ins>
      <w:r>
        <w:t>有效的财务风险</w:t>
      </w:r>
      <w:del w:id="1200" w:author="司马长风" w:date="2026-04-24T16:54:17Z">
        <w:r>
          <w:rPr>
            <w:rFonts w:hint="eastAsia"/>
            <w:color w:val="000000"/>
          </w:rPr>
          <w:delText>规避系统</w:delText>
        </w:r>
      </w:del>
      <w:ins w:id="1201" w:author="司马长风" w:date="2026-04-24T16:54:17Z">
        <w:r>
          <w:rPr/>
          <w:t>防控思路</w:t>
        </w:r>
      </w:ins>
      <w:r>
        <w:t>。运用对M公司的实例分析，</w:t>
      </w:r>
      <w:del w:id="1202" w:author="司马长风" w:date="2026-04-24T16:54:17Z">
        <w:r>
          <w:rPr>
            <w:rFonts w:hint="eastAsia"/>
            <w:color w:val="000000"/>
          </w:rPr>
          <w:delText>有利于</w:delText>
        </w:r>
      </w:del>
      <w:ins w:id="1203" w:author="司马长风" w:date="2026-04-24T16:54:17Z">
        <w:r>
          <w:rPr/>
          <w:t>有助于</w:t>
        </w:r>
      </w:ins>
      <w:r>
        <w:t>降低M公司的风险</w:t>
      </w:r>
      <w:del w:id="1204" w:author="司马长风" w:date="2026-04-24T16:54:17Z">
        <w:r>
          <w:rPr>
            <w:rFonts w:hint="eastAsia"/>
            <w:color w:val="000000"/>
          </w:rPr>
          <w:delText>程度，同时也有助于</w:delText>
        </w:r>
      </w:del>
      <w:ins w:id="1205" w:author="司马长风" w:date="2026-04-24T16:54:17Z">
        <w:r>
          <w:rPr/>
          <w:t>水平，也能</w:t>
        </w:r>
      </w:ins>
      <w:r>
        <w:t>为其他同类企业提供</w:t>
      </w:r>
      <w:del w:id="1206" w:author="司马长风" w:date="2026-04-24T16:54:17Z">
        <w:r>
          <w:rPr>
            <w:rFonts w:hint="eastAsia"/>
            <w:color w:val="000000"/>
          </w:rPr>
          <w:delText>规避风险建议</w:delText>
        </w:r>
      </w:del>
      <w:ins w:id="1207" w:author="司马长风" w:date="2026-04-24T16:54:17Z">
        <w:r>
          <w:rPr/>
          <w:t>参考</w:t>
        </w:r>
      </w:ins>
      <w:r>
        <w:t>。</w:t>
      </w:r>
    </w:p>
    <w:p w14:paraId="02BFAF44">
      <w:pPr>
        <w:pStyle w:val="53"/>
        <w:ind w:firstLine="486"/>
        <w:rPr>
          <w:rFonts w:hint="eastAsia"/>
          <w:color w:val="000000"/>
        </w:rPr>
      </w:pPr>
      <w:r>
        <w:t>其次，本研究具有</w:t>
      </w:r>
      <w:del w:id="1208" w:author="司马长风" w:date="2026-04-24T16:54:17Z">
        <w:r>
          <w:rPr>
            <w:rFonts w:hint="eastAsia" w:cs="宋体"/>
            <w:color w:val="auto"/>
            <w:lang w:bidi="ar"/>
          </w:rPr>
          <w:delText>显著</w:delText>
        </w:r>
      </w:del>
      <w:ins w:id="1209" w:author="司马长风" w:date="2026-04-24T16:54:17Z">
        <w:r>
          <w:rPr/>
          <w:t>较强</w:t>
        </w:r>
      </w:ins>
      <w:r>
        <w:t>的实践</w:t>
      </w:r>
      <w:del w:id="1210" w:author="司马长风" w:date="2026-04-24T16:54:17Z">
        <w:r>
          <w:rPr>
            <w:rFonts w:hint="eastAsia" w:cs="宋体"/>
            <w:color w:val="auto"/>
            <w:lang w:bidi="ar"/>
          </w:rPr>
          <w:delText>指导</w:delText>
        </w:r>
      </w:del>
      <w:del w:id="1211" w:author="司马长风" w:date="2026-04-24T16:54:17Z">
        <w:r>
          <w:rPr>
            <w:rFonts w:hint="eastAsia"/>
            <w:color w:val="000000"/>
          </w:rPr>
          <w:delText>作用</w:delText>
        </w:r>
      </w:del>
      <w:ins w:id="1212" w:author="司马长风" w:date="2026-04-24T16:54:17Z">
        <w:r>
          <w:rPr/>
          <w:t>意义</w:t>
        </w:r>
      </w:ins>
      <w:r>
        <w:t>。建立完善的轻资产运营模式财务风控体系，有利于企业在发展中实现风险与效益的合理均衡，在保障财务安全的前提下实现经营效益最大化，</w:t>
      </w:r>
      <w:del w:id="1213" w:author="司马长风" w:date="2026-04-24T16:54:17Z">
        <w:r>
          <w:rPr>
            <w:rFonts w:hint="eastAsia"/>
            <w:color w:val="000000"/>
          </w:rPr>
          <w:delText>推动</w:delText>
        </w:r>
      </w:del>
      <w:ins w:id="1214" w:author="司马长风" w:date="2026-04-24T16:54:17Z">
        <w:r>
          <w:rPr/>
          <w:t>帮助</w:t>
        </w:r>
      </w:ins>
      <w:r>
        <w:t>企业</w:t>
      </w:r>
      <w:del w:id="1215" w:author="司马长风" w:date="2026-04-24T16:54:17Z">
        <w:r>
          <w:rPr>
            <w:rFonts w:hint="eastAsia"/>
            <w:color w:val="000000"/>
          </w:rPr>
          <w:delText>迈向高质量、可</w:delText>
        </w:r>
      </w:del>
      <w:ins w:id="1216" w:author="司马长风" w:date="2026-04-24T16:54:17Z">
        <w:r>
          <w:rPr/>
          <w:t>在控制风险的同时实现</w:t>
        </w:r>
      </w:ins>
      <w:r>
        <w:t>持续发展</w:t>
      </w:r>
      <w:del w:id="1217" w:author="司马长风" w:date="2026-04-24T16:54:17Z">
        <w:r>
          <w:rPr>
            <w:rFonts w:hint="eastAsia"/>
            <w:color w:val="000000"/>
          </w:rPr>
          <w:delText>的新阶段</w:delText>
        </w:r>
      </w:del>
      <w:r>
        <w:t>。</w:t>
      </w:r>
    </w:p>
    <w:p w14:paraId="0EB37EE6">
      <w:pPr>
        <w:pStyle w:val="53"/>
        <w:ind w:firstLine="486"/>
        <w:rPr>
          <w:color w:val="auto"/>
        </w:rPr>
      </w:pPr>
      <w:r>
        <w:t>最后，本研究</w:t>
      </w:r>
      <w:del w:id="1218" w:author="司马长风" w:date="2026-04-24T16:54:17Z">
        <w:r>
          <w:rPr>
            <w:rFonts w:hint="eastAsia"/>
            <w:color w:val="000000"/>
          </w:rPr>
          <w:delText>将对推动</w:delText>
        </w:r>
      </w:del>
      <w:ins w:id="1219" w:author="司马长风" w:date="2026-04-24T16:54:17Z">
        <w:r>
          <w:rPr/>
          <w:t>也能为</w:t>
        </w:r>
      </w:ins>
      <w:r>
        <w:t>行业</w:t>
      </w:r>
      <w:del w:id="1220" w:author="司马长风" w:date="2026-04-24T16:54:17Z">
        <w:r>
          <w:rPr>
            <w:rFonts w:hint="eastAsia"/>
            <w:color w:val="000000"/>
          </w:rPr>
          <w:delText>变革有所助力</w:delText>
        </w:r>
      </w:del>
      <w:ins w:id="1221" w:author="司马长风" w:date="2026-04-24T16:54:17Z">
        <w:r>
          <w:rPr/>
          <w:t>转型提供一定借鉴</w:t>
        </w:r>
      </w:ins>
      <w:r>
        <w:t>。通过对M公司轻资产运营模式下财务风险的探讨可以为其他服装企业转型提供借鉴和参考，有利于整个服装行业结构转型与升级，推动行业可持续发展。</w:t>
      </w:r>
    </w:p>
    <w:p w14:paraId="17180411">
      <w:pPr>
        <w:pStyle w:val="53"/>
        <w:ind w:firstLine="486"/>
        <w:rPr>
          <w:rFonts w:hint="eastAsia" w:cs="宋体"/>
          <w:color w:val="auto"/>
          <w:lang w:bidi="ar"/>
        </w:rPr>
      </w:pPr>
    </w:p>
    <w:p w14:paraId="0F60C7BC">
      <w:pPr>
        <w:pStyle w:val="50"/>
        <w:spacing w:before="207" w:after="207"/>
        <w:rPr>
          <w:rFonts w:hint="default"/>
        </w:rPr>
      </w:pPr>
      <w:bookmarkStart w:id="3" w:name="_Toc8768"/>
      <w:bookmarkStart w:id="4" w:name="_Toc10915"/>
      <w:r>
        <w:t>国内外文献综述</w:t>
      </w:r>
      <w:bookmarkEnd w:id="3"/>
      <w:bookmarkEnd w:id="4"/>
    </w:p>
    <w:p w14:paraId="0EDB3CAF">
      <w:pPr>
        <w:pStyle w:val="51"/>
        <w:numPr>
          <w:ilvl w:val="0"/>
          <w:numId w:val="10"/>
        </w:numPr>
        <w:spacing w:before="207"/>
        <w:ind w:left="0" w:firstLine="567"/>
      </w:pPr>
      <w:bookmarkStart w:id="5" w:name="_Toc4505"/>
      <w:bookmarkStart w:id="6" w:name="_Toc32299"/>
      <w:r>
        <w:rPr>
          <w:rFonts w:hint="eastAsia"/>
        </w:rPr>
        <w:t>轻资产概念相关研究</w:t>
      </w:r>
      <w:bookmarkEnd w:id="5"/>
      <w:bookmarkEnd w:id="6"/>
    </w:p>
    <w:p w14:paraId="0BB3C0B2">
      <w:pPr>
        <w:pStyle w:val="53"/>
        <w:ind w:firstLine="486"/>
        <w:rPr>
          <w:rFonts w:hint="eastAsia" w:cs="宋体"/>
          <w:color w:val="auto"/>
          <w:lang w:bidi="ar"/>
        </w:rPr>
      </w:pPr>
      <w:r>
        <w:t>“轻资产”的概念最初由国外学者Wemerfelt于1984年提出，他基于“资源观”的理论框架，将“轻资产”定义为一类具备独特属性的资源形态，其核心特征体现为资源要素的高度密集性、市场供给的相对稀缺性以及价值内核的难以复制性。Wemerfelt强调轻资产可以有效地将各种资源进行整合，然后将最大的价值贡献给企业[1]。这一观点为后续研究奠定了理论基础。随后，JayB.Barney(1991)对轻资产作为企业持续竞争优势来源的重要性作了进一步的阐述，认为轻资产一般具备高价值性、稀缺性、难以模仿性以及不可替代性等核心特征，而这些特征正是企业</w:t>
      </w:r>
      <w:del w:id="1222" w:author="司马长风" w:date="2026-04-24T16:54:17Z">
        <w:r>
          <w:rPr>
            <w:rFonts w:hint="eastAsia" w:cs="宋体"/>
            <w:color w:val="auto"/>
            <w:lang w:bidi="ar"/>
          </w:rPr>
          <w:delText>构建</w:delText>
        </w:r>
      </w:del>
      <w:ins w:id="1223" w:author="司马长风" w:date="2026-04-24T16:54:17Z">
        <w:r>
          <w:rPr/>
          <w:t>建立</w:t>
        </w:r>
      </w:ins>
      <w:r>
        <w:t>持续竞争优势的关键基础[2]。该观点进一步加深了大众对于轻资产所具备特性的认知。进入21世纪，Maly（2002）对轻资产的概念进行了拓展。他认为，财务报表所列资产往往属于企业的重资产范畴，而轻资产则包括商誉等无形资产，这些资产虽没有列示在财务报表上，但可以给公司带来利润。此外，Maly进一步指出，企业应当优化资源配置，加大对轻资产要素的投入力度，从而实现投资回报的最优化[3]。这一观点为企业资源配置提供了实践指导。Liou（2011）继续深化了轻资产概念的研究。他指出，轻资产是企业长期积累的一种无形资源，不同于表中列示的有形或重资产，认为轻资产可以不同程度地为企业带来超额回报，从而帮助企业形成竞争优势，而这种优势又是其他企业所不及的[4]。这一论述进一步凸显了轻资产运营在企业战略规划中的关键作用。</w:t>
      </w:r>
    </w:p>
    <w:p w14:paraId="09F42C35">
      <w:pPr>
        <w:pStyle w:val="53"/>
        <w:ind w:firstLine="486"/>
        <w:rPr>
          <w:rFonts w:hint="eastAsia" w:cs="宋体"/>
          <w:color w:val="auto"/>
          <w:lang w:bidi="ar"/>
        </w:rPr>
      </w:pPr>
      <w:r>
        <w:rPr>
          <w:rFonts w:hint="eastAsia" w:cs="宋体"/>
          <w:color w:val="auto"/>
          <w:lang w:bidi="ar"/>
        </w:rPr>
        <w:t>与国外相比，我国的轻资产研究相对滞后。2001年，光明乳业率先引进了轻资产模式，改革经营机制，因而相继引起了我国学界与业界有关轻资产模式的研究热潮。在学术探讨中，王吉万（2008）认为轻资产的内涵分为广义和狭义两种含义。广义上，轻资产是指企业的非实物型资产，它主要包括无形资产（如技术、品牌）、以人力资本、组织资本等表示的无形驱动力；狭义上的轻资产是相对于重资产而言的，主要是一些不能数据化反映出来的资产，如企业品牌、企业文化和企业人力资源、客户关系等，而品牌和独特的技术优势是轻资产的主要核心因素</w:t>
      </w:r>
      <w:r>
        <w:rPr>
          <w:rFonts w:hint="eastAsia" w:cs="宋体"/>
          <w:color w:val="auto"/>
          <w:vertAlign w:val="superscript"/>
          <w:lang w:bidi="ar"/>
        </w:rPr>
        <w:t>[5]</w:t>
      </w:r>
      <w:r>
        <w:rPr>
          <w:rFonts w:hint="eastAsia" w:cs="宋体"/>
          <w:color w:val="auto"/>
          <w:lang w:bidi="ar"/>
        </w:rPr>
        <w:t>。朱伟民、赵梅、吴淑琼(2018)认为，虽然财务报表上很少见到公司的轻资产，但是它对公司盈利的贡献却不容小觑</w:t>
      </w:r>
      <w:r>
        <w:rPr>
          <w:rFonts w:hint="eastAsia" w:cs="宋体"/>
          <w:color w:val="auto"/>
          <w:vertAlign w:val="superscript"/>
          <w:lang w:bidi="ar"/>
        </w:rPr>
        <w:t>[6]</w:t>
      </w:r>
      <w:r>
        <w:rPr>
          <w:rFonts w:hint="eastAsia" w:cs="宋体"/>
          <w:color w:val="auto"/>
          <w:lang w:bidi="ar"/>
        </w:rPr>
        <w:t>。该种观点强调了轻资产运营模式对提升企业经营效益、帮助企业控制经营风险的重要意义。邵建军等(2019)对轻资产的内涵界定进行了进一步的延伸，认为专有技术、信誉、管理体系等能代表企业主要竞争优势的各种资产都可以看作是轻资产</w:t>
      </w:r>
      <w:r>
        <w:rPr>
          <w:rFonts w:hint="eastAsia" w:cs="宋体"/>
          <w:color w:val="auto"/>
          <w:vertAlign w:val="superscript"/>
          <w:lang w:bidi="ar"/>
        </w:rPr>
        <w:t>[7]</w:t>
      </w:r>
      <w:r>
        <w:rPr>
          <w:rFonts w:hint="eastAsia" w:cs="宋体"/>
          <w:color w:val="auto"/>
          <w:lang w:bidi="ar"/>
        </w:rPr>
        <w:t>。其丰富了轻资产的涵义，更符合企业多元化实际经营需要的状况。田宇润(2021)从业务经营理念入手，提出轻资产既是“资本增值资源”，也是“核心能力导向”，强调了企业资源配置的优化必须发展企业核心能力。他提出，企业的轻资产程度越高，公司的业绩往往也就越好</w:t>
      </w:r>
      <w:r>
        <w:rPr>
          <w:rFonts w:hint="eastAsia" w:cs="宋体"/>
          <w:color w:val="auto"/>
          <w:vertAlign w:val="superscript"/>
          <w:lang w:bidi="ar"/>
        </w:rPr>
        <w:t>[8]</w:t>
      </w:r>
      <w:r>
        <w:rPr>
          <w:rFonts w:hint="eastAsia" w:cs="宋体"/>
          <w:color w:val="auto"/>
          <w:lang w:bidi="ar"/>
        </w:rPr>
        <w:t>。这一视角也把轻资产升格到战略和资源管理高度。黄琴东（2023）进一步从“微笑曲线”出发，非常明确地把轻资产的归属锁定到“研发”、“销售”两个高附加值的内容上。因此，投入于“研发”、“销售”这两个环节的内容，如研发能力、品牌、销售能力，都可以看作是轻资产，也属于企业收入的主要部分</w:t>
      </w:r>
      <w:r>
        <w:rPr>
          <w:rFonts w:hint="eastAsia" w:cs="宋体"/>
          <w:color w:val="auto"/>
          <w:vertAlign w:val="superscript"/>
          <w:lang w:bidi="ar"/>
        </w:rPr>
        <w:t>[9]</w:t>
      </w:r>
      <w:r>
        <w:rPr>
          <w:rFonts w:hint="eastAsia" w:cs="宋体"/>
          <w:color w:val="auto"/>
          <w:lang w:bidi="ar"/>
        </w:rPr>
        <w:t>。这一观点提供了一种新的视角来考虑轻资产与企业价值获得的关系。综合前人研究所作的分析，潘成辰（2024）重新定义了轻资产，将其界定为研发创新、人力资源、品牌、文化、营销能力等核心无形资产的集合，这些无形资产可以给企业带来独特优势，但却不会反映在企业财务报表上</w:t>
      </w:r>
      <w:r>
        <w:rPr>
          <w:rFonts w:hint="eastAsia" w:cs="宋体"/>
          <w:color w:val="auto"/>
          <w:vertAlign w:val="superscript"/>
          <w:lang w:bidi="ar"/>
        </w:rPr>
        <w:t>[10]</w:t>
      </w:r>
      <w:r>
        <w:rPr>
          <w:rFonts w:hint="eastAsia" w:cs="宋体"/>
          <w:color w:val="auto"/>
          <w:lang w:bidi="ar"/>
        </w:rPr>
        <w:t xml:space="preserve">。这一定义更全面的概括了轻资产的表现形式，更为研究轻资产和轻资产企业竞争优势的内在关系奠定了基础。    </w:t>
      </w:r>
      <w:r>
        <w:rPr>
          <w:rFonts w:cs="宋体"/>
          <w:color w:val="auto"/>
          <w:lang w:bidi="ar"/>
        </w:rPr>
        <w:t xml:space="preserve">                                              </w:t>
      </w:r>
      <w:r>
        <w:rPr>
          <w:rFonts w:hint="eastAsia" w:cs="宋体"/>
          <w:color w:val="auto"/>
          <w:lang w:bidi="ar"/>
        </w:rPr>
        <w:t>综上，轻资产包括表内无形资产和表外一切能为企业创造价值的资产，它是企业的核心资源和核心竞争力。轻资产不仅为企业持续发展注入强大动力，更是企业形成独特竞争优势的力量源泉。</w:t>
      </w:r>
    </w:p>
    <w:p w14:paraId="7750A1ED">
      <w:pPr>
        <w:pStyle w:val="51"/>
        <w:numPr>
          <w:ilvl w:val="0"/>
          <w:numId w:val="10"/>
        </w:numPr>
        <w:spacing w:before="207"/>
        <w:ind w:left="0" w:firstLine="567"/>
      </w:pPr>
      <w:bookmarkStart w:id="7" w:name="_Toc25486"/>
      <w:bookmarkStart w:id="8" w:name="_Toc17137"/>
      <w:r>
        <w:rPr>
          <w:rFonts w:hint="eastAsia"/>
        </w:rPr>
        <w:t>轻资产运营模式相关研究</w:t>
      </w:r>
      <w:bookmarkEnd w:id="7"/>
      <w:bookmarkEnd w:id="8"/>
    </w:p>
    <w:p w14:paraId="6B60F589">
      <w:pPr>
        <w:pStyle w:val="53"/>
        <w:ind w:firstLine="486"/>
        <w:rPr>
          <w:rFonts w:cs="宋体"/>
          <w:color w:val="auto"/>
          <w:lang w:bidi="ar"/>
        </w:rPr>
      </w:pPr>
      <w:bookmarkStart w:id="9" w:name="_Toc28255"/>
      <w:r>
        <w:rPr>
          <w:rFonts w:hint="eastAsia" w:cs="宋体"/>
          <w:color w:val="auto"/>
          <w:lang w:bidi="ar"/>
        </w:rPr>
        <w:t>关于轻资产运营模式，国外学者从不同视角进行了研究。GeorgianaSurdu(2011)认为，轻资产运营的内涵就是企业为了尽快获得更多利润而把自身的非核心优势“甩”给供应商，自己则专注于设计、市场等可能创造差异价值的活动</w:t>
      </w:r>
      <w:r>
        <w:rPr>
          <w:rFonts w:hint="eastAsia" w:cs="宋体"/>
          <w:color w:val="auto"/>
          <w:vertAlign w:val="superscript"/>
          <w:lang w:bidi="ar"/>
        </w:rPr>
        <w:t>[11]</w:t>
      </w:r>
      <w:r>
        <w:rPr>
          <w:rFonts w:hint="eastAsia" w:cs="宋体"/>
          <w:color w:val="auto"/>
          <w:lang w:bidi="ar"/>
        </w:rPr>
        <w:t>。它反映了轻资产运营对企业价值创造和持续巩固自己优势地位的重要意义。Sohn等(2013)以美国酒店业为分析案例，发现酒店在实行轻资产运营模式后，放弃持有固定资产，实行特许经营(加盟)扩大经营规模，大幅提高了盈利水平和经营效率</w:t>
      </w:r>
      <w:r>
        <w:rPr>
          <w:rFonts w:hint="eastAsia" w:cs="宋体"/>
          <w:color w:val="auto"/>
          <w:vertAlign w:val="superscript"/>
          <w:lang w:bidi="ar"/>
        </w:rPr>
        <w:t>[12]</w:t>
      </w:r>
      <w:r>
        <w:rPr>
          <w:rFonts w:hint="eastAsia" w:cs="宋体"/>
          <w:color w:val="auto"/>
          <w:lang w:bidi="ar"/>
        </w:rPr>
        <w:t xml:space="preserve">。更验证了轻资产运营模式在实际应用中的可行性。  </w:t>
      </w:r>
    </w:p>
    <w:p w14:paraId="01B86D1A">
      <w:pPr>
        <w:pStyle w:val="53"/>
        <w:ind w:firstLine="486"/>
        <w:rPr>
          <w:rFonts w:hint="eastAsia" w:cs="宋体"/>
          <w:color w:val="auto"/>
          <w:lang w:bidi="ar"/>
        </w:rPr>
      </w:pPr>
      <w:r>
        <w:rPr>
          <w:rFonts w:hint="eastAsia" w:cs="宋体"/>
          <w:color w:val="auto"/>
          <w:lang w:bidi="ar"/>
        </w:rPr>
        <w:t>国内学者的研究也证实了轻资产运营模式的主要特征。汪怡迪和余博（2020）认为，进行轻资产运营的企业会降低自身固定资产的比重，将压缩下来的资源投入到技术研发、品牌建设和销售等环节，这不仅提高了资源配置效率和运营效率，而且有助于企业高效运作和价值创造</w:t>
      </w:r>
      <w:r>
        <w:rPr>
          <w:rFonts w:hint="eastAsia" w:cs="宋体"/>
          <w:color w:val="auto"/>
          <w:vertAlign w:val="superscript"/>
          <w:lang w:bidi="ar"/>
        </w:rPr>
        <w:t>[13]</w:t>
      </w:r>
      <w:r>
        <w:rPr>
          <w:rFonts w:hint="eastAsia" w:cs="宋体"/>
          <w:color w:val="auto"/>
          <w:lang w:bidi="ar"/>
        </w:rPr>
        <w:t>。董伟鑫（2021）认为，轻资产运营模式是经济全球化和互联网化的必然产物，是企业在当前环境和经济形势下增强其竞争优势的必然选择。它重视创新、保护知识产权、树立企业品牌，更加符合我国当前的产业结构改革趋势</w:t>
      </w:r>
      <w:r>
        <w:rPr>
          <w:rFonts w:hint="eastAsia" w:cs="宋体"/>
          <w:color w:val="auto"/>
          <w:vertAlign w:val="superscript"/>
          <w:lang w:bidi="ar"/>
        </w:rPr>
        <w:t>[14]</w:t>
      </w:r>
      <w:r>
        <w:rPr>
          <w:rFonts w:hint="eastAsia" w:cs="宋体"/>
          <w:color w:val="auto"/>
          <w:lang w:bidi="ar"/>
        </w:rPr>
        <w:t>。该观点阐明了轻资产运营模式对于当今企业发展的重要战略意义。朱卫东(2022)通过对制造业上市公司的调研发现，轻资产化程度较高、利润较大的企业，其绩效水平往往好于轻资产化程度相对较低的企业</w:t>
      </w:r>
      <w:r>
        <w:rPr>
          <w:rFonts w:hint="eastAsia" w:cs="宋体"/>
          <w:color w:val="auto"/>
          <w:vertAlign w:val="superscript"/>
          <w:lang w:bidi="ar"/>
        </w:rPr>
        <w:t>[15]</w:t>
      </w:r>
      <w:r>
        <w:rPr>
          <w:rFonts w:hint="eastAsia" w:cs="宋体"/>
          <w:color w:val="auto"/>
          <w:lang w:bidi="ar"/>
        </w:rPr>
        <w:t>。这一实证研究也直接论证了轻资产运营模式对企业绩效的正面效应。李长庆（2023）检验了轻资产战略对于旅游企业新业务经营的推动作用，分析了轻资产战略对于促进旅游企业发展的核心驱动力。他提出旅游企业逐渐由重资产的经营形态开始向轻资产的经营模式转型，并对价值链进行重新定位，逐步将资金投入到供应链管理和企业绩效能力提升等核心业务上</w:t>
      </w:r>
      <w:r>
        <w:rPr>
          <w:rFonts w:hint="eastAsia" w:cs="宋体"/>
          <w:color w:val="auto"/>
          <w:vertAlign w:val="superscript"/>
          <w:lang w:bidi="ar"/>
        </w:rPr>
        <w:t>[16]</w:t>
      </w:r>
      <w:r>
        <w:rPr>
          <w:rFonts w:hint="eastAsia" w:cs="宋体"/>
          <w:color w:val="auto"/>
          <w:lang w:bidi="ar"/>
        </w:rPr>
        <w:t>。这一结论对轻资产模式在具体行业的运用起到很好的引导作用。漆文超(2024)和仝文静(2024)的研究也表明轻资产运营可以凭借低成本和弹性灵活等特点来降低企业经营风险，提高资源利用效率。他们认为轻资产运营模式依靠便捷快速的资源管理平台实现了“以最小的资金投入寻求最大的投资回报”的财务目标</w:t>
      </w:r>
      <w:r>
        <w:rPr>
          <w:rFonts w:hint="eastAsia" w:cs="宋体"/>
          <w:color w:val="auto"/>
          <w:vertAlign w:val="superscript"/>
          <w:lang w:bidi="ar"/>
        </w:rPr>
        <w:t>[17][18]</w:t>
      </w:r>
      <w:r>
        <w:rPr>
          <w:rFonts w:hint="eastAsia" w:cs="宋体"/>
          <w:color w:val="auto"/>
          <w:lang w:bidi="ar"/>
        </w:rPr>
        <w:t>。</w:t>
      </w:r>
    </w:p>
    <w:p w14:paraId="1B3E3A51">
      <w:pPr>
        <w:pStyle w:val="53"/>
        <w:ind w:firstLine="486"/>
        <w:rPr>
          <w:rFonts w:hint="eastAsia" w:cs="宋体"/>
          <w:color w:val="auto"/>
          <w:lang w:bidi="ar"/>
        </w:rPr>
      </w:pPr>
      <w:r>
        <w:rPr>
          <w:rFonts w:hint="eastAsia" w:cs="宋体"/>
          <w:color w:val="auto"/>
          <w:lang w:bidi="ar"/>
        </w:rPr>
        <w:t>综上，轻资产运营模式的核心在于将有限资源投至设计、营销等价值链高端，降低固定资产投资成本，追求有限资源投入产出比最大化，为企业带来最佳经济效益。该模式通过建立管理系统平台，加强企业运营管理，科学利用企业资源，不仅能够有效提升企业价值创造，而且通过最优资源配置提升运营效率，为企业高质量发展、可持续发展奠定了基础。</w:t>
      </w:r>
    </w:p>
    <w:p w14:paraId="3D4FEDED">
      <w:pPr>
        <w:pStyle w:val="51"/>
        <w:numPr>
          <w:ilvl w:val="0"/>
          <w:numId w:val="10"/>
        </w:numPr>
        <w:spacing w:before="207"/>
        <w:ind w:left="0" w:firstLine="567"/>
      </w:pPr>
      <w:bookmarkStart w:id="10" w:name="_Toc15924"/>
      <w:r>
        <w:rPr>
          <w:rFonts w:hint="eastAsia"/>
        </w:rPr>
        <w:t>财务风险相关研究</w:t>
      </w:r>
      <w:bookmarkEnd w:id="9"/>
      <w:bookmarkEnd w:id="10"/>
    </w:p>
    <w:p w14:paraId="3E6765EE">
      <w:pPr>
        <w:pStyle w:val="53"/>
        <w:numPr>
          <w:ilvl w:val="0"/>
          <w:numId w:val="11"/>
        </w:numPr>
        <w:ind w:firstLineChars="0"/>
        <w:rPr>
          <w:color w:val="auto"/>
        </w:rPr>
      </w:pPr>
      <w:r>
        <w:rPr>
          <w:rFonts w:hint="eastAsia"/>
          <w:color w:val="auto"/>
        </w:rPr>
        <w:t>财务风险的定义及分类</w:t>
      </w:r>
    </w:p>
    <w:p w14:paraId="1FBE2438">
      <w:pPr>
        <w:pStyle w:val="53"/>
        <w:numPr>
          <w:ilvl w:val="0"/>
          <w:numId w:val="12"/>
        </w:numPr>
        <w:ind w:firstLineChars="0"/>
        <w:rPr>
          <w:color w:val="auto"/>
        </w:rPr>
      </w:pPr>
      <w:r>
        <w:rPr>
          <w:rFonts w:hint="eastAsia"/>
          <w:color w:val="auto"/>
        </w:rPr>
        <w:t>财务风险的定义</w:t>
      </w:r>
    </w:p>
    <w:p w14:paraId="5C803A21">
      <w:pPr>
        <w:pStyle w:val="53"/>
        <w:ind w:firstLine="486"/>
        <w:rPr>
          <w:rFonts w:hint="eastAsia" w:cs="宋体"/>
          <w:color w:val="auto"/>
          <w:lang w:bidi="ar"/>
        </w:rPr>
      </w:pPr>
      <w:r>
        <w:rPr>
          <w:rFonts w:hint="eastAsia" w:cs="宋体"/>
          <w:color w:val="auto"/>
          <w:lang w:bidi="ar"/>
        </w:rPr>
        <w:t>财务风险是企业经营中的重要问题，其定义也经历了一个由简单到成熟的演变过程。</w:t>
      </w:r>
    </w:p>
    <w:p w14:paraId="3E42F043">
      <w:pPr>
        <w:pStyle w:val="53"/>
        <w:ind w:firstLine="486"/>
        <w:rPr>
          <w:rFonts w:cs="宋体"/>
          <w:color w:val="auto"/>
          <w:lang w:bidi="ar"/>
        </w:rPr>
      </w:pPr>
      <w:r>
        <w:rPr>
          <w:rFonts w:hint="eastAsia" w:cs="宋体"/>
          <w:color w:val="auto"/>
          <w:lang w:bidi="ar"/>
        </w:rPr>
        <w:t>国外关于风险的研究强调风险管理与企业经营的系统性结合，这一研究可追溯到20世纪初。HenryFayol（1916）是最早开始将风险意识融入到现代企业经营理念的开创者。他强调企业在制定企业计划时要考虑商业、财务等各种变故可能带来风险损失的问题</w:t>
      </w:r>
      <w:r>
        <w:rPr>
          <w:rFonts w:hint="eastAsia" w:cs="宋体"/>
          <w:color w:val="auto"/>
          <w:vertAlign w:val="superscript"/>
          <w:lang w:bidi="ar"/>
        </w:rPr>
        <w:t>[19]</w:t>
      </w:r>
      <w:r>
        <w:rPr>
          <w:rFonts w:hint="eastAsia" w:cs="宋体"/>
          <w:color w:val="auto"/>
          <w:lang w:bidi="ar"/>
        </w:rPr>
        <w:t>。之后，Carmichae(2000)指出了财务风险的内涵，认为财务风险主要包括企业无法偿还到期债务的可能性，以及每股收益因无法合理利用财务杠杆而发生变动的风险</w:t>
      </w:r>
      <w:r>
        <w:rPr>
          <w:rFonts w:hint="eastAsia" w:cs="宋体"/>
          <w:color w:val="auto"/>
          <w:vertAlign w:val="superscript"/>
          <w:lang w:bidi="ar"/>
        </w:rPr>
        <w:t>[20]</w:t>
      </w:r>
      <w:r>
        <w:rPr>
          <w:rFonts w:hint="eastAsia" w:cs="宋体"/>
          <w:color w:val="auto"/>
          <w:lang w:bidi="ar"/>
        </w:rPr>
        <w:t>。这个定义从偿债能力和财务杠杆两方面指出财务风险将会影响企业的经营。</w:t>
      </w:r>
    </w:p>
    <w:p w14:paraId="2907FFE0">
      <w:pPr>
        <w:pStyle w:val="53"/>
        <w:ind w:firstLine="486"/>
        <w:rPr>
          <w:rFonts w:hint="eastAsia" w:cs="宋体"/>
          <w:color w:val="auto"/>
          <w:lang w:bidi="ar"/>
        </w:rPr>
      </w:pPr>
      <w:r>
        <w:t>尽管我国对风险管理研究开始的比较晚，但一开始就有着以财务风险为中心进行研究的特点。其中，刘恩禄、汤谷良(1989)是国内最早提出财务风险概念的学者，他们将财务风险定义为由于各种不确定的或无法控制的因素的影响，引发企业的财务收益与预期不一致，以致企业蒙受损失的可能性[21]，这一定义突出了财务风险引发“财务收益”和“预期收益”不一致以及</w:t>
      </w:r>
      <w:del w:id="1224" w:author="司马长风" w:date="2026-04-24T16:54:17Z">
        <w:r>
          <w:rPr>
            <w:rFonts w:hint="eastAsia" w:cs="宋体"/>
            <w:color w:val="auto"/>
            <w:lang w:bidi="ar"/>
          </w:rPr>
          <w:delText>由此</w:delText>
        </w:r>
      </w:del>
      <w:ins w:id="1225" w:author="司马长风" w:date="2026-04-24T16:54:17Z">
        <w:r>
          <w:rPr/>
          <w:t>据此</w:t>
        </w:r>
      </w:ins>
      <w:r>
        <w:t>造成经济损失的内涵。韩冬梅(2015)在研究中对财务风险这一名词作了狭义与广义的区分。认为狭义的财务风险是指现金和财务上的状况给公司所带来的不利影响，包括债务融资等；广义的财务风险是指公司实际的回报与计划或预期的回报由于“不可抗力”或“无法控制”的因素出现而引起不确定性的风险[22]。这一定义既包含了债务融资所引致的风险，又考量了不可抗或不可控的环境因素对财务的影响，更为全面地涵盖了财务风险的内容。</w:t>
      </w:r>
    </w:p>
    <w:p w14:paraId="32EFFD6E">
      <w:pPr>
        <w:pStyle w:val="53"/>
        <w:numPr>
          <w:ilvl w:val="0"/>
          <w:numId w:val="12"/>
        </w:numPr>
        <w:ind w:firstLineChars="0"/>
        <w:rPr>
          <w:color w:val="auto"/>
        </w:rPr>
      </w:pPr>
      <w:r>
        <w:rPr>
          <w:rFonts w:hint="eastAsia"/>
          <w:color w:val="auto"/>
        </w:rPr>
        <w:t>财务风险的分类</w:t>
      </w:r>
    </w:p>
    <w:p w14:paraId="3BDA429F">
      <w:pPr>
        <w:pStyle w:val="53"/>
        <w:ind w:firstLine="486"/>
        <w:rPr>
          <w:rFonts w:hint="eastAsia" w:cs="宋体"/>
          <w:color w:val="auto"/>
          <w:lang w:bidi="ar"/>
        </w:rPr>
      </w:pPr>
      <w:r>
        <w:rPr>
          <w:rFonts w:hint="eastAsia" w:cs="宋体"/>
          <w:color w:val="auto"/>
          <w:lang w:bidi="ar"/>
        </w:rPr>
        <w:t>关于财务风险的分类，国内外学者基于不同视角做出了不同的分类。</w:t>
      </w:r>
    </w:p>
    <w:p w14:paraId="3F3AA98D">
      <w:pPr>
        <w:pStyle w:val="53"/>
        <w:ind w:firstLine="486"/>
        <w:rPr>
          <w:rFonts w:hint="eastAsia" w:cs="宋体"/>
          <w:color w:val="auto"/>
          <w:lang w:bidi="ar"/>
        </w:rPr>
      </w:pPr>
      <w:r>
        <w:rPr>
          <w:rFonts w:hint="eastAsia" w:cs="宋体"/>
          <w:color w:val="auto"/>
          <w:lang w:bidi="ar"/>
        </w:rPr>
        <w:t>在国际研究领域，学者和Kabir(2010)从风险来源的角度，将财务风险来源分为内外两个维度。他们认为财务风险可能来源企业外部环境，比如经济周期、政策变动等外部市场变化，也可能来源于企业管理问题、内控问题等；他们认为财务风险的来源具有多样性，例如：流动风险（指企业不能筹措到足够的现金来满足随时发生的流动需求，因而不能偿还企业短期债务而造成违约的可能性）；融资风险（指因企业融资方式不当或融资成本太高而导致企业财务恶化）等</w:t>
      </w:r>
      <w:r>
        <w:rPr>
          <w:rFonts w:hint="eastAsia" w:cs="宋体"/>
          <w:color w:val="auto"/>
          <w:vertAlign w:val="superscript"/>
          <w:lang w:bidi="ar"/>
        </w:rPr>
        <w:t>[23]</w:t>
      </w:r>
      <w:r>
        <w:rPr>
          <w:rFonts w:hint="eastAsia" w:cs="宋体"/>
          <w:color w:val="auto"/>
          <w:lang w:bidi="ar"/>
        </w:rPr>
        <w:t>。</w:t>
      </w:r>
    </w:p>
    <w:p w14:paraId="48874D41">
      <w:pPr>
        <w:pStyle w:val="53"/>
        <w:ind w:firstLine="486"/>
        <w:rPr>
          <w:rFonts w:hint="eastAsia" w:cs="宋体"/>
          <w:color w:val="auto"/>
          <w:lang w:bidi="ar"/>
        </w:rPr>
      </w:pPr>
      <w:r>
        <w:rPr>
          <w:rFonts w:hint="eastAsia" w:cs="宋体"/>
          <w:color w:val="auto"/>
          <w:lang w:bidi="ar"/>
        </w:rPr>
        <w:t>国内学者更多是从企业在具体财务活动中的特点来对财务风险加以分类。通过分析纺织企业战略转型过程中的财务风险问题，司欣羽(2021)强调企业在进行战略转型时，其财务风险主要存在于筹资、投资、经营和现金流层面</w:t>
      </w:r>
      <w:r>
        <w:rPr>
          <w:rFonts w:hint="eastAsia" w:cs="宋体"/>
          <w:color w:val="auto"/>
          <w:vertAlign w:val="superscript"/>
          <w:lang w:bidi="ar"/>
        </w:rPr>
        <w:t>[24]</w:t>
      </w:r>
      <w:r>
        <w:rPr>
          <w:rFonts w:hint="eastAsia" w:cs="宋体"/>
          <w:color w:val="auto"/>
          <w:lang w:bidi="ar"/>
        </w:rPr>
        <w:t>。这一分类方法涵盖了企业财务活动的各个方面，能够帮助我们完整地发现企业面临的所有财务风险。胡秋玥(2022)在数字文化企业财务风险研究中，选择从三个角度来看待企业的筹资风险、投资风险和营运风险</w:t>
      </w:r>
      <w:r>
        <w:rPr>
          <w:rFonts w:hint="eastAsia" w:cs="宋体"/>
          <w:color w:val="auto"/>
          <w:vertAlign w:val="superscript"/>
          <w:lang w:bidi="ar"/>
        </w:rPr>
        <w:t>[25]</w:t>
      </w:r>
      <w:r>
        <w:rPr>
          <w:rFonts w:hint="eastAsia" w:cs="宋体"/>
          <w:color w:val="auto"/>
          <w:lang w:bidi="ar"/>
        </w:rPr>
        <w:t>。这种分类虽然略去了企业现金流风险，但考虑到数字文化企业的特点，或许能更加突出核心财务活动带来的风险点。</w:t>
      </w:r>
    </w:p>
    <w:p w14:paraId="09AB97F3">
      <w:pPr>
        <w:pStyle w:val="53"/>
        <w:numPr>
          <w:ilvl w:val="0"/>
          <w:numId w:val="11"/>
        </w:numPr>
        <w:ind w:firstLineChars="0"/>
        <w:rPr>
          <w:color w:val="auto"/>
        </w:rPr>
      </w:pPr>
      <w:r>
        <w:rPr>
          <w:rFonts w:hint="eastAsia"/>
          <w:color w:val="auto"/>
        </w:rPr>
        <w:t>财务风险识别</w:t>
      </w:r>
    </w:p>
    <w:p w14:paraId="16F0F6E2">
      <w:pPr>
        <w:pStyle w:val="53"/>
        <w:ind w:firstLine="486"/>
        <w:rPr>
          <w:rFonts w:hint="eastAsia" w:cs="宋体"/>
          <w:color w:val="auto"/>
          <w:lang w:bidi="ar"/>
        </w:rPr>
      </w:pPr>
      <w:r>
        <w:rPr>
          <w:rFonts w:hint="eastAsia" w:cs="宋体"/>
          <w:color w:val="auto"/>
          <w:lang w:bidi="ar"/>
        </w:rPr>
        <w:t>近年来，国外学者在财务风险识别领域运用了多种方法和技术，针对不同行业和企业的特点进行了深入研究。Beta(2019)用线性回归方法识别出中小企业所面临的融资难、发展资金有限、营业成本高升等财务风险因素，这对中小企业的发展意义重大，能为其财务风险管理提供有效参考</w:t>
      </w:r>
      <w:r>
        <w:rPr>
          <w:rFonts w:hint="eastAsia" w:cs="宋体"/>
          <w:color w:val="auto"/>
          <w:vertAlign w:val="superscript"/>
          <w:lang w:bidi="ar"/>
        </w:rPr>
        <w:t>[26]</w:t>
      </w:r>
      <w:r>
        <w:rPr>
          <w:rFonts w:hint="eastAsia" w:cs="宋体"/>
          <w:color w:val="auto"/>
          <w:lang w:bidi="ar"/>
        </w:rPr>
        <w:t>。VPIlchuk(2020)通过实证研究发现财务指标是识别工业企业财务风险的有效工具，证明了利用财务数据进行量化分析对于企业风险预警十分必要。他对这些财务指标的使用过程也进行了介绍，可为工业企业财务风险识别工作提供实践指导</w:t>
      </w:r>
      <w:r>
        <w:rPr>
          <w:rFonts w:hint="eastAsia" w:cs="宋体"/>
          <w:color w:val="auto"/>
          <w:vertAlign w:val="superscript"/>
          <w:lang w:bidi="ar"/>
        </w:rPr>
        <w:t>[27]</w:t>
      </w:r>
      <w:r>
        <w:rPr>
          <w:rFonts w:hint="eastAsia" w:cs="宋体"/>
          <w:color w:val="auto"/>
          <w:lang w:bidi="ar"/>
        </w:rPr>
        <w:t>。RzemMala 等(2021)将研究重点聚焦到热电联产工程的财务风险因素上，强调工程风险识别对于各阶段的重要性。他们指出没有足够的风险识别会使得项目遇到困难，尤其在项目的前期阶段，充分地识别风险、确定价格、计划应对风险是最难的。尽管他们研究的对象是热电联产项目，但是证明了利用财务指标建立风险评估体系的合理性，对轻资产模式下的跨行业研究风险识别的方法具有启发作用</w:t>
      </w:r>
      <w:r>
        <w:rPr>
          <w:rFonts w:hint="eastAsia" w:cs="宋体"/>
          <w:color w:val="auto"/>
          <w:vertAlign w:val="superscript"/>
          <w:lang w:bidi="ar"/>
        </w:rPr>
        <w:t>[28]</w:t>
      </w:r>
      <w:r>
        <w:rPr>
          <w:rFonts w:hint="eastAsia" w:cs="宋体"/>
          <w:color w:val="auto"/>
          <w:lang w:bidi="ar"/>
        </w:rPr>
        <w:t>。Srinivasan 和 Dinesh(2022)以问卷调查的方式收集数据，利用相对重要性指标（RII）对建筑行业风险因素进行分析。实证研究的结果表明，劳动力、物资、信用、计划、环境等因素是驱使建筑行业发生财务风险的主要影响因素</w:t>
      </w:r>
      <w:r>
        <w:rPr>
          <w:rFonts w:hint="eastAsia" w:cs="宋体"/>
          <w:color w:val="auto"/>
          <w:vertAlign w:val="superscript"/>
          <w:lang w:bidi="ar"/>
        </w:rPr>
        <w:t>[29]</w:t>
      </w:r>
      <w:r>
        <w:rPr>
          <w:rFonts w:hint="eastAsia" w:cs="宋体"/>
          <w:color w:val="auto"/>
          <w:lang w:bidi="ar"/>
        </w:rPr>
        <w:t>。这一研究也给建筑行业风险管理带来了新研究思路。Ronyastra等（2024）提出了一种结合传统可行性分析和蒙特卡洛模拟的新的财务风险建模方法，提高了财务风险预测的动态性和精确性。他们提出在可行性分析中要强化风险识别分析等补充分析工作，提出了一种构造财务风险模型的新思考、新方法</w:t>
      </w:r>
      <w:r>
        <w:rPr>
          <w:rFonts w:hint="eastAsia" w:cs="宋体"/>
          <w:color w:val="auto"/>
          <w:vertAlign w:val="superscript"/>
          <w:lang w:bidi="ar"/>
        </w:rPr>
        <w:t>[30]</w:t>
      </w:r>
      <w:r>
        <w:rPr>
          <w:rFonts w:hint="eastAsia" w:cs="宋体"/>
          <w:color w:val="auto"/>
          <w:lang w:bidi="ar"/>
        </w:rPr>
        <w:t>。</w:t>
      </w:r>
    </w:p>
    <w:p w14:paraId="353BF905">
      <w:pPr>
        <w:pStyle w:val="53"/>
        <w:ind w:firstLine="486"/>
        <w:rPr>
          <w:rFonts w:hint="eastAsia" w:cs="宋体"/>
          <w:color w:val="auto"/>
          <w:lang w:bidi="ar"/>
        </w:rPr>
      </w:pPr>
      <w:r>
        <w:rPr>
          <w:rFonts w:hint="eastAsia" w:cs="宋体"/>
          <w:color w:val="auto"/>
          <w:lang w:bidi="ar"/>
        </w:rPr>
        <w:t>国内学者在财务风险识别中，强调根据财务指标高低及其变化方向的不同，对企业的财务风险程度加以评价的不同财务指标选择问题。关于资源型企业财务风险的识别，严良、李淑雯等（2019）进行了比较详细的调查研究，他们选取了涉及盈利、成长、偿债、运作和现金流等21种财务变量，经过主成分分析处理提取了7种反映财务风险的财务指标</w:t>
      </w:r>
      <w:r>
        <w:rPr>
          <w:rFonts w:hint="eastAsia" w:cs="宋体"/>
          <w:color w:val="auto"/>
          <w:vertAlign w:val="superscript"/>
          <w:lang w:bidi="ar"/>
        </w:rPr>
        <w:t>[31]</w:t>
      </w:r>
      <w:r>
        <w:rPr>
          <w:rFonts w:hint="eastAsia" w:cs="宋体"/>
          <w:color w:val="auto"/>
          <w:lang w:bidi="ar"/>
        </w:rPr>
        <w:t>。张晓东（2020）指出目前我国企业运用最多的是财务报表法、财务比率分析法和财务经验分析法三种企业财务风险识别的方法</w:t>
      </w:r>
      <w:r>
        <w:rPr>
          <w:rFonts w:hint="eastAsia" w:cs="宋体"/>
          <w:color w:val="auto"/>
          <w:vertAlign w:val="superscript"/>
          <w:lang w:bidi="ar"/>
        </w:rPr>
        <w:t>[32]</w:t>
      </w:r>
      <w:r>
        <w:rPr>
          <w:rFonts w:hint="eastAsia" w:cs="宋体"/>
          <w:color w:val="auto"/>
          <w:lang w:bidi="ar"/>
        </w:rPr>
        <w:t>。针对数字化转型风险，杭慧芹、许苏兰（2022）对企业财务风险从现金流、经营、筹资、投资和库存管理五个方面进行了综合识别</w:t>
      </w:r>
      <w:r>
        <w:rPr>
          <w:rFonts w:hint="eastAsia" w:cs="宋体"/>
          <w:color w:val="auto"/>
          <w:vertAlign w:val="superscript"/>
          <w:lang w:bidi="ar"/>
        </w:rPr>
        <w:t>[33]</w:t>
      </w:r>
      <w:r>
        <w:rPr>
          <w:rFonts w:hint="eastAsia" w:cs="宋体"/>
          <w:color w:val="auto"/>
          <w:lang w:bidi="ar"/>
        </w:rPr>
        <w:t>。袁艺和杨森（2022）则从保护投资者利益的角度，主要从估值、政策、整合三个方面识别了企业将遇到的风险</w:t>
      </w:r>
      <w:r>
        <w:rPr>
          <w:rFonts w:hint="eastAsia" w:cs="宋体"/>
          <w:color w:val="auto"/>
          <w:vertAlign w:val="superscript"/>
          <w:lang w:bidi="ar"/>
        </w:rPr>
        <w:t>[34]</w:t>
      </w:r>
      <w:r>
        <w:rPr>
          <w:rFonts w:hint="eastAsia" w:cs="宋体"/>
          <w:color w:val="auto"/>
          <w:lang w:bidi="ar"/>
        </w:rPr>
        <w:t>。张沛桢（2024）提到为应对外资并购领域的复杂财务风险，需要结合神经网络等现代财务方法，辅以传统财务分析方法和财务现金分析方法，利用定性和定量相结合的预测性方法进行预测，能够更准确地识别和预警风险</w:t>
      </w:r>
      <w:r>
        <w:rPr>
          <w:rFonts w:hint="eastAsia" w:cs="宋体"/>
          <w:color w:val="auto"/>
          <w:vertAlign w:val="superscript"/>
          <w:lang w:bidi="ar"/>
        </w:rPr>
        <w:t>[35]</w:t>
      </w:r>
      <w:r>
        <w:rPr>
          <w:rFonts w:hint="eastAsia" w:cs="宋体"/>
          <w:color w:val="auto"/>
          <w:lang w:bidi="ar"/>
        </w:rPr>
        <w:t>。 </w:t>
      </w:r>
    </w:p>
    <w:p w14:paraId="58CD0224">
      <w:pPr>
        <w:pStyle w:val="53"/>
        <w:numPr>
          <w:ilvl w:val="0"/>
          <w:numId w:val="11"/>
        </w:numPr>
        <w:ind w:firstLineChars="0"/>
        <w:rPr>
          <w:color w:val="auto"/>
        </w:rPr>
      </w:pPr>
      <w:r>
        <w:rPr>
          <w:rFonts w:hint="eastAsia"/>
          <w:color w:val="auto"/>
        </w:rPr>
        <w:t>财务风险评价</w:t>
      </w:r>
    </w:p>
    <w:p w14:paraId="4BD80A4D">
      <w:pPr>
        <w:pStyle w:val="53"/>
        <w:ind w:firstLine="486"/>
        <w:rPr>
          <w:rFonts w:hint="eastAsia" w:cs="宋体"/>
          <w:color w:val="F12828"/>
          <w:lang w:bidi="ar"/>
        </w:rPr>
      </w:pPr>
      <w:r>
        <w:t>国外在财务风险评价的研究方法上，存在从简单到复杂、从单一到综合的发展趋势。他们起初采用的方法比较简单，以单一变量的方法进行评价，但</w:t>
      </w:r>
      <w:del w:id="1226" w:author="司马长风" w:date="2026-04-24T16:54:17Z">
        <w:r>
          <w:rPr>
            <w:rFonts w:hint="eastAsia" w:cs="宋体"/>
            <w:color w:val="auto"/>
            <w:lang w:bidi="ar"/>
          </w:rPr>
          <w:delText>随着</w:delText>
        </w:r>
      </w:del>
      <w:ins w:id="1227" w:author="司马长风" w:date="2026-04-24T16:54:17Z">
        <w:r>
          <w:rPr/>
          <w:t>近些年，</w:t>
        </w:r>
      </w:ins>
      <w:r>
        <w:t>时间推移，方法由简单变复杂、由单一到综合，如多元回归模型、判别分析模型、深度学习算法等，这不仅能提高评价的准确性，也能拓宽评价的广度。具体到评价方法上，有Katarina, Tomas (2018)用多元线性回归的方法确定了6个评价指标。考虑到营运资金及营运资金与总资产的比率、流动资产比率、营运利润比率、现金及现金等价物比率、流动负债比率等6个主要的财务指标，用综合方法来进行预测方式求斯洛伐克公司财务风险的评价模型。该模型不仅能提高风险预测的准确性，而且能为当地企业的有效财务风险管理提供科学依据[36]。V.Salehi(2020)用熵权-TOPSIS方法从组织、人员、技术方面对5家石化公司的风险管理系统进行综合评价。研究结果表明，对风险管理影响最大的因素是管理能力和人力[37]。这一结论对于石化企业加强风险管理、改进风控机制均具有实际意义。Tubis等(2021)运用逻辑分析模型计算物流系统风险成熟的有效性，通过深入验证该模型的评价效能，为物流风险管理开辟了崭新的思路和方法[38]。Du和Elston(2022)提出了一套基于深度学习(DL)算法的财务风险评价系统，利用运行算法在多模型中的实证分析结果来证明其优于风险预测模型。他们的实证研究证实了基于机器学习算法的财务风险评价模型的可靠性[39]。该研究结果为财务风险评价系统的发展带来了新的突破。Nguyen等人(2024)提出运行分位数的线性回归和运行最小绝对值收缩选择这两种方法来研究企业的系统风险和系统的溢出效应，研究得出新的衡量财务风险的指标指数[40]。他们的研究为财务风险的度量带来一种新方法和新思路。</w:t>
      </w:r>
    </w:p>
    <w:p w14:paraId="3A10030A">
      <w:pPr>
        <w:pStyle w:val="53"/>
        <w:ind w:firstLine="486"/>
        <w:rPr>
          <w:rFonts w:hint="eastAsia" w:cs="宋体"/>
          <w:color w:val="auto"/>
          <w:lang w:bidi="ar"/>
        </w:rPr>
      </w:pPr>
      <w:r>
        <w:rPr>
          <w:rFonts w:hint="eastAsia" w:cs="宋体"/>
          <w:color w:val="auto"/>
          <w:lang w:bidi="ar"/>
        </w:rPr>
        <w:t>国内关于财务风险评价的研究注重“立体系、重指标”。学者们强调，要用适合的评价方法，通过合理地建立财务风险评价体系，对各系统中的指标做到客观量化，使企业财务风险水平精确地评定出来。陈茜、田治威（2017）运用因子分析法，识别和提取导致企业财务风险的因素指标，研究选取了33家上市林业企业为样本，依据这33家林业企业财务风险程度把林业公司划分为好、一般和高风险三种类型，再运用聚类分析对企业不同类型内部特征进行对比分析。研究结果表明，这些林业企业在验证出这些评价体系的正确性和有效性后，财务风险与之前经验数据基本一致</w:t>
      </w:r>
      <w:r>
        <w:rPr>
          <w:rFonts w:hint="eastAsia" w:cs="宋体"/>
          <w:color w:val="auto"/>
          <w:vertAlign w:val="superscript"/>
          <w:lang w:bidi="ar"/>
        </w:rPr>
        <w:t>[42]</w:t>
      </w:r>
      <w:r>
        <w:rPr>
          <w:rFonts w:hint="eastAsia" w:cs="宋体"/>
          <w:color w:val="auto"/>
          <w:lang w:bidi="ar"/>
        </w:rPr>
        <w:t>。为使财务危机预警更为准确，黄电（2018）借鉴周首华等（1996）的F分数模型思路，加入新变量对原来的模型进行了很好的实证，以期对未来财务风险进行准确预测和防范提供一个全新的研究视角</w:t>
      </w:r>
      <w:r>
        <w:rPr>
          <w:rFonts w:hint="eastAsia" w:cs="宋体"/>
          <w:color w:val="auto"/>
          <w:vertAlign w:val="superscript"/>
          <w:lang w:bidi="ar"/>
        </w:rPr>
        <w:t>[41][43]</w:t>
      </w:r>
      <w:r>
        <w:rPr>
          <w:rFonts w:hint="eastAsia" w:cs="宋体"/>
          <w:color w:val="auto"/>
          <w:lang w:bidi="ar"/>
        </w:rPr>
        <w:t>。贺冰玉（2023）以贵州茅台为例，首先从偿债能力、营运能力、盈利能力、成长能力分析公司财务指标，之后再用 Z-Score 模型测度贵州茅台的财务风险程度，得出贵州茅台的财务风险状况，同时也为其他企业将 Z-SCORE 模型应用于公司财务风险评价提供了参考资料</w:t>
      </w:r>
      <w:r>
        <w:rPr>
          <w:rFonts w:hint="eastAsia" w:cs="宋体"/>
          <w:color w:val="auto"/>
          <w:vertAlign w:val="superscript"/>
          <w:lang w:bidi="ar"/>
        </w:rPr>
        <w:t>[44]</w:t>
      </w:r>
      <w:r>
        <w:rPr>
          <w:rFonts w:hint="eastAsia" w:cs="宋体"/>
          <w:color w:val="auto"/>
          <w:lang w:bidi="ar"/>
        </w:rPr>
        <w:t>。汪新宇、王小斐（2024）针对 ZSH 公司“双碳”财务风险做了深入研究。该研究采用层次分析法（AHP）首先确定各评价指标的主观权重，然后利用模糊综合评价法（FCE）对ZSH公司财务风险进行综合评价</w:t>
      </w:r>
      <w:r>
        <w:rPr>
          <w:rFonts w:hint="eastAsia" w:cs="宋体"/>
          <w:color w:val="auto"/>
          <w:vertAlign w:val="superscript"/>
          <w:lang w:bidi="ar"/>
        </w:rPr>
        <w:t>[45]</w:t>
      </w:r>
      <w:r>
        <w:rPr>
          <w:rFonts w:hint="eastAsia" w:cs="宋体"/>
          <w:color w:val="auto"/>
          <w:lang w:bidi="ar"/>
        </w:rPr>
        <w:t>。</w:t>
      </w:r>
    </w:p>
    <w:p w14:paraId="13517306">
      <w:pPr>
        <w:pStyle w:val="53"/>
        <w:numPr>
          <w:ilvl w:val="0"/>
          <w:numId w:val="11"/>
        </w:numPr>
        <w:ind w:firstLineChars="0"/>
        <w:rPr>
          <w:color w:val="auto"/>
        </w:rPr>
      </w:pPr>
      <w:r>
        <w:rPr>
          <w:rFonts w:hint="eastAsia"/>
          <w:color w:val="auto"/>
        </w:rPr>
        <w:t>财务风险防范</w:t>
      </w:r>
    </w:p>
    <w:p w14:paraId="36B65F3C">
      <w:pPr>
        <w:pStyle w:val="53"/>
        <w:ind w:firstLine="486"/>
        <w:rPr>
          <w:rFonts w:hint="eastAsia" w:cs="宋体"/>
          <w:color w:val="auto"/>
          <w:lang w:bidi="ar"/>
        </w:rPr>
      </w:pPr>
      <w:bookmarkStart w:id="11" w:name="_Toc27087"/>
      <w:r>
        <w:rPr>
          <w:rFonts w:hint="eastAsia" w:cs="宋体"/>
          <w:color w:val="auto"/>
          <w:lang w:bidi="ar"/>
        </w:rPr>
        <w:t>近年来，国内外许多学者从财务风险防范的角度，针对不同的领域和行业，提出了许多有效的财务风险控制方法和对策。</w:t>
      </w:r>
    </w:p>
    <w:p w14:paraId="0D70412A">
      <w:pPr>
        <w:pStyle w:val="53"/>
        <w:ind w:firstLine="486"/>
        <w:rPr>
          <w:rFonts w:hint="eastAsia" w:cs="宋体"/>
          <w:color w:val="auto"/>
          <w:lang w:bidi="ar"/>
        </w:rPr>
      </w:pPr>
      <w:r>
        <w:rPr>
          <w:rFonts w:hint="eastAsia" w:cs="宋体"/>
          <w:color w:val="auto"/>
          <w:lang w:bidi="ar"/>
        </w:rPr>
        <w:t>在国外，针对特定行业的风险控制方法具有鲜明的技术特点。Leond 等针对电力批发市场的特点，提出了一种考虑变量的行为的市场智能和博弈方法，其特点是强调预测市场行为的必要性以控制市场的财务风险，并提供有效风险管理工具给电力批发市场相关者。基于博弈论与智能算法相结合，企业能在复杂的市场中实现决策机制的优化，由被动转为主动风险控制，提高其财务安全性</w:t>
      </w:r>
      <w:r>
        <w:rPr>
          <w:rFonts w:hint="eastAsia" w:cs="宋体"/>
          <w:color w:val="auto"/>
          <w:vertAlign w:val="superscript"/>
          <w:lang w:bidi="ar"/>
        </w:rPr>
        <w:t>[46]</w:t>
      </w:r>
      <w:r>
        <w:rPr>
          <w:rFonts w:hint="eastAsia" w:cs="宋体"/>
          <w:color w:val="auto"/>
          <w:lang w:bidi="ar"/>
        </w:rPr>
        <w:t>。Liubov指出企业应“顺势”经济数字化和数字化发展等大趋势，将数字化的内容融入到企业的财务风险管理中，重视数字管理对企业财务风险的正面影响。认为运用数字技术等能够帮助企业更快地搜集和分析财务数据，以便采取更准确的风险防控措施</w:t>
      </w:r>
      <w:r>
        <w:rPr>
          <w:rFonts w:hint="eastAsia" w:cs="宋体"/>
          <w:color w:val="auto"/>
          <w:vertAlign w:val="superscript"/>
          <w:lang w:bidi="ar"/>
        </w:rPr>
        <w:t>[47]</w:t>
      </w:r>
      <w:r>
        <w:rPr>
          <w:rFonts w:hint="eastAsia" w:cs="宋体"/>
          <w:color w:val="auto"/>
          <w:lang w:bidi="ar"/>
        </w:rPr>
        <w:t>。针对印度电子制造业，Suhasini等(2023)识别并确认了流动性、市场、信用和经营风险是该行业的重要财务风险因素，强调提高财务绩效的价值和重要性，认为可以通过有效的风险管理来提高企业的竞争能力和盈利水平</w:t>
      </w:r>
      <w:r>
        <w:rPr>
          <w:rFonts w:hint="eastAsia" w:cs="宋体"/>
          <w:color w:val="auto"/>
          <w:vertAlign w:val="superscript"/>
          <w:lang w:bidi="ar"/>
        </w:rPr>
        <w:t>[48]</w:t>
      </w:r>
      <w:r>
        <w:rPr>
          <w:rFonts w:hint="eastAsia" w:cs="宋体"/>
          <w:color w:val="auto"/>
          <w:lang w:bidi="ar"/>
        </w:rPr>
        <w:t>。NguyenLaSoa等研究者(2024)在研究环境会计信息披露和财务风险关系时，应用回归模型进行分析，证实环境会计信息披露对当年和次年的财务风险起到负向作用，因此认为企业要不断提高环境会计信息的披露水平和意识，降低财务风险，增强企业可持续发展能力</w:t>
      </w:r>
      <w:r>
        <w:rPr>
          <w:rFonts w:hint="eastAsia" w:cs="宋体"/>
          <w:color w:val="auto"/>
          <w:vertAlign w:val="superscript"/>
          <w:lang w:bidi="ar"/>
        </w:rPr>
        <w:t>[49]</w:t>
      </w:r>
      <w:r>
        <w:rPr>
          <w:rFonts w:hint="eastAsia" w:cs="宋体"/>
          <w:color w:val="auto"/>
          <w:lang w:bidi="ar"/>
        </w:rPr>
        <w:t>。</w:t>
      </w:r>
    </w:p>
    <w:p w14:paraId="26809CDC">
      <w:pPr>
        <w:pStyle w:val="53"/>
        <w:ind w:firstLine="486"/>
        <w:rPr>
          <w:rFonts w:hint="eastAsia" w:cs="宋体"/>
          <w:color w:val="auto"/>
          <w:lang w:bidi="ar"/>
        </w:rPr>
      </w:pPr>
      <w:r>
        <w:t>国内的研究则从企业实际案例出发，提出了诸多具有实践操作性的风险控制措施。元媛（2019）基于经验曲线，为金龙汽车设计了销售模式转型、供应链风险控制等财务风险控制对策，这些对策旨在优化企业的经营方式和供应链风险控制，减少存货和经营的僵化，防范企业财务风险[50]。李波(2021)总结了中国上市公司目前在企业财务风险控制中存在的内控制度不完善、专业人才缺乏、财务风险控制能力差等问题。针对这些问题的解决对策，李波提出应加强内控机制，增强实时防控财务风险的能力[51]。这些对我国上市公司财务风险控制能力的提高有非常重要的借鉴意义。针对A通信公司排查出来的财务问题，丁淑芹、薛鑫（2022）建议A通信公司构筑良好的资金募集动态预警机制，不断优化负债融资方式。实践表明，公司根据其所建立的筹资预警机制能及时发现公司的财务风险，并制定针对性应对方案，从而对财务安全做出保障[52]。针对服装企业所面临的财务风险控制问题，管早早（2022）提出建立财务风险预警机制、优化债务结构，拓宽企业筹资渠道、重视库存控制等举措，为企业</w:t>
      </w:r>
      <w:del w:id="1228" w:author="司马长风" w:date="2026-04-24T16:54:17Z">
        <w:r>
          <w:rPr>
            <w:rFonts w:hint="eastAsia" w:cs="宋体"/>
            <w:color w:val="auto"/>
            <w:lang w:bidi="ar"/>
          </w:rPr>
          <w:delText>构建</w:delText>
        </w:r>
      </w:del>
      <w:ins w:id="1229" w:author="司马长风" w:date="2026-04-24T16:54:17Z">
        <w:r>
          <w:rPr/>
          <w:t>建立</w:t>
        </w:r>
      </w:ins>
      <w:r>
        <w:t>全链条财务风险防御机制提供了方向指引[53]。</w:t>
      </w:r>
    </w:p>
    <w:p w14:paraId="2F0E6B08">
      <w:pPr>
        <w:pStyle w:val="51"/>
        <w:numPr>
          <w:ilvl w:val="0"/>
          <w:numId w:val="10"/>
        </w:numPr>
        <w:spacing w:before="207"/>
        <w:ind w:left="0" w:firstLine="567"/>
      </w:pPr>
      <w:bookmarkStart w:id="12" w:name="_Toc6298"/>
      <w:r>
        <w:rPr>
          <w:rFonts w:hint="eastAsia"/>
        </w:rPr>
        <w:t>轻资产运营模式对企业财务风险影响相关研究</w:t>
      </w:r>
      <w:bookmarkEnd w:id="11"/>
      <w:bookmarkEnd w:id="12"/>
    </w:p>
    <w:p w14:paraId="572CD3D8">
      <w:pPr>
        <w:pStyle w:val="53"/>
        <w:ind w:firstLine="486"/>
        <w:rPr>
          <w:rFonts w:hint="eastAsia" w:cs="宋体"/>
          <w:color w:val="auto"/>
          <w:lang w:bidi="ar"/>
        </w:rPr>
      </w:pPr>
      <w:r>
        <w:rPr>
          <w:rFonts w:hint="eastAsia" w:cs="宋体"/>
          <w:color w:val="auto"/>
          <w:lang w:bidi="ar"/>
        </w:rPr>
        <w:t>国内外学术界关于轻资产运营模式对企业财务风险的影响呈现多元化看法。</w:t>
      </w:r>
    </w:p>
    <w:p w14:paraId="6DC7D950">
      <w:pPr>
        <w:pStyle w:val="53"/>
        <w:numPr>
          <w:ilvl w:val="0"/>
          <w:numId w:val="13"/>
        </w:numPr>
        <w:ind w:firstLineChars="0"/>
        <w:rPr>
          <w:rFonts w:hint="eastAsia" w:cs="宋体"/>
          <w:color w:val="auto"/>
          <w:lang w:bidi="ar"/>
        </w:rPr>
      </w:pPr>
      <w:bookmarkStart w:id="13" w:name="OLE_LINK4"/>
      <w:r>
        <w:rPr>
          <w:rFonts w:hint="eastAsia" w:cs="宋体"/>
          <w:color w:val="auto"/>
          <w:lang w:bidi="ar"/>
        </w:rPr>
        <w:t>关于轻资产运营模式抑制财务风险的效应研究</w:t>
      </w:r>
    </w:p>
    <w:bookmarkEnd w:id="13"/>
    <w:p w14:paraId="26E8B5B8">
      <w:pPr>
        <w:pStyle w:val="53"/>
        <w:ind w:firstLine="486"/>
        <w:rPr>
          <w:rFonts w:hint="eastAsia" w:cs="宋体"/>
          <w:color w:val="auto"/>
          <w:lang w:bidi="ar"/>
        </w:rPr>
      </w:pPr>
      <w:r>
        <w:rPr>
          <w:rFonts w:hint="eastAsia" w:cs="宋体"/>
          <w:color w:val="auto"/>
          <w:lang w:bidi="ar"/>
        </w:rPr>
        <w:t>Jayoung Sohn (2013) 证实，在美国的连锁酒店行业中，轻资产运营模式是提高企业价值的重要因素，资本市场因此对此类企业赋予了额外的风险溢价或成长溢价。他指出，轻资产运营模式可以降低企业的经营风险，进而可以大大提升企业的经营盈利能力、盈利稳定性以及企业的价值</w:t>
      </w:r>
      <w:r>
        <w:rPr>
          <w:rFonts w:hint="eastAsia" w:cs="宋体"/>
          <w:color w:val="auto"/>
          <w:vertAlign w:val="superscript"/>
          <w:lang w:bidi="ar"/>
        </w:rPr>
        <w:t>[54]</w:t>
      </w:r>
      <w:r>
        <w:rPr>
          <w:rFonts w:hint="eastAsia" w:cs="宋体"/>
          <w:color w:val="auto"/>
          <w:lang w:bidi="ar"/>
        </w:rPr>
        <w:t>。这与一些持悲观态度学者的观点截然相反。该发现也表明，轻资产运营模式的财务风险缓释效应并非普适的，也会强烈地受企业类型、市场环境等边界条件的影响，在不同的边界条件下可能呈现非线性的效应。</w:t>
      </w:r>
    </w:p>
    <w:p w14:paraId="48901DCC">
      <w:pPr>
        <w:pStyle w:val="53"/>
        <w:numPr>
          <w:ilvl w:val="0"/>
          <w:numId w:val="13"/>
        </w:numPr>
        <w:ind w:firstLineChars="0"/>
        <w:rPr>
          <w:rFonts w:hint="eastAsia" w:cs="宋体"/>
          <w:color w:val="auto"/>
          <w:lang w:bidi="ar"/>
        </w:rPr>
      </w:pPr>
      <w:r>
        <w:rPr>
          <w:rFonts w:hint="eastAsia" w:cs="宋体"/>
          <w:color w:val="auto"/>
          <w:lang w:bidi="ar"/>
        </w:rPr>
        <w:t>关于轻资产运营模式加剧财务风险的理论研究</w:t>
      </w:r>
    </w:p>
    <w:p w14:paraId="5BD3FFA9">
      <w:pPr>
        <w:pStyle w:val="53"/>
        <w:ind w:firstLine="486"/>
        <w:rPr>
          <w:rFonts w:hint="eastAsia" w:cs="宋体"/>
          <w:color w:val="auto"/>
          <w:lang w:bidi="ar"/>
        </w:rPr>
      </w:pPr>
      <w:r>
        <w:rPr>
          <w:rFonts w:hint="eastAsia" w:cs="宋体"/>
          <w:color w:val="auto"/>
          <w:lang w:bidi="ar"/>
        </w:rPr>
        <w:t>Gu-Liang T（2016）通过对轻资产运营企业进行长周期观察，揭示出轻资产模式运行过程中容易产生多重财务风险，并对轻资产模式容易产生的财务风险表现进行了类型划分。他认为，采用轻资产运营模式的企业容易出现轻资产价值评价较难、产品外包管理失控、收入回款缓慢等问题</w:t>
      </w:r>
      <w:r>
        <w:rPr>
          <w:rFonts w:hint="eastAsia" w:cs="宋体"/>
          <w:color w:val="auto"/>
          <w:vertAlign w:val="superscript"/>
          <w:lang w:bidi="ar"/>
        </w:rPr>
        <w:t>[55]</w:t>
      </w:r>
      <w:r>
        <w:rPr>
          <w:rFonts w:hint="eastAsia" w:cs="宋体"/>
          <w:color w:val="auto"/>
          <w:lang w:bidi="ar"/>
        </w:rPr>
        <w:t>，这些问题容易造成企业营运风险上升，进而通过风险扩散给企业的财务绩效带来严重的负面影响。针对轻资产运营模式下财务风险的评价，Giuliano(2019)认为学术界在该领域的研究明显不足。他通过研究2003-2019年美国六家典型的轻资产公司案例后，得出了不同的结论：轻资产模式并没有像设想的那样导致企业的财务状况明显改善，其中的正向作用并没有那么明显。但他也指出，这并不说明轻资产运营模式没有风险，而是需要采取更全面的方法考察其中的风险</w:t>
      </w:r>
      <w:r>
        <w:rPr>
          <w:rFonts w:hint="eastAsia" w:cs="宋体"/>
          <w:color w:val="auto"/>
          <w:vertAlign w:val="superscript"/>
          <w:lang w:bidi="ar"/>
        </w:rPr>
        <w:t>[56]</w:t>
      </w:r>
      <w:r>
        <w:rPr>
          <w:rFonts w:hint="eastAsia" w:cs="宋体"/>
          <w:color w:val="auto"/>
          <w:lang w:bidi="ar"/>
        </w:rPr>
        <w:t>。Moretti和Heo等人(2022)指出，投资者对于重资产公司财务风险状况的估计偏高。他们认为虽然轻资产公司的策略在短时间内能够显著降低公司运营杠杆，但投资者仍然要考虑在将来可能发生的潜在风险，这些风险可能是未来未知的市场变化、政策变化等对公司经营产生影响的所有因素</w:t>
      </w:r>
      <w:r>
        <w:rPr>
          <w:rFonts w:hint="eastAsia" w:cs="宋体"/>
          <w:color w:val="auto"/>
          <w:vertAlign w:val="superscript"/>
          <w:lang w:bidi="ar"/>
        </w:rPr>
        <w:t>[57]</w:t>
      </w:r>
      <w:r>
        <w:rPr>
          <w:rFonts w:hint="eastAsia" w:cs="宋体"/>
          <w:color w:val="auto"/>
          <w:lang w:bidi="ar"/>
        </w:rPr>
        <w:t>。</w:t>
      </w:r>
    </w:p>
    <w:p w14:paraId="6F03ED74">
      <w:pPr>
        <w:pStyle w:val="53"/>
        <w:ind w:firstLine="486"/>
        <w:rPr>
          <w:rFonts w:hint="eastAsia" w:cs="宋体"/>
          <w:color w:val="auto"/>
          <w:lang w:bidi="ar"/>
        </w:rPr>
      </w:pPr>
      <w:bookmarkStart w:id="14" w:name="_Toc2563"/>
      <w:r>
        <w:rPr>
          <w:rFonts w:hint="eastAsia" w:cs="宋体"/>
          <w:color w:val="auto"/>
          <w:lang w:bidi="ar"/>
        </w:rPr>
        <w:t>国内研究注重结合行业情境来深化对轻资产转型风险的认识。王龔、郭子增（2019）根据对银行业的研究发现，企业从重资产转型到轻资产有利于改善企业的声誉，但转型也存在不良影响，即转型会引发企业的信用风险、流动性风险和系统性风险</w:t>
      </w:r>
      <w:r>
        <w:rPr>
          <w:rFonts w:hint="eastAsia" w:cs="宋体"/>
          <w:color w:val="auto"/>
          <w:vertAlign w:val="superscript"/>
          <w:lang w:bidi="ar"/>
        </w:rPr>
        <w:t>[58]</w:t>
      </w:r>
      <w:r>
        <w:rPr>
          <w:rFonts w:hint="eastAsia" w:cs="宋体"/>
          <w:color w:val="auto"/>
          <w:lang w:bidi="ar"/>
        </w:rPr>
        <w:t>。这一发现带来了研究轻资产运营对财务风险冲击的新视角。张汝慧、王海东（2021）在研究轻资产运营模式下服装企业的财务风险特点时发现，该种模式有利于企业降低经营投入，实现高收益，同时也存在相应的财务风险</w:t>
      </w:r>
      <w:r>
        <w:rPr>
          <w:rFonts w:hint="eastAsia" w:cs="宋体"/>
          <w:color w:val="auto"/>
          <w:vertAlign w:val="superscript"/>
          <w:lang w:bidi="ar"/>
        </w:rPr>
        <w:t>[59]</w:t>
      </w:r>
      <w:r>
        <w:rPr>
          <w:rFonts w:hint="eastAsia" w:cs="宋体"/>
          <w:color w:val="auto"/>
          <w:lang w:bidi="ar"/>
        </w:rPr>
        <w:t>。他们的研究也说明了轻资产运营模式会促使企业有更高的生产效率，但也增加了企业的财务脆弱性。吴小叶和陈娜菲(2022)认为企业通过财务杠杆撬动外部资源投入，采取资源的合理配置，逐渐形成轻资产运营模式下的优势</w:t>
      </w:r>
      <w:r>
        <w:rPr>
          <w:rFonts w:hint="eastAsia" w:cs="宋体"/>
          <w:color w:val="auto"/>
          <w:vertAlign w:val="superscript"/>
          <w:lang w:bidi="ar"/>
        </w:rPr>
        <w:t>[60]</w:t>
      </w:r>
      <w:r>
        <w:rPr>
          <w:rFonts w:hint="eastAsia" w:cs="宋体"/>
          <w:color w:val="auto"/>
          <w:lang w:bidi="ar"/>
        </w:rPr>
        <w:t>。他们对轻资产运营模式的研究中体现了轻资产运营模式优点和风险的平衡。部分学者在研究企业轻资产运营模式下财务风险时，有针对性的制定相应财务风险防范机制和对策。魏景柱、言梅雪(2018)分别从适度加大资产比重、形成完备的大数据分析和处理机制、培育精良的投资团队三个方面的措施来控制风险</w:t>
      </w:r>
      <w:r>
        <w:rPr>
          <w:rFonts w:hint="eastAsia" w:cs="宋体"/>
          <w:color w:val="auto"/>
          <w:vertAlign w:val="superscript"/>
          <w:lang w:bidi="ar"/>
        </w:rPr>
        <w:t>[61]</w:t>
      </w:r>
      <w:r>
        <w:rPr>
          <w:rFonts w:hint="eastAsia" w:cs="宋体"/>
          <w:color w:val="auto"/>
          <w:lang w:bidi="ar"/>
        </w:rPr>
        <w:t>。这些可以给轻资产运营企业的财务风险防范和控制提出很好的依据和参考。程松林、李鼎(2020)提出轻资产模式企业在融资上有很多问题，主要有外部融资渠道有限、融资规模小等筹资风险，还有外协生产给投资造成的投资收益不稳定、资金链不确定的投资风险等，并提出对核心环节投资先行保障、非核心项目的适度投资及财务风险管控的建议</w:t>
      </w:r>
      <w:r>
        <w:rPr>
          <w:rFonts w:hint="eastAsia" w:cs="宋体"/>
          <w:color w:val="auto"/>
          <w:vertAlign w:val="superscript"/>
          <w:lang w:bidi="ar"/>
        </w:rPr>
        <w:t>[62]</w:t>
      </w:r>
      <w:r>
        <w:rPr>
          <w:rFonts w:hint="eastAsia" w:cs="宋体"/>
          <w:color w:val="auto"/>
          <w:lang w:bidi="ar"/>
        </w:rPr>
        <w:t>。陈愉翔(2023)以HR医药为例探究轻资产模式中的财务风险，认为轻资产模式企业在融资策略上要谨慎，可以适度地使用外源融资，并认为企业在有长期固定的合作上游供应商的同时，在核心轻资产的探索上要有所偏重，在降低企业成本上要有所加强</w:t>
      </w:r>
      <w:r>
        <w:rPr>
          <w:rFonts w:hint="eastAsia" w:cs="宋体"/>
          <w:color w:val="auto"/>
          <w:vertAlign w:val="superscript"/>
          <w:lang w:bidi="ar"/>
        </w:rPr>
        <w:t>[63]</w:t>
      </w:r>
      <w:r>
        <w:rPr>
          <w:rFonts w:hint="eastAsia" w:cs="宋体"/>
          <w:color w:val="auto"/>
          <w:lang w:bidi="ar"/>
        </w:rPr>
        <w:t>。该研究对轻资产企业的融资和成本控制等相关问题提供了很多有益启发。谢佩帛（2024）的研究证实了轻资产运营模式会使企业面临的外部融资约束更加严重，融资约束成为企业财务风险上升最主要的原因。同时他也认为，在反向调节财务风险方面，高管能力也发挥着重要作用。因此，面对轻资产模式下的复杂财务风险，企业要考虑由不同类型高管构成的高管队伍，增强高管对于财务风险信号的灵敏性及战略决策的科学性，奠定有效治理的制度基础</w:t>
      </w:r>
      <w:r>
        <w:rPr>
          <w:rFonts w:hint="eastAsia" w:cs="宋体"/>
          <w:color w:val="auto"/>
          <w:vertAlign w:val="superscript"/>
          <w:lang w:bidi="ar"/>
        </w:rPr>
        <w:t>[64]</w:t>
      </w:r>
      <w:r>
        <w:rPr>
          <w:rFonts w:hint="eastAsia" w:cs="宋体"/>
          <w:color w:val="auto"/>
          <w:lang w:bidi="ar"/>
        </w:rPr>
        <w:t>。                                               综上所述，目前国内外关于轻资产运营模式与财务风险之间关系的研究已经取得了一定进展，但也有很多悬念没有厘清。今后的研究要对轻资产运营模式的优势和风险进行更深入的探索，以期为企业可持续发展保驾护航。</w:t>
      </w:r>
    </w:p>
    <w:p w14:paraId="04B96D09">
      <w:pPr>
        <w:pStyle w:val="51"/>
        <w:numPr>
          <w:ilvl w:val="0"/>
          <w:numId w:val="10"/>
        </w:numPr>
        <w:spacing w:before="207"/>
        <w:ind w:left="0" w:firstLine="567"/>
      </w:pPr>
      <w:bookmarkStart w:id="15" w:name="_Toc27146"/>
      <w:r>
        <w:rPr>
          <w:rFonts w:hint="eastAsia"/>
        </w:rPr>
        <w:t>文献评述</w:t>
      </w:r>
      <w:bookmarkEnd w:id="14"/>
      <w:bookmarkEnd w:id="15"/>
    </w:p>
    <w:p w14:paraId="5898A957">
      <w:pPr>
        <w:pStyle w:val="53"/>
        <w:ind w:firstLine="486"/>
        <w:rPr>
          <w:rFonts w:hint="eastAsia" w:cs="宋体"/>
          <w:color w:val="auto"/>
          <w:lang w:bidi="ar"/>
        </w:rPr>
      </w:pPr>
      <w:r>
        <w:rPr>
          <w:rFonts w:hint="eastAsia" w:cs="宋体"/>
          <w:color w:val="auto"/>
          <w:lang w:bidi="ar"/>
        </w:rPr>
        <w:t>尽管学术界目前尚未就“轻资产”及其运营模式的内涵达成完全一致意见，但梳理近年来国内外的相关研究成果可以发现，基本已经形成了较为清晰的认知。轻资产是构成企业核心竞争力的关键要素，涵盖品牌商誉、企业文化、研发创新、人力资源、管理模式等多个方面，凭借轻资产的独特性、稀缺性、高附加值以及难以模仿性，这类资源构成了企业获取并维持持续竞争优势的核心基石。</w:t>
      </w:r>
    </w:p>
    <w:p w14:paraId="73A55BD9">
      <w:pPr>
        <w:pStyle w:val="53"/>
        <w:ind w:firstLine="486"/>
        <w:rPr>
          <w:rFonts w:hint="eastAsia" w:cs="宋体"/>
          <w:color w:val="auto"/>
          <w:lang w:bidi="ar"/>
        </w:rPr>
      </w:pPr>
      <w:r>
        <w:rPr>
          <w:rFonts w:hint="eastAsia" w:cs="宋体"/>
          <w:color w:val="auto"/>
          <w:lang w:bidi="ar"/>
        </w:rPr>
        <w:t>国内外对财务风险的定义和分类、识别、评价以及控制的研究都比较丰富和完善，相对于轻资产运营模式的研究更为丰富，但综合分析二者的案例仍比较稀缺。本文通过对国内外有关文献的系统梳理，发现以下特点：一是关于轻资产定义和轻资产运营方式的研究，无论是国内还是国外，都比较丰富。国外研究发端甚早，积淀深厚；国内研究则起步于21世纪初，虽起步较晚但发展迅猛。二是国外对轻资产运营模式下财务风险的研究与国内相比略有不足，对轻资产运营模式下财务风险的应对措施缺乏具体的建议。国内现有研究多囿于高科技、金融和医药等行业，对于其他行业轻资产运营模式下财务风险的探讨尚显薄弱，相关文献还不够丰富。</w:t>
      </w:r>
    </w:p>
    <w:p w14:paraId="29C18D98">
      <w:pPr>
        <w:pStyle w:val="53"/>
        <w:ind w:firstLine="486"/>
        <w:rPr>
          <w:rFonts w:hint="eastAsia" w:cs="宋体"/>
          <w:color w:val="auto"/>
          <w:lang w:bidi="ar"/>
        </w:rPr>
      </w:pPr>
      <w:r>
        <w:rPr>
          <w:rFonts w:hint="eastAsia" w:cs="宋体"/>
          <w:color w:val="auto"/>
          <w:lang w:bidi="ar"/>
        </w:rPr>
        <w:t>在国际服装品牌冲击、消费者喜好急剧变化的大背景下，作为中国传统制造业的服装业屡遭挑战。因此，本文以采用轻资产运营模式的M服装企业为例进行深入探讨，旨在为轻资产运营企业的财务风险管理提供新思路和新启发。</w:t>
      </w:r>
    </w:p>
    <w:p w14:paraId="0161BA24">
      <w:pPr>
        <w:pStyle w:val="50"/>
        <w:spacing w:before="207" w:after="207"/>
        <w:rPr>
          <w:rFonts w:hint="default"/>
        </w:rPr>
      </w:pPr>
      <w:bookmarkStart w:id="16" w:name="_Toc17477"/>
      <w:bookmarkStart w:id="17" w:name="_Toc32586"/>
      <w:r>
        <w:t>研究内容与研究方法</w:t>
      </w:r>
      <w:bookmarkEnd w:id="16"/>
      <w:bookmarkEnd w:id="17"/>
    </w:p>
    <w:p w14:paraId="1D2EBA37">
      <w:pPr>
        <w:pStyle w:val="51"/>
        <w:numPr>
          <w:ilvl w:val="0"/>
          <w:numId w:val="14"/>
        </w:numPr>
        <w:spacing w:before="207"/>
        <w:ind w:firstLine="567"/>
      </w:pPr>
      <w:bookmarkStart w:id="18" w:name="_Toc13695"/>
      <w:bookmarkStart w:id="19" w:name="_Toc14497"/>
      <w:r>
        <w:rPr>
          <w:rFonts w:hint="eastAsia"/>
        </w:rPr>
        <w:t>研究内容</w:t>
      </w:r>
      <w:bookmarkEnd w:id="18"/>
      <w:bookmarkEnd w:id="19"/>
    </w:p>
    <w:p w14:paraId="24AAA03B">
      <w:pPr>
        <w:pStyle w:val="53"/>
        <w:ind w:firstLine="486"/>
        <w:rPr>
          <w:rFonts w:hint="eastAsia" w:cs="宋体"/>
          <w:color w:val="auto"/>
          <w:lang w:bidi="ar"/>
        </w:rPr>
      </w:pPr>
      <w:r>
        <w:rPr>
          <w:rFonts w:hint="eastAsia" w:cs="宋体"/>
          <w:color w:val="auto"/>
          <w:lang w:bidi="ar"/>
        </w:rPr>
        <w:t>本文选取M公司作为案例研究对象，系统地将研究内容分为以下七章。</w:t>
      </w:r>
    </w:p>
    <w:p w14:paraId="40D1CB04">
      <w:pPr>
        <w:pStyle w:val="53"/>
        <w:ind w:firstLine="486"/>
        <w:rPr>
          <w:rFonts w:hint="eastAsia" w:cs="宋体"/>
          <w:color w:val="auto"/>
          <w:lang w:bidi="ar"/>
        </w:rPr>
      </w:pPr>
      <w:r>
        <w:rPr>
          <w:rFonts w:hint="eastAsia" w:cs="宋体"/>
          <w:color w:val="auto"/>
          <w:lang w:bidi="ar"/>
        </w:rPr>
        <w:t>第一章：绪论。本章首先阐述了研究背景及其理论与现实意义，并系统梳理了国内外关于轻资产、轻资产运营模式、财务风险管理等领域的文献脉络。随后，界定了研究的主要内容，并详述了所采用的研究方法与技术路线。</w:t>
      </w:r>
    </w:p>
    <w:p w14:paraId="4B6636E6">
      <w:pPr>
        <w:pStyle w:val="53"/>
        <w:ind w:firstLine="486"/>
        <w:rPr>
          <w:rFonts w:hint="eastAsia" w:cs="宋体"/>
          <w:color w:val="auto"/>
          <w:lang w:bidi="ar"/>
        </w:rPr>
      </w:pPr>
      <w:r>
        <w:t>第二章：相关概念界定和理论基础。本章首先明确了轻资产、轻资产运营模式、财务风险、财务风险管理等核心概念，梳理了劳动分工理论、微笑曲线理论、全面风险管理理论的主要观点，并结合这些理论的逻辑机理，</w:t>
      </w:r>
      <w:del w:id="1230" w:author="司马长风" w:date="2026-04-24T16:54:17Z">
        <w:r>
          <w:rPr>
            <w:rFonts w:hint="eastAsia" w:cs="宋体"/>
            <w:color w:val="auto"/>
            <w:lang w:bidi="ar"/>
          </w:rPr>
          <w:delText>构建</w:delText>
        </w:r>
      </w:del>
      <w:ins w:id="1231" w:author="司马长风" w:date="2026-04-24T16:54:17Z">
        <w:r>
          <w:rPr/>
          <w:t>建立</w:t>
        </w:r>
      </w:ins>
      <w:r>
        <w:t>了与本研究之间的内在联系，为后续开展财务风险识别、评价和控制奠定了理论基础。</w:t>
      </w:r>
    </w:p>
    <w:p w14:paraId="2B550101">
      <w:pPr>
        <w:pStyle w:val="53"/>
        <w:ind w:firstLine="486"/>
        <w:rPr>
          <w:rFonts w:hint="eastAsia" w:cs="宋体"/>
          <w:color w:val="auto"/>
          <w:lang w:bidi="ar"/>
        </w:rPr>
      </w:pPr>
      <w:r>
        <w:rPr>
          <w:rFonts w:hint="eastAsia" w:cs="宋体"/>
          <w:color w:val="auto"/>
          <w:lang w:bidi="ar"/>
        </w:rPr>
        <w:t>第三章：M服装企业轻资产运营模式实施现状剖析：本章首先剖析了我国服装行业的发展态势与演进脉络，随后，对M服装企业的基本情况、组织架构及其核心轻资产等进行了详细介绍。最后，深入剖析了M服装企业轻资产运营模式的财务特性。</w:t>
      </w:r>
    </w:p>
    <w:p w14:paraId="771448F8">
      <w:pPr>
        <w:pStyle w:val="53"/>
        <w:ind w:firstLine="486"/>
        <w:rPr>
          <w:rFonts w:hint="eastAsia" w:cs="宋体"/>
          <w:color w:val="auto"/>
          <w:lang w:bidi="ar"/>
        </w:rPr>
      </w:pPr>
      <w:r>
        <w:t>第四章：轻资产运营模式下M服装企业财务风险识别及成因分析。本章基于财务比率分析法，从筹资、投资、营运及收益分配四个层面切入，</w:t>
      </w:r>
      <w:del w:id="1232" w:author="司马长风" w:date="2026-04-24T16:54:17Z">
        <w:r>
          <w:rPr>
            <w:rFonts w:hint="eastAsia" w:cs="宋体"/>
            <w:color w:val="auto"/>
            <w:lang w:bidi="ar"/>
          </w:rPr>
          <w:delText>构建</w:delText>
        </w:r>
      </w:del>
      <w:ins w:id="1233" w:author="司马长风" w:date="2026-04-24T16:54:17Z">
        <w:r>
          <w:rPr/>
          <w:t>建立</w:t>
        </w:r>
      </w:ins>
      <w:r>
        <w:t>了多维度的风险识别框架，并从内外因两个维度对风险成因进行了剖析。</w:t>
      </w:r>
    </w:p>
    <w:p w14:paraId="6040487B">
      <w:pPr>
        <w:pStyle w:val="53"/>
        <w:ind w:firstLine="486"/>
        <w:rPr>
          <w:rFonts w:hint="eastAsia" w:cs="宋体"/>
          <w:color w:val="auto"/>
          <w:lang w:bidi="ar"/>
        </w:rPr>
      </w:pPr>
      <w:r>
        <w:t>第五章：轻资产运营模式下M服装企业财务风险评价。本章</w:t>
      </w:r>
      <w:del w:id="1234" w:author="司马长风" w:date="2026-04-24T16:54:17Z">
        <w:r>
          <w:rPr>
            <w:rFonts w:hint="eastAsia" w:cs="宋体"/>
            <w:color w:val="auto"/>
            <w:lang w:bidi="ar"/>
          </w:rPr>
          <w:delText>构建</w:delText>
        </w:r>
      </w:del>
      <w:ins w:id="1235" w:author="司马长风" w:date="2026-04-24T16:54:17Z">
        <w:r>
          <w:rPr/>
          <w:t>建立</w:t>
        </w:r>
      </w:ins>
      <w:r>
        <w:t>了M服装企业的财务风险评价指标体系，并运用熵权-TOPSIS法对识别出的财务风险进行了量化评价。</w:t>
      </w:r>
    </w:p>
    <w:p w14:paraId="1D29703A">
      <w:pPr>
        <w:pStyle w:val="53"/>
        <w:ind w:firstLine="486"/>
        <w:rPr>
          <w:rFonts w:hint="eastAsia" w:cs="宋体"/>
          <w:color w:val="auto"/>
          <w:lang w:bidi="ar"/>
        </w:rPr>
      </w:pPr>
      <w:r>
        <w:rPr>
          <w:rFonts w:hint="eastAsia" w:cs="宋体"/>
          <w:color w:val="auto"/>
          <w:lang w:bidi="ar"/>
        </w:rPr>
        <w:t>第六章：轻资产运营模式下M服装企业财务风险控制策略。本章依据第四章和第五章的分析结果，对轻资产运营模式下M服装企业面临的财务风险提出了具体的防控策略和建议。</w:t>
      </w:r>
    </w:p>
    <w:p w14:paraId="59C316DE">
      <w:pPr>
        <w:pStyle w:val="53"/>
        <w:ind w:firstLine="486"/>
        <w:rPr>
          <w:rFonts w:hint="eastAsia" w:cs="宋体"/>
          <w:color w:val="auto"/>
          <w:lang w:bidi="ar"/>
        </w:rPr>
      </w:pPr>
      <w:r>
        <w:rPr>
          <w:rFonts w:hint="eastAsia" w:cs="宋体"/>
          <w:color w:val="auto"/>
          <w:lang w:bidi="ar"/>
        </w:rPr>
        <w:t>第七章：研究结论与展望。本章旨在系统梳理主要研究结论，客观剖析研究过程中存在的局限性，并在此基础上对未来研究方向进行了展望。</w:t>
      </w:r>
    </w:p>
    <w:p w14:paraId="2C512C86">
      <w:pPr>
        <w:pStyle w:val="51"/>
        <w:numPr>
          <w:ilvl w:val="0"/>
          <w:numId w:val="14"/>
        </w:numPr>
        <w:spacing w:before="207"/>
        <w:ind w:firstLine="567"/>
      </w:pPr>
      <w:bookmarkStart w:id="20" w:name="_Toc18006"/>
      <w:bookmarkStart w:id="21" w:name="_Toc18866"/>
      <w:r>
        <w:rPr>
          <w:rFonts w:hint="eastAsia"/>
        </w:rPr>
        <w:t>研究方法</w:t>
      </w:r>
      <w:bookmarkEnd w:id="20"/>
      <w:bookmarkEnd w:id="21"/>
    </w:p>
    <w:p w14:paraId="4125DD68">
      <w:pPr>
        <w:pStyle w:val="53"/>
        <w:numPr>
          <w:ilvl w:val="0"/>
          <w:numId w:val="15"/>
        </w:numPr>
        <w:ind w:firstLineChars="0"/>
        <w:rPr>
          <w:rFonts w:hint="eastAsia" w:cs="宋体"/>
          <w:color w:val="auto"/>
          <w:lang w:bidi="ar"/>
        </w:rPr>
      </w:pPr>
      <w:r>
        <w:rPr>
          <w:rFonts w:hint="eastAsia" w:cs="宋体"/>
          <w:color w:val="auto"/>
          <w:lang w:bidi="ar"/>
        </w:rPr>
        <w:t>文献综述法</w:t>
      </w:r>
    </w:p>
    <w:p w14:paraId="64ABB89E">
      <w:pPr>
        <w:pStyle w:val="53"/>
        <w:ind w:firstLine="486"/>
        <w:rPr>
          <w:rFonts w:hint="eastAsia" w:cs="宋体"/>
          <w:color w:val="auto"/>
          <w:lang w:bidi="ar"/>
        </w:rPr>
      </w:pPr>
      <w:r>
        <w:rPr>
          <w:rFonts w:hint="eastAsia" w:cs="宋体"/>
          <w:color w:val="auto"/>
          <w:lang w:bidi="ar"/>
        </w:rPr>
        <w:t>本研究围绕核心议题，通过查阅大量相关文献，对轻资产运营模式的财务风险研究现状进行了综合分析，以保证全面准确地理解研究主题。</w:t>
      </w:r>
    </w:p>
    <w:p w14:paraId="2AD67D6F">
      <w:pPr>
        <w:pStyle w:val="53"/>
        <w:numPr>
          <w:ilvl w:val="0"/>
          <w:numId w:val="15"/>
        </w:numPr>
        <w:ind w:firstLineChars="0"/>
        <w:rPr>
          <w:rFonts w:hint="eastAsia" w:cs="宋体"/>
          <w:color w:val="auto"/>
          <w:lang w:bidi="ar"/>
        </w:rPr>
      </w:pPr>
      <w:r>
        <w:rPr>
          <w:rFonts w:hint="eastAsia" w:cs="宋体"/>
          <w:color w:val="auto"/>
          <w:lang w:bidi="ar"/>
        </w:rPr>
        <w:t>案例分析法</w:t>
      </w:r>
    </w:p>
    <w:p w14:paraId="0196E4B8">
      <w:pPr>
        <w:pStyle w:val="53"/>
        <w:ind w:firstLine="486"/>
        <w:rPr>
          <w:rFonts w:hint="eastAsia" w:cs="宋体"/>
          <w:color w:val="auto"/>
          <w:lang w:bidi="ar"/>
        </w:rPr>
      </w:pPr>
      <w:r>
        <w:rPr>
          <w:rFonts w:hint="eastAsia" w:cs="宋体"/>
          <w:color w:val="auto"/>
          <w:lang w:bidi="ar"/>
        </w:rPr>
        <w:t>本文选取M服装企业作为研究案例，通过深入剖析其轻资产运营模式下的核心资产构成与财务特征，旨在探索并识别适用于该模式的有效财务风险管控路径。</w:t>
      </w:r>
    </w:p>
    <w:p w14:paraId="14D10EB5">
      <w:pPr>
        <w:pStyle w:val="53"/>
        <w:numPr>
          <w:ilvl w:val="0"/>
          <w:numId w:val="15"/>
        </w:numPr>
        <w:ind w:firstLineChars="0"/>
        <w:rPr>
          <w:rFonts w:hint="eastAsia" w:cs="宋体"/>
          <w:color w:val="auto"/>
          <w:lang w:bidi="ar"/>
        </w:rPr>
      </w:pPr>
      <w:r>
        <w:rPr>
          <w:rFonts w:hint="eastAsia" w:cs="宋体"/>
          <w:color w:val="auto"/>
          <w:lang w:bidi="ar"/>
        </w:rPr>
        <w:t>财务比率解析法</w:t>
      </w:r>
    </w:p>
    <w:p w14:paraId="332E0182">
      <w:pPr>
        <w:pStyle w:val="53"/>
        <w:ind w:firstLine="486"/>
        <w:rPr>
          <w:rFonts w:hint="eastAsia"/>
          <w:color w:val="auto"/>
        </w:rPr>
      </w:pPr>
      <w:r>
        <w:rPr>
          <w:rFonts w:hint="eastAsia" w:cs="宋体"/>
          <w:color w:val="auto"/>
          <w:lang w:bidi="ar"/>
        </w:rPr>
        <w:t>本研究以M服装企业年度报告为基础，结合东方财富、国泰安等数据库平台披露的数据，运用财务比率解析法对其轻资产运营模式下的关键财务指标进行评估，重点挖掘潜在的财务风险及其根源。</w:t>
      </w:r>
    </w:p>
    <w:p w14:paraId="06FCAFB6">
      <w:pPr>
        <w:pStyle w:val="53"/>
        <w:ind w:firstLine="486"/>
        <w:rPr>
          <w:rFonts w:cs="宋体"/>
          <w:color w:val="auto"/>
          <w:szCs w:val="24"/>
          <w:lang w:bidi="ar"/>
        </w:rPr>
      </w:pPr>
      <w:r>
        <w:rPr>
          <w:rFonts w:hint="eastAsia"/>
          <w:color w:val="auto"/>
        </w:rPr>
        <w:t>本文的技术路线图如图1-1所示：</w:t>
      </w:r>
    </w:p>
    <w:p w14:paraId="26ED7BEC">
      <w:pPr>
        <w:widowControl/>
        <w:wordWrap w:val="0"/>
        <w:ind w:firstLine="0"/>
        <w:rPr>
          <w:szCs w:val="24"/>
        </w:rPr>
      </w:pPr>
    </w:p>
    <w:p w14:paraId="7FB7E1A9">
      <w:pPr>
        <w:widowControl/>
        <w:wordWrap w:val="0"/>
        <w:ind w:firstLine="0"/>
        <w:rPr>
          <w:szCs w:val="24"/>
        </w:rPr>
      </w:pPr>
    </w:p>
    <w:p w14:paraId="4C591F8B">
      <w:pPr>
        <w:widowControl/>
        <w:wordWrap w:val="0"/>
        <w:ind w:firstLine="0"/>
        <w:rPr>
          <w:szCs w:val="24"/>
        </w:rPr>
      </w:pPr>
    </w:p>
    <w:p w14:paraId="121C0592">
      <w:pPr>
        <w:widowControl/>
        <w:wordWrap w:val="0"/>
        <w:ind w:firstLine="0"/>
        <w:rPr>
          <w:szCs w:val="24"/>
        </w:rPr>
      </w:pPr>
    </w:p>
    <w:p w14:paraId="580E5EFF">
      <w:pPr>
        <w:widowControl/>
        <w:wordWrap w:val="0"/>
        <w:ind w:firstLine="0"/>
        <w:rPr>
          <w:szCs w:val="24"/>
        </w:rPr>
      </w:pPr>
    </w:p>
    <w:p w14:paraId="3A5F35E1">
      <w:pPr>
        <w:widowControl/>
        <w:wordWrap w:val="0"/>
        <w:ind w:firstLine="0"/>
        <w:rPr>
          <w:rFonts w:hint="eastAsia" w:ascii="宋体" w:hAnsi="宋体" w:cs="宋体"/>
          <w:kern w:val="0"/>
          <w:szCs w:val="24"/>
          <w:lang w:bidi="ar"/>
        </w:rPr>
      </w:pPr>
      <w:del w:id="1236" w:author="司马长风" w:date="2026-04-24T16:54:17Z">
        <w:r>
          <w:rPr>
            <w:rFonts w:hint="eastAsia" w:ascii="宋体" w:hAnsi="宋体" w:cs="宋体"/>
            <w:kern w:val="0"/>
            <w:szCs w:val="24"/>
            <w:lang w:bidi="ar"/>
          </w:rPr>
          <w:drawing>
            <wp:inline distT="0" distB="0" distL="114300" distR="114300">
              <wp:extent cx="5399405" cy="6408420"/>
              <wp:effectExtent l="0" t="0" r="10795" b="11430"/>
              <wp:docPr id="106" name="图片 20"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0" descr="绘图1"/>
                      <pic:cNvPicPr>
                        <a:picLocks noChangeAspect="1"/>
                      </pic:cNvPicPr>
                    </pic:nvPicPr>
                    <pic:blipFill>
                      <a:blip r:embed="rId47"/>
                      <a:stretch>
                        <a:fillRect/>
                      </a:stretch>
                    </pic:blipFill>
                    <pic:spPr>
                      <a:xfrm>
                        <a:off x="0" y="0"/>
                        <a:ext cx="5399405" cy="6408420"/>
                      </a:xfrm>
                      <a:prstGeom prst="rect">
                        <a:avLst/>
                      </a:prstGeom>
                      <a:noFill/>
                      <a:ln>
                        <a:noFill/>
                      </a:ln>
                    </pic:spPr>
                  </pic:pic>
                </a:graphicData>
              </a:graphic>
            </wp:inline>
          </w:drawing>
        </w:r>
      </w:del>
      <w:ins w:id="1238" w:author="司马长风" w:date="2026-04-24T16:54:17Z">
        <w:r>
          <w:rPr>
            <w:rFonts w:hint="eastAsia" w:ascii="宋体" w:hAnsi="宋体" w:cs="宋体"/>
            <w:kern w:val="0"/>
            <w:szCs w:val="24"/>
            <w:lang w:bidi="ar"/>
          </w:rPr>
          <w:drawing>
            <wp:inline distT="0" distB="0" distL="114300" distR="114300">
              <wp:extent cx="5400675" cy="6410325"/>
              <wp:effectExtent l="0" t="0" r="9525" b="9525"/>
              <wp:docPr id="109" name="图片 24"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4" descr="绘图1"/>
                      <pic:cNvPicPr>
                        <a:picLocks noChangeAspect="1"/>
                      </pic:cNvPicPr>
                    </pic:nvPicPr>
                    <pic:blipFill>
                      <a:blip r:embed="rId47"/>
                      <a:stretch>
                        <a:fillRect/>
                      </a:stretch>
                    </pic:blipFill>
                    <pic:spPr>
                      <a:xfrm>
                        <a:off x="0" y="0"/>
                        <a:ext cx="5400675" cy="6410325"/>
                      </a:xfrm>
                      <a:prstGeom prst="rect">
                        <a:avLst/>
                      </a:prstGeom>
                      <a:noFill/>
                      <a:ln>
                        <a:noFill/>
                      </a:ln>
                    </pic:spPr>
                  </pic:pic>
                </a:graphicData>
              </a:graphic>
            </wp:inline>
          </w:drawing>
        </w:r>
      </w:ins>
    </w:p>
    <w:p w14:paraId="71A2B906">
      <w:pPr>
        <w:widowControl/>
        <w:wordWrap w:val="0"/>
        <w:ind w:firstLine="0"/>
        <w:rPr>
          <w:rFonts w:hint="eastAsia" w:ascii="宋体" w:hAnsi="宋体" w:cs="宋体"/>
          <w:kern w:val="0"/>
          <w:szCs w:val="24"/>
          <w:lang w:bidi="ar"/>
        </w:rPr>
      </w:pPr>
    </w:p>
    <w:p w14:paraId="0AA1158B">
      <w:pPr>
        <w:widowControl/>
        <w:wordWrap w:val="0"/>
        <w:ind w:firstLine="0"/>
        <w:rPr>
          <w:rFonts w:hint="eastAsia" w:ascii="宋体" w:hAnsi="宋体" w:cs="宋体"/>
          <w:kern w:val="0"/>
          <w:szCs w:val="24"/>
          <w:lang w:bidi="ar"/>
        </w:rPr>
      </w:pPr>
    </w:p>
    <w:p w14:paraId="60C41A6F">
      <w:pPr>
        <w:widowControl/>
        <w:wordWrap w:val="0"/>
        <w:ind w:firstLine="0"/>
        <w:rPr>
          <w:rFonts w:hint="eastAsia" w:ascii="宋体" w:hAnsi="宋体" w:cs="宋体"/>
          <w:kern w:val="0"/>
          <w:szCs w:val="24"/>
          <w:lang w:bidi="ar"/>
        </w:rPr>
      </w:pPr>
    </w:p>
    <w:p w14:paraId="5E370337">
      <w:pPr>
        <w:autoSpaceDE w:val="0"/>
        <w:autoSpaceDN w:val="0"/>
        <w:adjustRightInd w:val="0"/>
        <w:ind w:firstLine="0"/>
        <w:jc w:val="center"/>
        <w:rPr>
          <w:rFonts w:hint="eastAsia"/>
          <w:szCs w:val="24"/>
        </w:rPr>
        <w:sectPr>
          <w:headerReference r:id="rId18" w:type="default"/>
          <w:footerReference r:id="rId20" w:type="default"/>
          <w:headerReference r:id="rId19" w:type="even"/>
          <w:footerReference r:id="rId21" w:type="even"/>
          <w:footnotePr>
            <w:numRestart w:val="eachPage"/>
          </w:footnotePr>
          <w:pgSz w:w="11909" w:h="16834"/>
          <w:pgMar w:top="1701" w:right="1701" w:bottom="1418" w:left="1701" w:header="1304" w:footer="1021" w:gutter="0"/>
          <w:pgNumType w:start="1"/>
          <w:cols w:space="720" w:num="1"/>
          <w:docGrid w:type="linesAndChars" w:linePitch="415" w:charSpace="614"/>
        </w:sectPr>
      </w:pPr>
      <w:r>
        <w:rPr>
          <w:rFonts w:hint="eastAsia"/>
          <w:szCs w:val="24"/>
        </w:rPr>
        <w:t>图1-1 技术路线图</w:t>
      </w:r>
    </w:p>
    <w:p w14:paraId="7F834E96">
      <w:pPr>
        <w:autoSpaceDE w:val="0"/>
        <w:autoSpaceDN w:val="0"/>
        <w:adjustRightInd w:val="0"/>
        <w:ind w:firstLine="0"/>
        <w:jc w:val="center"/>
        <w:rPr>
          <w:rFonts w:hint="eastAsia"/>
          <w:szCs w:val="24"/>
        </w:rPr>
        <w:sectPr>
          <w:footnotePr>
            <w:numRestart w:val="eachPage"/>
          </w:footnotePr>
          <w:pgSz w:w="11909" w:h="16834"/>
          <w:pgMar w:top="1701" w:right="1701" w:bottom="1418" w:left="1701" w:header="1304" w:footer="1021" w:gutter="0"/>
          <w:cols w:space="720" w:num="1"/>
          <w:docGrid w:type="linesAndChars" w:linePitch="415" w:charSpace="614"/>
        </w:sectPr>
      </w:pPr>
    </w:p>
    <w:p w14:paraId="6B6AC920">
      <w:pPr>
        <w:pStyle w:val="48"/>
        <w:numPr>
          <w:ilvl w:val="0"/>
          <w:numId w:val="0"/>
        </w:numPr>
        <w:spacing w:before="415" w:after="207"/>
        <w:ind w:left="402"/>
        <w:rPr>
          <w:rFonts w:hint="default"/>
        </w:rPr>
      </w:pPr>
      <w:bookmarkStart w:id="22" w:name="_Toc16645"/>
      <w:bookmarkStart w:id="23" w:name="_Toc4039"/>
      <w:r>
        <w:t>第二章 相关概念及理论基础</w:t>
      </w:r>
      <w:bookmarkEnd w:id="22"/>
      <w:bookmarkEnd w:id="23"/>
    </w:p>
    <w:p w14:paraId="7AB2BB8B">
      <w:pPr>
        <w:pStyle w:val="50"/>
        <w:numPr>
          <w:ilvl w:val="0"/>
          <w:numId w:val="16"/>
        </w:numPr>
        <w:autoSpaceDE w:val="0"/>
        <w:autoSpaceDN w:val="0"/>
        <w:spacing w:before="207" w:after="207"/>
        <w:ind w:firstLine="282" w:firstLineChars="100"/>
        <w:rPr>
          <w:rFonts w:hint="default"/>
        </w:rPr>
      </w:pPr>
      <w:bookmarkStart w:id="24" w:name="_Toc30974"/>
      <w:bookmarkStart w:id="25" w:name="_Toc3490"/>
      <w:r>
        <w:t>概念界定</w:t>
      </w:r>
      <w:bookmarkEnd w:id="24"/>
      <w:bookmarkEnd w:id="25"/>
    </w:p>
    <w:p w14:paraId="35D1CB7E">
      <w:pPr>
        <w:pStyle w:val="51"/>
        <w:numPr>
          <w:ilvl w:val="0"/>
          <w:numId w:val="17"/>
        </w:numPr>
        <w:spacing w:before="207"/>
      </w:pPr>
      <w:bookmarkStart w:id="26" w:name="_Toc31936"/>
      <w:bookmarkStart w:id="27" w:name="_Toc24243"/>
      <w:r>
        <w:rPr>
          <w:rFonts w:hint="eastAsia"/>
        </w:rPr>
        <w:t>轻资产</w:t>
      </w:r>
      <w:bookmarkEnd w:id="26"/>
      <w:bookmarkEnd w:id="27"/>
    </w:p>
    <w:p w14:paraId="4C786E53">
      <w:pPr>
        <w:pStyle w:val="53"/>
        <w:ind w:firstLine="486"/>
        <w:rPr>
          <w:rFonts w:hint="eastAsia" w:cs="宋体"/>
          <w:color w:val="auto"/>
          <w:lang w:bidi="ar"/>
        </w:rPr>
      </w:pPr>
      <w:bookmarkStart w:id="28" w:name="_Toc27015"/>
      <w:r>
        <w:rPr>
          <w:rFonts w:hint="eastAsia" w:cs="宋体"/>
          <w:color w:val="auto"/>
          <w:lang w:bidi="ar"/>
        </w:rPr>
        <w:t>尽管国内外学术界对“轻资产”的界定尚无统一标准，但现有文献普遍认为，轻资产是一种特殊类型的无形资产，其与传统重资产的区别集中表现为没有具体的物理形态、对企业经营收益和核心竞争力的巨大影响，它既包含“专利”、“知识产权”等可辨认无形资产，也包含品牌商誉、人力素质、管理模式等难以在财务报表中充分列示的隐性资源。从广义角度看，轻资产是指不可见的资产集合，强调无形资产（专利、商标）和长期股权投资等资产。而从狭义角度看，轻资产强调指基于本身技术、渠道、客户、创新等因素形成的企业“软实力”和竞争优势。轻资产的核心功能是用较少的投入收获较大的权益回报率，带来企业的快速发展。以服装行业来说，M公司采取的轻资产发展模式，主要体现于品牌塑造、研发设计、产业链群打造和数字化管理这四方面。这均属于“不占有实物形态资产”的战略性资源，但却有效提高了企业的资源配置效率和价值创造能力，是企业未来可持续发展的支撑点。</w:t>
      </w:r>
    </w:p>
    <w:p w14:paraId="432D3FEB">
      <w:pPr>
        <w:pStyle w:val="53"/>
        <w:ind w:firstLine="486"/>
        <w:rPr>
          <w:rFonts w:hint="eastAsia" w:cs="宋体"/>
          <w:color w:val="auto"/>
          <w:lang w:bidi="ar"/>
        </w:rPr>
      </w:pPr>
      <w:r>
        <w:rPr>
          <w:rFonts w:hint="eastAsia" w:cs="宋体"/>
          <w:color w:val="auto"/>
          <w:lang w:bidi="ar"/>
        </w:rPr>
        <w:t>综上，轻资产的定义可以概括为：不占有实物形态的、战略性资源的组合，其通过知识、关系、能力等资源整合，能够有效降低企业资本依赖度，促使企业竞争优势逐步显现，从而为企业创造价值。</w:t>
      </w:r>
    </w:p>
    <w:p w14:paraId="39F9E513">
      <w:pPr>
        <w:pStyle w:val="51"/>
        <w:numPr>
          <w:ilvl w:val="0"/>
          <w:numId w:val="17"/>
        </w:numPr>
        <w:spacing w:before="207"/>
      </w:pPr>
      <w:bookmarkStart w:id="29" w:name="_Toc13222"/>
      <w:r>
        <w:t>轻资产运营</w:t>
      </w:r>
      <w:r>
        <w:rPr>
          <w:rFonts w:hint="eastAsia"/>
        </w:rPr>
        <w:t>模式</w:t>
      </w:r>
      <w:bookmarkEnd w:id="28"/>
      <w:bookmarkEnd w:id="29"/>
    </w:p>
    <w:p w14:paraId="42D5E76A">
      <w:pPr>
        <w:pStyle w:val="53"/>
        <w:ind w:firstLine="486"/>
        <w:rPr>
          <w:rFonts w:hint="eastAsia" w:cs="宋体"/>
          <w:color w:val="auto"/>
          <w:lang w:bidi="ar"/>
        </w:rPr>
      </w:pPr>
      <w:r>
        <w:rPr>
          <w:rFonts w:hint="eastAsia" w:cs="宋体"/>
          <w:color w:val="auto"/>
          <w:lang w:bidi="ar"/>
        </w:rPr>
        <w:t>轻资产运营模式作为一种战略性资源配置范式，其核心内涵体现为通过最小化固定资产投入实现商业价值最大化。该模式通过将企业资源向高附加值环节倾斜，同时将低附加值环节外包，形成以知识资本和无形资源为核心的竞争优势。具体可从以下维度进行解析：</w:t>
      </w:r>
    </w:p>
    <w:p w14:paraId="231B9B5C">
      <w:pPr>
        <w:pStyle w:val="53"/>
        <w:numPr>
          <w:ilvl w:val="0"/>
          <w:numId w:val="18"/>
        </w:numPr>
        <w:ind w:firstLineChars="0"/>
        <w:rPr>
          <w:rFonts w:hint="eastAsia" w:cs="宋体"/>
          <w:color w:val="auto"/>
          <w:lang w:bidi="ar"/>
        </w:rPr>
      </w:pPr>
      <w:r>
        <w:rPr>
          <w:rFonts w:hint="eastAsia" w:cs="宋体"/>
          <w:color w:val="auto"/>
          <w:lang w:bidi="ar"/>
        </w:rPr>
        <w:t>概念与构成要素</w:t>
      </w:r>
    </w:p>
    <w:p w14:paraId="7523E7B1">
      <w:pPr>
        <w:pStyle w:val="53"/>
        <w:ind w:firstLine="486"/>
        <w:rPr>
          <w:color w:val="auto"/>
        </w:rPr>
      </w:pPr>
      <w:r>
        <w:rPr>
          <w:rFonts w:hint="eastAsia" w:cs="宋体"/>
          <w:color w:val="000000"/>
          <w:lang w:bidi="ar"/>
        </w:rPr>
        <w:t>轻资产运营模式使企业打破固定资产投入的刚性约束，其实质是一个资本结构创新的问题，即以品牌、技术等无形资产和“微笑曲线”两端的高收益环节（专利技术、品牌等无形资产）以及战略性重要资源（管理经验、供应链资源、人力资产）锁定企业核心能力。迈克尔·波特基于价值链理论指出，企业的轻资产式运营就是能够战略性地将重要资源分配于研发设计、品牌推广等环节，从而获得综合价值的提升。廖涵平则从财务管理角度得出轻资产模式的财务特征（表2-1），</w:t>
      </w:r>
      <w:r>
        <w:rPr>
          <w:rFonts w:hint="eastAsia" w:cs="宋体"/>
          <w:color w:val="auto"/>
          <w:lang w:bidi="ar"/>
        </w:rPr>
        <w:t>强调轻资产企业倾向于低固定资产占比与高无息负债结构。</w:t>
      </w:r>
    </w:p>
    <w:p w14:paraId="7D7C783E">
      <w:pPr>
        <w:widowControl/>
        <w:wordWrap w:val="0"/>
        <w:spacing w:before="207" w:beforeLines="50" w:after="207" w:afterLines="50" w:line="400" w:lineRule="exact"/>
        <w:ind w:firstLine="0"/>
        <w:jc w:val="center"/>
        <w:rPr>
          <w:rFonts w:ascii="宋体" w:hAnsi="宋体" w:cs="宋体"/>
          <w:kern w:val="0"/>
          <w:sz w:val="21"/>
          <w:szCs w:val="21"/>
          <w:lang w:bidi="ar"/>
        </w:rPr>
      </w:pPr>
      <w:r>
        <w:rPr>
          <w:rFonts w:hint="eastAsia" w:ascii="宋体" w:hAnsi="宋体" w:cs="宋体"/>
          <w:kern w:val="0"/>
          <w:sz w:val="21"/>
          <w:szCs w:val="21"/>
          <w:lang w:bidi="ar"/>
        </w:rPr>
        <w:t>表2-1轻资产运营模式特征</w:t>
      </w:r>
    </w:p>
    <w:tbl>
      <w:tblPr>
        <w:tblStyle w:val="37"/>
        <w:tblW w:w="8639" w:type="dxa"/>
        <w:jc w:val="center"/>
        <w:tblLayout w:type="autofit"/>
        <w:tblCellMar>
          <w:top w:w="64" w:type="dxa"/>
          <w:left w:w="128" w:type="dxa"/>
          <w:bottom w:w="64" w:type="dxa"/>
          <w:right w:w="128" w:type="dxa"/>
        </w:tblCellMar>
      </w:tblPr>
      <w:tblGrid>
        <w:gridCol w:w="1456"/>
        <w:gridCol w:w="7183"/>
      </w:tblGrid>
      <w:tr w14:paraId="32B8B722">
        <w:tblPrEx>
          <w:tblCellMar>
            <w:top w:w="64" w:type="dxa"/>
            <w:left w:w="128" w:type="dxa"/>
            <w:bottom w:w="64" w:type="dxa"/>
            <w:right w:w="128" w:type="dxa"/>
          </w:tblCellMar>
        </w:tblPrEx>
        <w:trPr>
          <w:tblHeader/>
          <w:jc w:val="center"/>
        </w:trPr>
        <w:tc>
          <w:tcPr>
            <w:tcW w:w="1456" w:type="dxa"/>
            <w:tcBorders>
              <w:top w:val="single" w:color="000000" w:sz="12" w:space="0"/>
              <w:left w:val="nil"/>
              <w:bottom w:val="single" w:color="000000" w:sz="4" w:space="0"/>
              <w:right w:val="nil"/>
            </w:tcBorders>
            <w:vAlign w:val="center"/>
          </w:tcPr>
          <w:p w14:paraId="2B1DE7F9">
            <w:pPr>
              <w:pStyle w:val="53"/>
              <w:wordWrap/>
              <w:snapToGrid w:val="0"/>
              <w:ind w:firstLine="0" w:firstLineChars="0"/>
              <w:jc w:val="center"/>
              <w:rPr>
                <w:b/>
                <w:bCs/>
                <w:color w:val="auto"/>
                <w:sz w:val="21"/>
                <w:szCs w:val="21"/>
              </w:rPr>
            </w:pPr>
            <w:r>
              <w:rPr>
                <w:rFonts w:hint="eastAsia"/>
                <w:b/>
                <w:bCs/>
                <w:color w:val="auto"/>
                <w:sz w:val="21"/>
                <w:szCs w:val="21"/>
              </w:rPr>
              <w:t>项目</w:t>
            </w:r>
          </w:p>
        </w:tc>
        <w:tc>
          <w:tcPr>
            <w:tcW w:w="7183" w:type="dxa"/>
            <w:tcBorders>
              <w:top w:val="single" w:color="000000" w:sz="12" w:space="0"/>
              <w:left w:val="nil"/>
              <w:bottom w:val="single" w:color="000000" w:sz="4" w:space="0"/>
              <w:right w:val="nil"/>
            </w:tcBorders>
            <w:vAlign w:val="center"/>
          </w:tcPr>
          <w:p w14:paraId="35590244">
            <w:pPr>
              <w:pStyle w:val="53"/>
              <w:wordWrap/>
              <w:snapToGrid w:val="0"/>
              <w:ind w:firstLine="0" w:firstLineChars="0"/>
              <w:jc w:val="center"/>
              <w:rPr>
                <w:b/>
                <w:bCs/>
                <w:color w:val="auto"/>
                <w:sz w:val="21"/>
                <w:szCs w:val="21"/>
              </w:rPr>
            </w:pPr>
            <w:r>
              <w:rPr>
                <w:rFonts w:hint="eastAsia"/>
                <w:b/>
                <w:bCs/>
                <w:color w:val="auto"/>
                <w:sz w:val="21"/>
                <w:szCs w:val="21"/>
              </w:rPr>
              <w:t>特征</w:t>
            </w:r>
          </w:p>
        </w:tc>
      </w:tr>
      <w:tr w14:paraId="618A962B">
        <w:tblPrEx>
          <w:tblCellMar>
            <w:top w:w="64" w:type="dxa"/>
            <w:left w:w="128" w:type="dxa"/>
            <w:bottom w:w="64" w:type="dxa"/>
            <w:right w:w="128" w:type="dxa"/>
          </w:tblCellMar>
        </w:tblPrEx>
        <w:trPr>
          <w:jc w:val="center"/>
        </w:trPr>
        <w:tc>
          <w:tcPr>
            <w:tcW w:w="1456" w:type="dxa"/>
            <w:tcBorders>
              <w:top w:val="single" w:color="000000" w:sz="4" w:space="0"/>
              <w:left w:val="nil"/>
              <w:bottom w:val="nil"/>
              <w:right w:val="nil"/>
            </w:tcBorders>
            <w:vAlign w:val="center"/>
          </w:tcPr>
          <w:p w14:paraId="73565151">
            <w:pPr>
              <w:pStyle w:val="53"/>
              <w:snapToGrid w:val="0"/>
              <w:ind w:firstLine="0" w:firstLineChars="0"/>
              <w:jc w:val="center"/>
              <w:rPr>
                <w:color w:val="auto"/>
                <w:sz w:val="21"/>
                <w:szCs w:val="21"/>
              </w:rPr>
            </w:pPr>
            <w:r>
              <w:rPr>
                <w:rFonts w:hint="eastAsia"/>
                <w:color w:val="auto"/>
                <w:sz w:val="21"/>
                <w:szCs w:val="21"/>
              </w:rPr>
              <w:t>资产结构</w:t>
            </w:r>
          </w:p>
        </w:tc>
        <w:tc>
          <w:tcPr>
            <w:tcW w:w="7183" w:type="dxa"/>
            <w:tcBorders>
              <w:top w:val="single" w:color="000000" w:sz="4" w:space="0"/>
              <w:left w:val="nil"/>
              <w:bottom w:val="nil"/>
              <w:right w:val="nil"/>
            </w:tcBorders>
            <w:vAlign w:val="center"/>
          </w:tcPr>
          <w:p w14:paraId="517A7295">
            <w:pPr>
              <w:pStyle w:val="53"/>
              <w:snapToGrid w:val="0"/>
              <w:ind w:firstLine="0" w:firstLineChars="0"/>
              <w:jc w:val="center"/>
              <w:rPr>
                <w:color w:val="auto"/>
                <w:sz w:val="21"/>
                <w:szCs w:val="21"/>
              </w:rPr>
            </w:pPr>
            <w:r>
              <w:rPr>
                <w:rFonts w:hint="eastAsia"/>
                <w:color w:val="auto"/>
                <w:sz w:val="21"/>
                <w:szCs w:val="21"/>
              </w:rPr>
              <w:t>流动资产比重相对较高，固定资产比重相对较低；</w:t>
            </w:r>
          </w:p>
        </w:tc>
      </w:tr>
      <w:tr w14:paraId="16DC6E95">
        <w:tblPrEx>
          <w:tblCellMar>
            <w:top w:w="64" w:type="dxa"/>
            <w:left w:w="128" w:type="dxa"/>
            <w:bottom w:w="64" w:type="dxa"/>
            <w:right w:w="128" w:type="dxa"/>
          </w:tblCellMar>
        </w:tblPrEx>
        <w:trPr>
          <w:jc w:val="center"/>
        </w:trPr>
        <w:tc>
          <w:tcPr>
            <w:tcW w:w="1456" w:type="dxa"/>
            <w:tcBorders>
              <w:top w:val="nil"/>
              <w:left w:val="nil"/>
              <w:bottom w:val="nil"/>
              <w:right w:val="nil"/>
            </w:tcBorders>
            <w:vAlign w:val="center"/>
          </w:tcPr>
          <w:p w14:paraId="1CAFD9DF">
            <w:pPr>
              <w:pStyle w:val="53"/>
              <w:snapToGrid w:val="0"/>
              <w:ind w:firstLine="0" w:firstLineChars="0"/>
              <w:jc w:val="center"/>
              <w:rPr>
                <w:color w:val="auto"/>
                <w:sz w:val="21"/>
                <w:szCs w:val="21"/>
              </w:rPr>
            </w:pPr>
            <w:r>
              <w:rPr>
                <w:rFonts w:hint="eastAsia"/>
                <w:color w:val="auto"/>
                <w:sz w:val="21"/>
                <w:szCs w:val="21"/>
              </w:rPr>
              <w:t>负债结构</w:t>
            </w:r>
          </w:p>
        </w:tc>
        <w:tc>
          <w:tcPr>
            <w:tcW w:w="7183" w:type="dxa"/>
            <w:tcBorders>
              <w:top w:val="nil"/>
              <w:left w:val="nil"/>
              <w:bottom w:val="nil"/>
              <w:right w:val="nil"/>
            </w:tcBorders>
            <w:vAlign w:val="center"/>
          </w:tcPr>
          <w:p w14:paraId="21460938">
            <w:pPr>
              <w:pStyle w:val="53"/>
              <w:snapToGrid w:val="0"/>
              <w:ind w:left="484" w:leftChars="200" w:firstLine="0" w:firstLineChars="0"/>
              <w:jc w:val="center"/>
              <w:rPr>
                <w:color w:val="auto"/>
                <w:sz w:val="21"/>
                <w:szCs w:val="21"/>
              </w:rPr>
            </w:pPr>
            <w:r>
              <w:rPr>
                <w:rFonts w:hint="eastAsia"/>
                <w:color w:val="auto"/>
                <w:sz w:val="21"/>
                <w:szCs w:val="21"/>
              </w:rPr>
              <w:t>总负债中流动负债比重较高；流动负债中应付账款比重较高；负债总额中长期借款比例较低</w:t>
            </w:r>
          </w:p>
        </w:tc>
      </w:tr>
      <w:tr w14:paraId="57BB5BC2">
        <w:tblPrEx>
          <w:tblCellMar>
            <w:top w:w="64" w:type="dxa"/>
            <w:left w:w="128" w:type="dxa"/>
            <w:bottom w:w="64" w:type="dxa"/>
            <w:right w:w="128" w:type="dxa"/>
          </w:tblCellMar>
        </w:tblPrEx>
        <w:trPr>
          <w:jc w:val="center"/>
        </w:trPr>
        <w:tc>
          <w:tcPr>
            <w:tcW w:w="1456" w:type="dxa"/>
            <w:tcBorders>
              <w:top w:val="nil"/>
              <w:left w:val="nil"/>
              <w:bottom w:val="nil"/>
              <w:right w:val="nil"/>
            </w:tcBorders>
            <w:vAlign w:val="center"/>
          </w:tcPr>
          <w:p w14:paraId="218AF750">
            <w:pPr>
              <w:pStyle w:val="53"/>
              <w:snapToGrid w:val="0"/>
              <w:ind w:firstLine="0" w:firstLineChars="0"/>
              <w:jc w:val="center"/>
              <w:rPr>
                <w:color w:val="auto"/>
                <w:sz w:val="21"/>
                <w:szCs w:val="21"/>
              </w:rPr>
            </w:pPr>
            <w:r>
              <w:rPr>
                <w:rFonts w:hint="eastAsia"/>
                <w:color w:val="auto"/>
                <w:sz w:val="21"/>
                <w:szCs w:val="21"/>
              </w:rPr>
              <w:t>权益结构</w:t>
            </w:r>
          </w:p>
        </w:tc>
        <w:tc>
          <w:tcPr>
            <w:tcW w:w="7183" w:type="dxa"/>
            <w:tcBorders>
              <w:top w:val="nil"/>
              <w:left w:val="nil"/>
              <w:bottom w:val="nil"/>
              <w:right w:val="nil"/>
            </w:tcBorders>
            <w:vAlign w:val="center"/>
          </w:tcPr>
          <w:p w14:paraId="6B3E7FD7">
            <w:pPr>
              <w:pStyle w:val="53"/>
              <w:snapToGrid w:val="0"/>
              <w:ind w:firstLine="0" w:firstLineChars="0"/>
              <w:jc w:val="center"/>
              <w:rPr>
                <w:color w:val="auto"/>
                <w:sz w:val="21"/>
                <w:szCs w:val="21"/>
              </w:rPr>
            </w:pPr>
            <w:r>
              <w:rPr>
                <w:rFonts w:hint="eastAsia"/>
                <w:color w:val="auto"/>
                <w:sz w:val="21"/>
                <w:szCs w:val="21"/>
              </w:rPr>
              <w:t>现金红利在股本结构中占比偏低；高比例保留收益；低成本权益资本</w:t>
            </w:r>
          </w:p>
        </w:tc>
      </w:tr>
      <w:tr w14:paraId="64590740">
        <w:tblPrEx>
          <w:tblCellMar>
            <w:top w:w="64" w:type="dxa"/>
            <w:left w:w="128" w:type="dxa"/>
            <w:bottom w:w="64" w:type="dxa"/>
            <w:right w:w="128" w:type="dxa"/>
          </w:tblCellMar>
        </w:tblPrEx>
        <w:trPr>
          <w:jc w:val="center"/>
        </w:trPr>
        <w:tc>
          <w:tcPr>
            <w:tcW w:w="1456" w:type="dxa"/>
            <w:tcBorders>
              <w:top w:val="nil"/>
              <w:left w:val="nil"/>
              <w:bottom w:val="single" w:color="000000" w:sz="12" w:space="0"/>
              <w:right w:val="nil"/>
            </w:tcBorders>
            <w:vAlign w:val="center"/>
          </w:tcPr>
          <w:p w14:paraId="49BBF6AB">
            <w:pPr>
              <w:pStyle w:val="53"/>
              <w:snapToGrid w:val="0"/>
              <w:ind w:firstLine="0" w:firstLineChars="0"/>
              <w:jc w:val="center"/>
              <w:rPr>
                <w:color w:val="auto"/>
                <w:sz w:val="21"/>
                <w:szCs w:val="21"/>
              </w:rPr>
            </w:pPr>
            <w:r>
              <w:rPr>
                <w:rFonts w:hint="eastAsia"/>
                <w:color w:val="auto"/>
                <w:sz w:val="21"/>
                <w:szCs w:val="21"/>
              </w:rPr>
              <w:t>收益结构</w:t>
            </w:r>
          </w:p>
        </w:tc>
        <w:tc>
          <w:tcPr>
            <w:tcW w:w="7183" w:type="dxa"/>
            <w:tcBorders>
              <w:top w:val="nil"/>
              <w:left w:val="nil"/>
              <w:bottom w:val="single" w:color="000000" w:sz="12" w:space="0"/>
              <w:right w:val="nil"/>
            </w:tcBorders>
            <w:vAlign w:val="center"/>
          </w:tcPr>
          <w:p w14:paraId="4AF2EC1E">
            <w:pPr>
              <w:pStyle w:val="53"/>
              <w:snapToGrid w:val="0"/>
              <w:ind w:firstLine="0" w:firstLineChars="0"/>
              <w:jc w:val="center"/>
              <w:rPr>
                <w:color w:val="auto"/>
                <w:sz w:val="21"/>
                <w:szCs w:val="21"/>
              </w:rPr>
            </w:pPr>
            <w:r>
              <w:rPr>
                <w:rFonts w:hint="eastAsia"/>
                <w:color w:val="auto"/>
                <w:sz w:val="21"/>
                <w:szCs w:val="21"/>
              </w:rPr>
              <w:t>高盈利、高现金流、高销售费用</w:t>
            </w:r>
          </w:p>
        </w:tc>
      </w:tr>
    </w:tbl>
    <w:p w14:paraId="4677FF9C">
      <w:pPr>
        <w:widowControl/>
        <w:wordWrap w:val="0"/>
        <w:spacing w:line="400" w:lineRule="exact"/>
        <w:ind w:firstLine="424" w:firstLineChars="200"/>
        <w:rPr>
          <w:rFonts w:ascii="宋体" w:hAnsi="宋体" w:cs="宋体"/>
          <w:kern w:val="0"/>
          <w:sz w:val="21"/>
          <w:szCs w:val="21"/>
          <w:lang w:bidi="ar"/>
        </w:rPr>
      </w:pPr>
    </w:p>
    <w:p w14:paraId="0495E9F4">
      <w:pPr>
        <w:pStyle w:val="53"/>
        <w:numPr>
          <w:ilvl w:val="0"/>
          <w:numId w:val="18"/>
        </w:numPr>
        <w:ind w:firstLineChars="0"/>
        <w:rPr>
          <w:rFonts w:hint="eastAsia" w:cs="宋体"/>
          <w:color w:val="auto"/>
          <w:lang w:bidi="ar"/>
        </w:rPr>
      </w:pPr>
      <w:r>
        <w:rPr>
          <w:rFonts w:hint="eastAsia" w:cs="宋体"/>
          <w:color w:val="auto"/>
          <w:lang w:bidi="ar"/>
        </w:rPr>
        <w:t>与重资产运营模式的差异化对比</w:t>
      </w:r>
    </w:p>
    <w:p w14:paraId="063CE6CC">
      <w:pPr>
        <w:pStyle w:val="53"/>
        <w:ind w:firstLine="486"/>
        <w:rPr>
          <w:rFonts w:hint="eastAsia" w:cs="宋体"/>
          <w:color w:val="auto"/>
          <w:lang w:bidi="ar"/>
        </w:rPr>
      </w:pPr>
      <w:r>
        <w:rPr>
          <w:rFonts w:hint="eastAsia" w:cs="宋体"/>
          <w:color w:val="auto"/>
          <w:lang w:bidi="ar"/>
        </w:rPr>
        <w:t>重资产运营以大规模投资于厂房、设备等固定资产为特征，依靠规模经济提高盈利能力，具有资金占用大、退出成本高的刚性约束。轻资产运营则将资源从非生产主业剥离出来，专注于对生产起到关键作用的技术、研发和品牌塑造，借助轻资产撬动外部资源，用最少的重资产撬动外部资源，形成“低投入-高回报”的杠杆效应。从财务结构上来看，轻资产企业依赖无息负债（如应付账款）缓解资金压力，重资产企业的负债结构则以有息债务为主，两者在融资能力与风险敞口上形成鲜明对比。表2-2 列举了重资产、轻资产两种运营模式的基本特征。</w:t>
      </w:r>
    </w:p>
    <w:p w14:paraId="696ED994">
      <w:pPr>
        <w:widowControl/>
        <w:wordWrap w:val="0"/>
        <w:spacing w:before="207" w:beforeLines="50" w:after="207" w:afterLines="50" w:line="400" w:lineRule="exact"/>
        <w:ind w:firstLine="0"/>
        <w:jc w:val="center"/>
        <w:rPr>
          <w:rFonts w:ascii="宋体" w:hAnsi="宋体" w:cs="宋体"/>
          <w:kern w:val="0"/>
          <w:sz w:val="21"/>
          <w:szCs w:val="21"/>
          <w:lang w:bidi="ar"/>
        </w:rPr>
      </w:pPr>
      <w:r>
        <w:rPr>
          <w:rFonts w:hint="eastAsia" w:ascii="宋体" w:hAnsi="宋体" w:cs="宋体"/>
          <w:kern w:val="0"/>
          <w:sz w:val="21"/>
          <w:szCs w:val="21"/>
          <w:lang w:bidi="ar"/>
        </w:rPr>
        <w:t>表2-2重资产运营模式与轻资产运营模式特征对比</w:t>
      </w:r>
    </w:p>
    <w:tbl>
      <w:tblPr>
        <w:tblStyle w:val="37"/>
        <w:tblW w:w="8639" w:type="dxa"/>
        <w:jc w:val="center"/>
        <w:tblLayout w:type="autofit"/>
        <w:tblCellMar>
          <w:top w:w="80" w:type="dxa"/>
          <w:left w:w="128" w:type="dxa"/>
          <w:bottom w:w="80" w:type="dxa"/>
          <w:right w:w="128" w:type="dxa"/>
        </w:tblCellMar>
      </w:tblPr>
      <w:tblGrid>
        <w:gridCol w:w="1433"/>
        <w:gridCol w:w="2907"/>
        <w:gridCol w:w="4299"/>
      </w:tblGrid>
      <w:tr w14:paraId="2AF3B3AE">
        <w:tblPrEx>
          <w:tblCellMar>
            <w:top w:w="80" w:type="dxa"/>
            <w:left w:w="128" w:type="dxa"/>
            <w:bottom w:w="80" w:type="dxa"/>
            <w:right w:w="128" w:type="dxa"/>
          </w:tblCellMar>
        </w:tblPrEx>
        <w:trPr>
          <w:tblHeader/>
          <w:jc w:val="center"/>
        </w:trPr>
        <w:tc>
          <w:tcPr>
            <w:tcW w:w="1433" w:type="dxa"/>
            <w:tcBorders>
              <w:top w:val="single" w:color="000000" w:sz="12" w:space="0"/>
              <w:left w:val="nil"/>
              <w:bottom w:val="single" w:color="000000" w:sz="4" w:space="0"/>
              <w:right w:val="nil"/>
            </w:tcBorders>
            <w:vAlign w:val="center"/>
          </w:tcPr>
          <w:p w14:paraId="5C9DE8D1">
            <w:pPr>
              <w:widowControl/>
              <w:snapToGrid w:val="0"/>
              <w:spacing w:line="400" w:lineRule="exact"/>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模式</w:t>
            </w:r>
          </w:p>
        </w:tc>
        <w:tc>
          <w:tcPr>
            <w:tcW w:w="2907" w:type="dxa"/>
            <w:tcBorders>
              <w:top w:val="single" w:color="000000" w:sz="12" w:space="0"/>
              <w:left w:val="nil"/>
              <w:bottom w:val="single" w:color="000000" w:sz="4" w:space="0"/>
              <w:right w:val="nil"/>
            </w:tcBorders>
            <w:vAlign w:val="center"/>
          </w:tcPr>
          <w:p w14:paraId="30F982E7">
            <w:pPr>
              <w:widowControl/>
              <w:snapToGrid w:val="0"/>
              <w:spacing w:line="400" w:lineRule="exact"/>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重资产运营模式</w:t>
            </w:r>
          </w:p>
        </w:tc>
        <w:tc>
          <w:tcPr>
            <w:tcW w:w="4299" w:type="dxa"/>
            <w:tcBorders>
              <w:top w:val="single" w:color="000000" w:sz="12" w:space="0"/>
              <w:left w:val="nil"/>
              <w:bottom w:val="single" w:color="000000" w:sz="4" w:space="0"/>
              <w:right w:val="nil"/>
            </w:tcBorders>
            <w:vAlign w:val="center"/>
          </w:tcPr>
          <w:p w14:paraId="6F1F9DC0">
            <w:pPr>
              <w:widowControl/>
              <w:snapToGrid w:val="0"/>
              <w:spacing w:line="400" w:lineRule="exact"/>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轻资产运营模式</w:t>
            </w:r>
          </w:p>
        </w:tc>
      </w:tr>
      <w:tr w14:paraId="18BE85DE">
        <w:tblPrEx>
          <w:tblCellMar>
            <w:top w:w="80" w:type="dxa"/>
            <w:left w:w="128" w:type="dxa"/>
            <w:bottom w:w="80" w:type="dxa"/>
            <w:right w:w="128" w:type="dxa"/>
          </w:tblCellMar>
        </w:tblPrEx>
        <w:trPr>
          <w:trHeight w:val="90" w:hRule="atLeast"/>
          <w:jc w:val="center"/>
        </w:trPr>
        <w:tc>
          <w:tcPr>
            <w:tcW w:w="1433" w:type="dxa"/>
            <w:tcBorders>
              <w:top w:val="single" w:color="000000" w:sz="4" w:space="0"/>
              <w:left w:val="nil"/>
              <w:bottom w:val="nil"/>
              <w:right w:val="nil"/>
            </w:tcBorders>
            <w:vAlign w:val="center"/>
          </w:tcPr>
          <w:p w14:paraId="6240E776">
            <w:pPr>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资产结构</w:t>
            </w:r>
          </w:p>
        </w:tc>
        <w:tc>
          <w:tcPr>
            <w:tcW w:w="2907" w:type="dxa"/>
            <w:tcBorders>
              <w:top w:val="single" w:color="000000" w:sz="4" w:space="0"/>
              <w:left w:val="nil"/>
              <w:bottom w:val="nil"/>
              <w:right w:val="nil"/>
            </w:tcBorders>
            <w:vAlign w:val="center"/>
          </w:tcPr>
          <w:p w14:paraId="6EFC7E1E">
            <w:pPr>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高固定资产投入</w:t>
            </w:r>
          </w:p>
        </w:tc>
        <w:tc>
          <w:tcPr>
            <w:tcW w:w="4299" w:type="dxa"/>
            <w:tcBorders>
              <w:top w:val="single" w:color="000000" w:sz="4" w:space="0"/>
              <w:left w:val="nil"/>
              <w:bottom w:val="nil"/>
              <w:right w:val="nil"/>
            </w:tcBorders>
            <w:vAlign w:val="center"/>
          </w:tcPr>
          <w:p w14:paraId="677F4673">
            <w:pPr>
              <w:widowControl/>
              <w:snapToGrid w:val="0"/>
              <w:spacing w:line="400" w:lineRule="exact"/>
              <w:ind w:firstLine="0"/>
              <w:jc w:val="center"/>
              <w:textAlignment w:val="center"/>
              <w:rPr>
                <w:rFonts w:ascii="宋体" w:hAnsi="宋体" w:cs="宋体"/>
                <w:sz w:val="21"/>
                <w:szCs w:val="21"/>
              </w:rPr>
            </w:pPr>
            <w:r>
              <w:rPr>
                <w:rFonts w:ascii="Segoe UI" w:hAnsi="Segoe UI" w:eastAsia="Segoe UI" w:cs="Segoe UI"/>
                <w:sz w:val="19"/>
                <w:szCs w:val="19"/>
              </w:rPr>
              <w:t>固定资产投入规模较小，较为充裕的现金储备</w:t>
            </w:r>
          </w:p>
        </w:tc>
      </w:tr>
      <w:tr w14:paraId="546B91C2">
        <w:tblPrEx>
          <w:tblCellMar>
            <w:top w:w="80" w:type="dxa"/>
            <w:left w:w="128" w:type="dxa"/>
            <w:bottom w:w="80" w:type="dxa"/>
            <w:right w:w="128" w:type="dxa"/>
          </w:tblCellMar>
        </w:tblPrEx>
        <w:trPr>
          <w:jc w:val="center"/>
        </w:trPr>
        <w:tc>
          <w:tcPr>
            <w:tcW w:w="1433" w:type="dxa"/>
            <w:tcBorders>
              <w:top w:val="nil"/>
              <w:left w:val="nil"/>
              <w:bottom w:val="nil"/>
              <w:right w:val="nil"/>
            </w:tcBorders>
            <w:vAlign w:val="center"/>
          </w:tcPr>
          <w:p w14:paraId="60225230">
            <w:pPr>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负债特征</w:t>
            </w:r>
          </w:p>
        </w:tc>
        <w:tc>
          <w:tcPr>
            <w:tcW w:w="2907" w:type="dxa"/>
            <w:tcBorders>
              <w:top w:val="nil"/>
              <w:left w:val="nil"/>
              <w:bottom w:val="nil"/>
              <w:right w:val="nil"/>
            </w:tcBorders>
            <w:vAlign w:val="center"/>
          </w:tcPr>
          <w:p w14:paraId="1FB7F2A7">
            <w:pPr>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高有息负债</w:t>
            </w:r>
          </w:p>
        </w:tc>
        <w:tc>
          <w:tcPr>
            <w:tcW w:w="4299" w:type="dxa"/>
            <w:tcBorders>
              <w:top w:val="nil"/>
              <w:left w:val="nil"/>
              <w:bottom w:val="nil"/>
              <w:right w:val="nil"/>
            </w:tcBorders>
            <w:vAlign w:val="center"/>
          </w:tcPr>
          <w:p w14:paraId="6EE4A3C4">
            <w:pPr>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高无息负债</w:t>
            </w:r>
          </w:p>
        </w:tc>
      </w:tr>
      <w:tr w14:paraId="7F0618ED">
        <w:tblPrEx>
          <w:tblCellMar>
            <w:top w:w="80" w:type="dxa"/>
            <w:left w:w="128" w:type="dxa"/>
            <w:bottom w:w="80" w:type="dxa"/>
            <w:right w:w="128" w:type="dxa"/>
          </w:tblCellMar>
        </w:tblPrEx>
        <w:trPr>
          <w:jc w:val="center"/>
        </w:trPr>
        <w:tc>
          <w:tcPr>
            <w:tcW w:w="1433" w:type="dxa"/>
            <w:tcBorders>
              <w:top w:val="nil"/>
              <w:left w:val="nil"/>
              <w:bottom w:val="single" w:color="000000" w:sz="12" w:space="0"/>
              <w:right w:val="nil"/>
            </w:tcBorders>
            <w:vAlign w:val="center"/>
          </w:tcPr>
          <w:p w14:paraId="3DC3AD8C">
            <w:pPr>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获利方式</w:t>
            </w:r>
          </w:p>
        </w:tc>
        <w:tc>
          <w:tcPr>
            <w:tcW w:w="2907" w:type="dxa"/>
            <w:tcBorders>
              <w:top w:val="nil"/>
              <w:left w:val="nil"/>
              <w:bottom w:val="single" w:color="000000" w:sz="12" w:space="0"/>
              <w:right w:val="nil"/>
            </w:tcBorders>
            <w:vAlign w:val="center"/>
          </w:tcPr>
          <w:p w14:paraId="16E5A72F">
            <w:pPr>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生产规模化</w:t>
            </w:r>
          </w:p>
        </w:tc>
        <w:tc>
          <w:tcPr>
            <w:tcW w:w="4299" w:type="dxa"/>
            <w:tcBorders>
              <w:top w:val="nil"/>
              <w:left w:val="nil"/>
              <w:bottom w:val="single" w:color="000000" w:sz="12" w:space="0"/>
              <w:right w:val="nil"/>
            </w:tcBorders>
            <w:vAlign w:val="center"/>
          </w:tcPr>
          <w:p w14:paraId="034B68F4">
            <w:pPr>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注重价值创造</w:t>
            </w:r>
          </w:p>
        </w:tc>
      </w:tr>
    </w:tbl>
    <w:p w14:paraId="27F73676">
      <w:pPr>
        <w:pStyle w:val="53"/>
        <w:ind w:firstLine="0" w:firstLineChars="0"/>
        <w:rPr>
          <w:rFonts w:hint="eastAsia" w:cs="宋体"/>
          <w:color w:val="auto"/>
          <w:lang w:bidi="ar"/>
        </w:rPr>
      </w:pPr>
    </w:p>
    <w:p w14:paraId="51F108BC">
      <w:pPr>
        <w:pStyle w:val="53"/>
        <w:numPr>
          <w:ilvl w:val="0"/>
          <w:numId w:val="18"/>
        </w:numPr>
        <w:ind w:firstLineChars="0"/>
        <w:rPr>
          <w:rFonts w:hint="eastAsia" w:cs="宋体"/>
          <w:color w:val="auto"/>
          <w:lang w:bidi="ar"/>
        </w:rPr>
      </w:pPr>
      <w:r>
        <w:rPr>
          <w:rFonts w:hint="eastAsia" w:cs="宋体"/>
          <w:color w:val="auto"/>
          <w:lang w:bidi="ar"/>
        </w:rPr>
        <w:t>实践特征与潜在风险                                              轻资产模式的客户群体结构特征是低固定资产占比与高流动资产周转率，其通过整合供应链、品牌塑造扩张客户群体。但其上下游过度合作、无息债务等特征容易受到上下游供应链中断或应收账款难以收回的冲击，导致资金链脆弱性增加。此外，轻资产企业因缺乏抵押资产，融资渠道受限，可能制约长期战略投入。尽管如此，该模式通过灵活的市场响应与创新驱动，仍成为企业适应动态竞争环境的重要战略选择。</w:t>
      </w:r>
    </w:p>
    <w:p w14:paraId="26E8F328">
      <w:pPr>
        <w:pStyle w:val="53"/>
        <w:numPr>
          <w:ilvl w:val="0"/>
          <w:numId w:val="18"/>
        </w:numPr>
        <w:ind w:firstLineChars="0"/>
        <w:rPr>
          <w:rFonts w:cs="宋体"/>
          <w:color w:val="auto"/>
          <w:lang w:bidi="ar"/>
        </w:rPr>
      </w:pPr>
      <w:r>
        <w:rPr>
          <w:rFonts w:hint="eastAsia" w:cs="宋体"/>
          <w:color w:val="000000"/>
          <w:lang w:bidi="ar"/>
        </w:rPr>
        <w:t xml:space="preserve">战略价值与实施路径 </w:t>
      </w:r>
    </w:p>
    <w:p w14:paraId="51C51DB9">
      <w:pPr>
        <w:pStyle w:val="53"/>
        <w:ind w:firstLine="486"/>
        <w:rPr>
          <w:rFonts w:hint="eastAsia" w:cs="宋体"/>
          <w:color w:val="auto"/>
          <w:lang w:bidi="ar"/>
        </w:rPr>
      </w:pPr>
      <w:r>
        <w:rPr>
          <w:rFonts w:hint="eastAsia" w:cs="宋体"/>
          <w:color w:val="auto"/>
          <w:lang w:bidi="ar"/>
        </w:rPr>
        <w:t>轻资产运营模式的战略地位和优势在于将企业的资源回归到知识创造，依托技术进步和品牌增值延展竞争的优势。以服装行业为例，企业可通过数字化管理、柔性供应链与精准营销等轻资产要素，实现轻量化扩张。其成功实施需平衡短期效率与长期风险，强化核心资源掌控能力，同时通过生态化合作规避外部依赖性风险。</w:t>
      </w:r>
    </w:p>
    <w:p w14:paraId="12121408">
      <w:pPr>
        <w:pStyle w:val="53"/>
        <w:ind w:firstLine="486"/>
        <w:rPr>
          <w:rFonts w:cs="宋体"/>
          <w:color w:val="auto"/>
          <w:lang w:bidi="ar"/>
        </w:rPr>
      </w:pPr>
      <w:r>
        <w:rPr>
          <w:rFonts w:hint="eastAsia" w:cs="宋体"/>
          <w:color w:val="000000"/>
          <w:lang w:bidi="ar"/>
        </w:rPr>
        <w:t>总之，轻资产运营模式是以无形资源为核心、</w:t>
      </w:r>
      <w:r>
        <w:rPr>
          <w:rFonts w:hint="eastAsia" w:cs="宋体"/>
          <w:color w:val="auto"/>
          <w:lang w:bidi="ar"/>
        </w:rPr>
        <w:t>以价值创造为导向</w:t>
      </w:r>
      <w:r>
        <w:rPr>
          <w:rFonts w:hint="eastAsia" w:cs="宋体"/>
          <w:color w:val="000000"/>
          <w:lang w:bidi="ar"/>
        </w:rPr>
        <w:t>的战略形态，它以资源再配置和杠杆</w:t>
      </w:r>
      <w:r>
        <w:rPr>
          <w:rFonts w:hint="eastAsia" w:cs="宋体"/>
          <w:color w:val="auto"/>
          <w:lang w:bidi="ar"/>
        </w:rPr>
        <w:t>效应驱动企业高效成长</w:t>
      </w:r>
      <w:r>
        <w:rPr>
          <w:rFonts w:hint="eastAsia" w:cs="宋体"/>
          <w:color w:val="000000"/>
          <w:lang w:bidi="ar"/>
        </w:rPr>
        <w:t>，但也需要辅以系统性地财务风险和运营管理风险考量和控制，在降低资金成本的前提下维持竞争优势的可永续性。</w:t>
      </w:r>
    </w:p>
    <w:p w14:paraId="5A9737DE">
      <w:pPr>
        <w:pStyle w:val="51"/>
        <w:numPr>
          <w:ilvl w:val="0"/>
          <w:numId w:val="17"/>
        </w:numPr>
        <w:spacing w:before="207"/>
        <w:rPr>
          <w:rFonts w:hint="eastAsia"/>
        </w:rPr>
      </w:pPr>
      <w:bookmarkStart w:id="30" w:name="_Toc21957"/>
      <w:r>
        <w:rPr>
          <w:rFonts w:hint="eastAsia"/>
        </w:rPr>
        <w:t>财务风险</w:t>
      </w:r>
      <w:bookmarkEnd w:id="30"/>
    </w:p>
    <w:p w14:paraId="76472BFE">
      <w:pPr>
        <w:pStyle w:val="53"/>
        <w:ind w:firstLine="486"/>
        <w:rPr>
          <w:rFonts w:hint="eastAsia" w:cs="宋体"/>
          <w:color w:val="000000"/>
          <w:lang w:bidi="ar"/>
        </w:rPr>
      </w:pPr>
      <w:r>
        <w:t>财务风险概念源自风险理论范畴。风险通常指未来事项发展的不确定性，以及</w:t>
      </w:r>
      <w:del w:id="1240" w:author="司马长风" w:date="2026-04-24T16:54:17Z">
        <w:r>
          <w:rPr>
            <w:rFonts w:hint="eastAsia" w:eastAsia="宋体" w:cs="宋体"/>
            <w:color w:val="000000"/>
            <w:lang w:bidi="ar"/>
          </w:rPr>
          <w:delText>由此</w:delText>
        </w:r>
      </w:del>
      <w:ins w:id="1241" w:author="司马长风" w:date="2026-04-24T16:54:17Z">
        <w:r>
          <w:rPr/>
          <w:t>据此</w:t>
        </w:r>
      </w:ins>
      <w:r>
        <w:t>引发损失的可能性，这类不确定性可能使企业面临显著的财务损失。财务风险具有客观性与不确定性双重特征，会直接作用于企业筹资、投资、经营运作及利润分配等核心财务活动。其形成受多重因素综合影响，发生过程与结果均存在较强不确定性。企业虽可依据风险成因制定针对性防控策略，以降低财务风险发生概率，但无法从根本上完全消除财务风险。</w:t>
      </w:r>
    </w:p>
    <w:p w14:paraId="236FA224">
      <w:pPr>
        <w:pStyle w:val="53"/>
        <w:ind w:firstLine="486"/>
        <w:rPr>
          <w:rFonts w:hint="eastAsia" w:cs="宋体"/>
          <w:color w:val="auto"/>
          <w:lang w:bidi="ar"/>
        </w:rPr>
      </w:pPr>
      <w:r>
        <w:rPr>
          <w:rFonts w:hint="eastAsia" w:cs="宋体"/>
          <w:color w:val="auto"/>
          <w:lang w:bidi="ar"/>
        </w:rPr>
        <w:t>财务风险通常被划分为狭义和广义两个维度。狭义层面上，它特指筹资风险，即企业因借入资金而面临的未来收益不确定，进而导致无法按期偿债的可能性。从广义层面上看，它涵盖了财务活动中所有不可预见的因素，这些因素会加剧财务体系的不稳定性，从而引发经济损失。尽管学术界对财务风险的分类众说纷纭，但主流观点通常依据企业财务活动的四大核心环节，将其细分为以下四类：筹资风险，即企业为谋求发展借入资金，但在债务到期时面临无力偿还的困境。投资风险，即由于投资回报具有不确定性，导致企业面临本金损失或收益不及预期的风险。营运风险：即受日常经营中各种不确定因素干扰，导致企业资金周转受阻或效率低下的风险。收益分配风险，即因利润分配方案设计不当，对企业的后续经营或资金链造成负面影响的风险。</w:t>
      </w:r>
    </w:p>
    <w:p w14:paraId="0CAC0417">
      <w:pPr>
        <w:pStyle w:val="53"/>
        <w:ind w:firstLine="486"/>
        <w:rPr>
          <w:rFonts w:hint="eastAsia" w:cs="宋体"/>
          <w:color w:val="auto"/>
          <w:lang w:bidi="ar"/>
        </w:rPr>
      </w:pPr>
      <w:r>
        <w:rPr>
          <w:rFonts w:hint="eastAsia" w:cs="宋体"/>
          <w:color w:val="auto"/>
          <w:lang w:bidi="ar"/>
        </w:rPr>
        <w:t>本文基于广义财务风险的视角，以M公司的轻资产运营模式为研究对象，深入剖析其在筹资、投资、营运及收益分配四大关键环节中的风险表现。文章旨在通过系统的识别与评价，精准定位潜在隐患，并据此提出切实可行的财务风险防范建议，以期为相关企业提供参考。</w:t>
      </w:r>
    </w:p>
    <w:p w14:paraId="3E25A4FF">
      <w:pPr>
        <w:pStyle w:val="51"/>
        <w:numPr>
          <w:ilvl w:val="0"/>
          <w:numId w:val="17"/>
        </w:numPr>
        <w:spacing w:before="207"/>
      </w:pPr>
      <w:bookmarkStart w:id="31" w:name="_Toc13044"/>
      <w:r>
        <w:rPr>
          <w:rFonts w:hint="eastAsia"/>
        </w:rPr>
        <w:t>财务风险管理</w:t>
      </w:r>
      <w:bookmarkEnd w:id="31"/>
    </w:p>
    <w:p w14:paraId="45379EC8">
      <w:pPr>
        <w:pStyle w:val="53"/>
        <w:ind w:firstLine="486"/>
        <w:rPr>
          <w:rFonts w:hint="eastAsia" w:cs="宋体"/>
          <w:color w:val="auto"/>
          <w:lang w:bidi="ar"/>
        </w:rPr>
      </w:pPr>
      <w:r>
        <w:t>财务风险管理是指企业在财务活动全过程中，针对潜在风险实施系统识别、科学测度与客观评价，结合自身财务状况与经营特点，制定并实施具有针对性的有效控制措施，最终实现保障企业生产经营稳定性、规避或减少经济利益损失的管理目标。财务风险管理</w:t>
      </w:r>
      <w:del w:id="1242" w:author="司马长风" w:date="2026-04-24T16:54:17Z">
        <w:r>
          <w:rPr>
            <w:rFonts w:hint="eastAsia" w:cs="宋体"/>
            <w:color w:val="auto"/>
            <w:lang w:bidi="ar"/>
          </w:rPr>
          <w:delText>遵循</w:delText>
        </w:r>
      </w:del>
      <w:ins w:id="1243" w:author="司马长风" w:date="2026-04-24T16:54:17Z">
        <w:r>
          <w:rPr/>
          <w:t>按照</w:t>
        </w:r>
      </w:ins>
      <w:r>
        <w:t>“识别-评价-控制”的逻辑理路，三个环节依次递进，缺一不可，共同形成对企业现有及潜在财务风险的精准化、科学化管控体系。</w:t>
      </w:r>
    </w:p>
    <w:p w14:paraId="01D337D3">
      <w:pPr>
        <w:pStyle w:val="53"/>
        <w:numPr>
          <w:ilvl w:val="0"/>
          <w:numId w:val="19"/>
        </w:numPr>
        <w:ind w:firstLineChars="0"/>
        <w:rPr>
          <w:rFonts w:hint="eastAsia" w:cs="宋体"/>
          <w:color w:val="auto"/>
          <w:lang w:bidi="ar"/>
        </w:rPr>
      </w:pPr>
      <w:r>
        <w:rPr>
          <w:rFonts w:hint="eastAsia" w:cs="宋体"/>
          <w:color w:val="auto"/>
          <w:lang w:bidi="ar"/>
        </w:rPr>
        <w:t>财务风险识别</w:t>
      </w:r>
    </w:p>
    <w:p w14:paraId="1F1152FA">
      <w:pPr>
        <w:pStyle w:val="53"/>
        <w:ind w:firstLine="486"/>
        <w:rPr>
          <w:rFonts w:hint="eastAsia" w:cs="宋体"/>
          <w:color w:val="auto"/>
          <w:lang w:bidi="ar"/>
        </w:rPr>
      </w:pPr>
      <w:r>
        <w:t>财务风险识别是指通过对企业财务数据趋势的动态分析，结合经营战略规划与执行情况，全面排查财务活动中存在的风险隐患。财务风险识别涵盖筹资、投资、营运及收益分配四个维度。其中，筹资风险主要源于企业在资金筹集活动中，因融资渠道受限、融资成本过高或债务结构不合理等问题，导致筹资难度增加、偿债能力下降，进而引发现金流紧张的风险类型；投资风险主要指企业将资金投入具体项目建设与运营后，受内部管理水平、外部市场环境、政策调整等多因素影响，未能实现预期收益稳定增长目标，甚至出现投资损失的风险；营运风险主要指企业在日常经营活动中，由于资金周转效率不稳定、成本费用管控能力不足、供应链协同不畅等原因，</w:t>
      </w:r>
      <w:del w:id="1244" w:author="司马长风" w:date="2026-04-24T16:54:17Z">
        <w:r>
          <w:rPr>
            <w:rFonts w:hint="eastAsia" w:cs="宋体"/>
            <w:color w:val="auto"/>
            <w:lang w:bidi="ar"/>
          </w:rPr>
          <w:delText>致使</w:delText>
        </w:r>
      </w:del>
      <w:ins w:id="1245" w:author="司马长风" w:date="2026-04-24T16:54:17Z">
        <w:r>
          <w:rPr/>
          <w:t>使得</w:t>
        </w:r>
      </w:ins>
      <w:r>
        <w:t>整体运营效能不彰，潜藏财务风险；收益分配风险主要指企业制定的股息收益分配制度、分配形式及分配额度不合理，可能降低股东投资积极性，从而阻碍企业可持续发展与再融资能力的财务风险。</w:t>
      </w:r>
    </w:p>
    <w:p w14:paraId="76A8F292">
      <w:pPr>
        <w:pStyle w:val="53"/>
        <w:numPr>
          <w:ilvl w:val="0"/>
          <w:numId w:val="19"/>
        </w:numPr>
        <w:ind w:firstLineChars="0"/>
        <w:rPr>
          <w:rFonts w:hint="eastAsia" w:cs="宋体"/>
          <w:color w:val="auto"/>
          <w:lang w:bidi="ar"/>
        </w:rPr>
      </w:pPr>
      <w:r>
        <w:rPr>
          <w:rFonts w:hint="eastAsia" w:cs="宋体"/>
          <w:color w:val="auto"/>
          <w:lang w:bidi="ar"/>
        </w:rPr>
        <w:t>财务风险评价</w:t>
      </w:r>
    </w:p>
    <w:p w14:paraId="4A6ED342">
      <w:pPr>
        <w:pStyle w:val="53"/>
        <w:ind w:firstLine="486"/>
        <w:rPr>
          <w:rFonts w:hint="eastAsia" w:cs="宋体"/>
          <w:color w:val="auto"/>
          <w:lang w:bidi="ar"/>
        </w:rPr>
      </w:pPr>
      <w:r>
        <w:t>财务风险评价工作建立在前期风险识别与指标筛选的基础之上，财务风险评价是基于标准化模型，对风险可能性与损失程度进行量化评估的系统过程。传统评价方法涵盖Z值法、层次分析法及功效系数法等；而</w:t>
      </w:r>
      <w:del w:id="1246" w:author="司马长风" w:date="2026-04-24T16:54:17Z">
        <w:r>
          <w:rPr>
            <w:rFonts w:hint="eastAsia" w:cs="宋体"/>
            <w:color w:val="auto"/>
            <w:lang w:bidi="ar"/>
          </w:rPr>
          <w:delText>随着</w:delText>
        </w:r>
      </w:del>
      <w:ins w:id="1247" w:author="司马长风" w:date="2026-04-24T16:54:17Z">
        <w:r>
          <w:rPr/>
          <w:t>近些年，</w:t>
        </w:r>
      </w:ins>
      <w:r>
        <w:t>多指标综合评价需求的增长，以熵值法为代表的客观赋权模型（如熵权-TOPSIS）逐渐成为研究主流。</w:t>
      </w:r>
    </w:p>
    <w:p w14:paraId="18AB6D83">
      <w:pPr>
        <w:pStyle w:val="53"/>
        <w:numPr>
          <w:ilvl w:val="0"/>
          <w:numId w:val="19"/>
        </w:numPr>
        <w:ind w:firstLineChars="0"/>
        <w:rPr>
          <w:rFonts w:hint="eastAsia" w:cs="宋体"/>
          <w:color w:val="auto"/>
          <w:lang w:bidi="ar"/>
        </w:rPr>
      </w:pPr>
      <w:r>
        <w:rPr>
          <w:rFonts w:hint="eastAsia" w:cs="宋体"/>
          <w:color w:val="auto"/>
          <w:lang w:bidi="ar"/>
        </w:rPr>
        <w:t>财务风险控制</w:t>
      </w:r>
    </w:p>
    <w:p w14:paraId="0394E89A">
      <w:pPr>
        <w:pStyle w:val="53"/>
        <w:ind w:firstLine="486"/>
        <w:rPr>
          <w:rFonts w:cs="宋体"/>
          <w:color w:val="auto"/>
          <w:lang w:bidi="ar"/>
        </w:rPr>
      </w:pPr>
      <w:bookmarkStart w:id="32" w:name="_Toc685"/>
      <w:r>
        <w:rPr>
          <w:rFonts w:hint="eastAsia" w:cs="宋体"/>
          <w:color w:val="auto"/>
          <w:lang w:bidi="ar"/>
        </w:rPr>
        <w:t>财务风险控制是财务风险管理的最后一环，决定着财务管理风险目标能否实现。其核心逻辑就是在识别评价风险完成之后，根据已经确定的风险影响因素和风险等级，从企业自身财务状况、经营规模、发展阶段实际出发，确定较为合理的、可行的控制措施，并对财务管理流程和内部经营管理流程进行有针对性的调整，对资金投入进行优化配置、对内部经营管理进行内部控制、建立健全风险控制监测预警机制，把财务风险控制在企业可承受的范围内，从而保证企业的稳定、持续的发展。轻资产运营模式因企业资本结构轻量化（低固定资产占比、高无形资产依赖）与战略导向差异，其财务风险呈现显著特异性。</w:t>
      </w:r>
    </w:p>
    <w:p w14:paraId="02ABFD4B">
      <w:pPr>
        <w:pStyle w:val="53"/>
        <w:ind w:firstLine="486"/>
        <w:rPr>
          <w:rFonts w:hint="eastAsia" w:cs="宋体"/>
          <w:color w:val="auto"/>
          <w:lang w:bidi="ar"/>
        </w:rPr>
      </w:pPr>
      <w:r>
        <w:rPr>
          <w:rFonts w:hint="eastAsia" w:cs="宋体"/>
          <w:color w:val="auto"/>
          <w:lang w:bidi="ar"/>
        </w:rPr>
        <w:t>本文基于广义财务风险，聚焦于轻资产运营模式，通过深入剖析其特有的风险诱因，具体从筹资、投资、营运及收益分配四大维度展开机制解析，旨在揭示其与传统重资产模式的差异化风险特征，以期为企业优化风险管理策略提供理论依据。</w:t>
      </w:r>
    </w:p>
    <w:p w14:paraId="1B20D335">
      <w:pPr>
        <w:pStyle w:val="50"/>
        <w:numPr>
          <w:ilvl w:val="0"/>
          <w:numId w:val="0"/>
        </w:numPr>
        <w:tabs>
          <w:tab w:val="left" w:pos="3260"/>
        </w:tabs>
        <w:spacing w:before="207" w:after="207"/>
        <w:ind w:firstLine="564" w:firstLineChars="200"/>
        <w:rPr>
          <w:rFonts w:hint="default"/>
        </w:rPr>
      </w:pPr>
      <w:bookmarkStart w:id="33" w:name="_Toc7540"/>
      <w:r>
        <w:rPr>
          <w:rFonts w:cs="宋体"/>
          <w:lang w:bidi="ar"/>
        </w:rPr>
        <w:t xml:space="preserve">第二节 </w:t>
      </w:r>
      <w:r>
        <w:t>理论基础</w:t>
      </w:r>
      <w:bookmarkEnd w:id="32"/>
      <w:bookmarkEnd w:id="33"/>
    </w:p>
    <w:p w14:paraId="55534B22">
      <w:pPr>
        <w:pStyle w:val="51"/>
        <w:numPr>
          <w:ilvl w:val="0"/>
          <w:numId w:val="20"/>
        </w:numPr>
        <w:spacing w:before="207"/>
        <w:rPr>
          <w:rFonts w:ascii="Times New Roman" w:hAnsi="Times New Roman" w:cs="Times New Roman"/>
          <w:b w:val="0"/>
          <w:bCs w:val="0"/>
          <w:kern w:val="2"/>
        </w:rPr>
      </w:pPr>
      <w:bookmarkStart w:id="34" w:name="_Toc12731"/>
      <w:bookmarkStart w:id="35" w:name="_Toc7827"/>
      <w:r>
        <w:t>劳动分工理论</w:t>
      </w:r>
      <w:bookmarkEnd w:id="34"/>
      <w:bookmarkEnd w:id="35"/>
    </w:p>
    <w:p w14:paraId="77762EA4">
      <w:pPr>
        <w:pStyle w:val="53"/>
        <w:ind w:firstLine="486"/>
        <w:rPr>
          <w:rFonts w:hint="eastAsia" w:cs="宋体"/>
          <w:color w:val="auto"/>
          <w:lang w:bidi="ar"/>
        </w:rPr>
      </w:pPr>
      <w:r>
        <w:rPr>
          <w:rFonts w:hint="eastAsia" w:cs="宋体"/>
          <w:color w:val="auto"/>
          <w:lang w:bidi="ar"/>
        </w:rPr>
        <w:t>劳动分工的思想最早由古典经济学创始人亚当·斯密在1776年出版的经典著作《国富论》中提出。该理论深入阐释了专业化分工对劳动生产率内在的促进作用，其核心观点是将一个完整的生产过程分解为若干个互不影响的多个劳动环节，根据劳动者身体禀赋、技术水平、经验阅历的不同，为劳动者分配最适合的工作任务，如此可以提高劳动者作业熟练程度，降低环节转换成本，从而驱动劳动效率的显著提升。</w:t>
      </w:r>
    </w:p>
    <w:p w14:paraId="0BE83AE0">
      <w:pPr>
        <w:pStyle w:val="53"/>
        <w:ind w:firstLine="486"/>
        <w:rPr>
          <w:rFonts w:hint="eastAsia" w:cs="宋体"/>
          <w:color w:val="auto"/>
          <w:lang w:bidi="ar"/>
        </w:rPr>
      </w:pPr>
      <w:r>
        <w:t>劳动分工理论是现代经济理论体系构成的重要组成部分，不仅</w:t>
      </w:r>
      <w:del w:id="1248" w:author="司马长风" w:date="2026-04-24T16:54:17Z">
        <w:r>
          <w:rPr>
            <w:rFonts w:hint="eastAsia" w:cs="宋体"/>
            <w:color w:val="auto"/>
            <w:lang w:bidi="ar"/>
          </w:rPr>
          <w:delText>构建</w:delText>
        </w:r>
      </w:del>
      <w:ins w:id="1249" w:author="司马长风" w:date="2026-04-24T16:54:17Z">
        <w:r>
          <w:rPr/>
          <w:t>建立</w:t>
        </w:r>
      </w:ins>
      <w:r>
        <w:t>了管理科学的组织设计、流程设计等相关管理研究的理论根基，更为现代轻资产运营模式的兴起和演化形成了坚实的逻辑基础。轻资产运营模式以价值链理论为基础，将劳动分工的理念从微观产品生产过程拓展到企业的经营发展战略上，其核心战略导向在于通过整合产业链上下游资源、明晰各主体分工定位，实现固定资产投入的最低化和资本周转效率的最高化。​</w:t>
      </w:r>
    </w:p>
    <w:p w14:paraId="67274910">
      <w:pPr>
        <w:pStyle w:val="53"/>
        <w:ind w:firstLine="486"/>
        <w:rPr>
          <w:rFonts w:hint="eastAsia" w:cs="宋体"/>
          <w:color w:val="auto"/>
          <w:lang w:bidi="ar"/>
        </w:rPr>
      </w:pPr>
      <w:r>
        <w:rPr>
          <w:rFonts w:hint="eastAsia" w:cs="宋体"/>
          <w:color w:val="auto"/>
          <w:lang w:bidi="ar"/>
        </w:rPr>
        <w:t>具体而言，采取轻资产运营模式的企业通过聚焦价值链上高附加值环节（如技术开发、品牌建设、数字化与柔性供应链管理等），舍弃或弱化低附加值的生产制造、仓储物流等环节，可以减少固定资产折旧、场地租赁等刚性生产费用，依靠集聚优势，企业能够打造自有高壁垒品牌与技术优势，从而在全球化市场创造可持续的价值捕获能力，最终实现企业的持续发展目标。</w:t>
      </w:r>
    </w:p>
    <w:p w14:paraId="692AD2A9">
      <w:pPr>
        <w:pStyle w:val="51"/>
        <w:numPr>
          <w:ilvl w:val="0"/>
          <w:numId w:val="20"/>
        </w:numPr>
        <w:spacing w:before="207"/>
        <w:rPr>
          <w:rFonts w:hint="eastAsia"/>
          <w:color w:val="000000"/>
        </w:rPr>
      </w:pPr>
      <w:bookmarkStart w:id="36" w:name="_Toc15469"/>
      <w:bookmarkStart w:id="37" w:name="_Toc11201"/>
      <w:r>
        <w:rPr>
          <w:color w:val="000000"/>
        </w:rPr>
        <w:t>微笑曲线理论</w:t>
      </w:r>
      <w:bookmarkEnd w:id="36"/>
      <w:bookmarkEnd w:id="37"/>
      <w:r>
        <w:rPr>
          <w:rFonts w:hint="eastAsia"/>
          <w:color w:val="000000"/>
        </w:rPr>
        <w:t xml:space="preserve"> </w:t>
      </w:r>
    </w:p>
    <w:p w14:paraId="2AE09428">
      <w:pPr>
        <w:pStyle w:val="53"/>
        <w:ind w:firstLine="486"/>
        <w:rPr>
          <w:rFonts w:hint="eastAsia" w:cs="宋体"/>
          <w:color w:val="auto"/>
          <w:lang w:bidi="ar"/>
        </w:rPr>
      </w:pPr>
      <w:r>
        <w:rPr>
          <w:rFonts w:hint="eastAsia" w:cs="宋体"/>
          <w:color w:val="auto"/>
          <w:lang w:bidi="ar"/>
        </w:rPr>
        <w:t>1992年，施振荣基于价值链视角提出微笑曲线理论，其核心观点是：企业应依据价值链中各环节价值的差异，优先将战略资源配置于高附加值环节，以此来强化资本经营的效率和竞争力。微笑曲线理论通过研究企业完整的经营过程，把整个价值链划分为两个区间：一是由研究、创新、品牌、营销、渠道管理工作为代表的高价值区段；二是由大规模的标准化生产制造构成的低价值区段。从价值链视角看，“微笑曲线”的两端是高附加值区，附加值因投入的知识资本越多、品牌市场的掌控性越强而日益增长；“微笑曲线”的底端为低附加值区，受制于生产要素边际报酬的递减、市场竞争同质化等因素，其附加值的局限感比较明显。​</w:t>
      </w:r>
    </w:p>
    <w:p w14:paraId="04A0988E">
      <w:pPr>
        <w:pStyle w:val="53"/>
        <w:ind w:firstLine="486"/>
        <w:rPr>
          <w:rFonts w:hint="eastAsia" w:cs="宋体"/>
          <w:color w:val="auto"/>
          <w:lang w:bidi="ar"/>
        </w:rPr>
      </w:pPr>
      <w:r>
        <w:rPr>
          <w:rFonts w:hint="eastAsia" w:cs="宋体"/>
          <w:color w:val="auto"/>
          <w:lang w:bidi="ar"/>
        </w:rPr>
        <w:t>微笑曲线理论不仅为企业战略资源配置提供了启迪，更指引轻资产企业通过“两端突破、中间外包”，实现价值链的重置与布局。以服装行业为例，采取轻资产化运作的公司可以聚焦“微笑曲线”两端高级别、高附加值区域，构筑核心竞争力，前端利用数字平台提升产品创新效率，借助IP孵化与运营强化品牌文化价值，后端打通DTC渠道能缩短供应链层级，实现市场信息的实时反馈与快速响应。同时，把技术门槛低、劳动密集型的成衣生产环节外包给在技术水平、规模数量上成本较低的供应链合作伙伴，剥离重资产部分。​</w:t>
      </w:r>
    </w:p>
    <w:p w14:paraId="200920C8">
      <w:pPr>
        <w:pStyle w:val="53"/>
        <w:ind w:firstLine="486"/>
        <w:rPr>
          <w:rFonts w:hint="eastAsia" w:cs="宋体"/>
          <w:color w:val="auto"/>
          <w:lang w:bidi="ar"/>
        </w:rPr>
      </w:pPr>
      <w:r>
        <w:t>这种基于微笑曲线理论的资源配置模式，不仅能够降低企业的固定资产占比、提升资产周转效率，还可以借助品牌溢价，在产业链利润分配中占据最大份额，并</w:t>
      </w:r>
      <w:del w:id="1250" w:author="司马长风" w:date="2026-04-24T16:54:17Z">
        <w:r>
          <w:rPr>
            <w:rFonts w:hint="eastAsia" w:cs="宋体"/>
            <w:color w:val="auto"/>
            <w:lang w:bidi="ar"/>
          </w:rPr>
          <w:delText>构建</w:delText>
        </w:r>
      </w:del>
      <w:ins w:id="1251" w:author="司马长风" w:date="2026-04-24T16:54:17Z">
        <w:r>
          <w:rPr/>
          <w:t>建立</w:t>
        </w:r>
      </w:ins>
      <w:r>
        <w:t>起企业持续的竞争能力和价值获取能力。轻资产运营模式下服装企业价值链附加值分布形态如图2-1所示：</w:t>
      </w:r>
    </w:p>
    <w:p w14:paraId="193B5E0B">
      <w:ins w:id="1252" w:author="司马长风" w:date="2026-04-24T16:54:17Z">
        <w:r>
          <w:rPr/>
          <mc:AlternateContent>
            <mc:Choice Requires="wpc">
              <w:drawing>
                <wp:inline distT="0" distB="0" distL="114300" distR="114300">
                  <wp:extent cx="4980940" cy="3114675"/>
                  <wp:effectExtent l="0" t="0" r="0" b="0"/>
                  <wp:docPr id="70" name="画布 487"/>
                  <wp:cNvGraphicFramePr/>
                  <a:graphic xmlns:a="http://schemas.openxmlformats.org/drawingml/2006/main">
                    <a:graphicData uri="http://schemas.microsoft.com/office/word/2010/wordprocessingCanvas">
                      <wpc:wpc>
                        <wpc:bg>
                          <a:noFill/>
                        </wpc:bg>
                        <wpc:whole>
                          <a:ln>
                            <a:noFill/>
                          </a:ln>
                        </wpc:whole>
                        <wps:wsp>
                          <wps:cNvPr id="47" name="直线 489"/>
                          <wps:cNvSpPr/>
                          <wps:spPr>
                            <a:xfrm flipV="1">
                              <a:off x="890907" y="78702"/>
                              <a:ext cx="8800" cy="2580062"/>
                            </a:xfrm>
                            <a:prstGeom prst="line">
                              <a:avLst/>
                            </a:prstGeom>
                            <a:ln w="9525" cap="flat" cmpd="sng">
                              <a:solidFill>
                                <a:srgbClr val="000000"/>
                              </a:solidFill>
                              <a:prstDash val="solid"/>
                              <a:miter/>
                              <a:headEnd type="none" w="med" len="med"/>
                              <a:tailEnd type="arrow" w="med" len="med"/>
                            </a:ln>
                          </wps:spPr>
                          <wps:bodyPr upright="1"/>
                        </wps:wsp>
                        <wps:wsp>
                          <wps:cNvPr id="48" name="直线 490"/>
                          <wps:cNvSpPr/>
                          <wps:spPr>
                            <a:xfrm>
                              <a:off x="899707" y="2658764"/>
                              <a:ext cx="3316727" cy="600"/>
                            </a:xfrm>
                            <a:prstGeom prst="line">
                              <a:avLst/>
                            </a:prstGeom>
                            <a:ln w="9525" cap="flat" cmpd="sng">
                              <a:solidFill>
                                <a:srgbClr val="000000"/>
                              </a:solidFill>
                              <a:prstDash val="solid"/>
                              <a:miter/>
                              <a:headEnd type="none" w="med" len="med"/>
                              <a:tailEnd type="arrow" w="med" len="med"/>
                            </a:ln>
                          </wps:spPr>
                          <wps:bodyPr upright="1"/>
                        </wps:wsp>
                        <wps:wsp>
                          <wps:cNvPr id="49" name="任意多边形 491"/>
                          <wps:cNvSpPr/>
                          <wps:spPr>
                            <a:xfrm>
                              <a:off x="1306810" y="443811"/>
                              <a:ext cx="2251118" cy="1856145"/>
                            </a:xfrm>
                            <a:custGeom>
                              <a:avLst/>
                              <a:gdLst/>
                              <a:ahLst/>
                              <a:cxnLst/>
                              <a:pathLst>
                                <a:path w="3545" h="2923">
                                  <a:moveTo>
                                    <a:pt x="0" y="0"/>
                                  </a:moveTo>
                                  <a:cubicBezTo>
                                    <a:pt x="313" y="641"/>
                                    <a:pt x="1036" y="2913"/>
                                    <a:pt x="1745" y="2918"/>
                                  </a:cubicBezTo>
                                  <a:cubicBezTo>
                                    <a:pt x="2454" y="2923"/>
                                    <a:pt x="3220" y="664"/>
                                    <a:pt x="3545" y="27"/>
                                  </a:cubicBezTo>
                                </a:path>
                              </a:pathLst>
                            </a:custGeom>
                            <a:noFill/>
                            <a:ln w="9525" cap="flat" cmpd="sng">
                              <a:solidFill>
                                <a:srgbClr val="000000"/>
                              </a:solidFill>
                              <a:prstDash val="solid"/>
                              <a:miter/>
                              <a:headEnd type="none" w="med" len="med"/>
                              <a:tailEnd type="none" w="med" len="med"/>
                            </a:ln>
                          </wps:spPr>
                          <wps:bodyPr upright="1"/>
                        </wps:wsp>
                        <wps:wsp>
                          <wps:cNvPr id="50" name="文本框 492"/>
                          <wps:cNvSpPr txBox="1"/>
                          <wps:spPr>
                            <a:xfrm>
                              <a:off x="613405" y="1214729"/>
                              <a:ext cx="228602" cy="266706"/>
                            </a:xfrm>
                            <a:prstGeom prst="rect">
                              <a:avLst/>
                            </a:prstGeom>
                            <a:solidFill>
                              <a:srgbClr val="FFFFFF">
                                <a:alpha val="0"/>
                              </a:srgbClr>
                            </a:solidFill>
                            <a:ln>
                              <a:noFill/>
                            </a:ln>
                          </wps:spPr>
                          <wps:txbx>
                            <w:txbxContent>
                              <w:p w14:paraId="35906A52">
                                <w:pPr>
                                  <w:rPr>
                                    <w:ins w:id="1254" w:author="司马长风" w:date="2026-04-24T16:54:17Z"/>
                                  </w:rPr>
                                </w:pPr>
                                <w:ins w:id="1255" w:author="司马长风" w:date="2026-04-24T16:54:17Z">
                                  <w:r>
                                    <w:rPr>
                                      <w:rFonts w:hint="eastAsia"/>
                                      <w:color w:val="000000"/>
                                    </w:rPr>
                                    <w:t>中</w:t>
                                  </w:r>
                                </w:ins>
                              </w:p>
                            </w:txbxContent>
                          </wps:txbx>
                          <wps:bodyPr upright="1"/>
                        </wps:wsp>
                        <wps:wsp>
                          <wps:cNvPr id="51" name="文本框 493"/>
                          <wps:cNvSpPr txBox="1"/>
                          <wps:spPr>
                            <a:xfrm>
                              <a:off x="690806" y="2729866"/>
                              <a:ext cx="1124009" cy="323908"/>
                            </a:xfrm>
                            <a:prstGeom prst="rect">
                              <a:avLst/>
                            </a:prstGeom>
                            <a:solidFill>
                              <a:srgbClr val="FFFFFF">
                                <a:alpha val="0"/>
                              </a:srgbClr>
                            </a:solidFill>
                            <a:ln>
                              <a:noFill/>
                            </a:ln>
                          </wps:spPr>
                          <wps:txbx>
                            <w:txbxContent>
                              <w:p w14:paraId="40738E2E">
                                <w:pPr>
                                  <w:rPr>
                                    <w:ins w:id="1256" w:author="司马长风" w:date="2026-04-24T16:54:17Z"/>
                                  </w:rPr>
                                </w:pPr>
                                <w:ins w:id="1257" w:author="司马长风" w:date="2026-04-24T16:54:17Z">
                                  <w:r>
                                    <w:rPr>
                                      <w:rFonts w:hint="eastAsia"/>
                                      <w:color w:val="000000"/>
                                      <w:sz w:val="21"/>
                                      <w:szCs w:val="21"/>
                                    </w:rPr>
                                    <w:t>上游</w:t>
                                  </w:r>
                                </w:ins>
                              </w:p>
                            </w:txbxContent>
                          </wps:txbx>
                          <wps:bodyPr upright="1"/>
                        </wps:wsp>
                        <wps:wsp>
                          <wps:cNvPr id="52" name="文本框 494"/>
                          <wps:cNvSpPr txBox="1"/>
                          <wps:spPr>
                            <a:xfrm>
                              <a:off x="2061217" y="2719065"/>
                              <a:ext cx="1085209" cy="362009"/>
                            </a:xfrm>
                            <a:prstGeom prst="rect">
                              <a:avLst/>
                            </a:prstGeom>
                            <a:solidFill>
                              <a:srgbClr val="FFFFFF">
                                <a:alpha val="0"/>
                              </a:srgbClr>
                            </a:solidFill>
                            <a:ln>
                              <a:noFill/>
                            </a:ln>
                          </wps:spPr>
                          <wps:txbx>
                            <w:txbxContent>
                              <w:p w14:paraId="20019B99">
                                <w:pPr>
                                  <w:rPr>
                                    <w:ins w:id="1258" w:author="司马长风" w:date="2026-04-24T16:54:17Z"/>
                                    <w:sz w:val="21"/>
                                    <w:szCs w:val="21"/>
                                  </w:rPr>
                                </w:pPr>
                                <w:ins w:id="1259" w:author="司马长风" w:date="2026-04-24T16:54:17Z">
                                  <w:r>
                                    <w:rPr>
                                      <w:rFonts w:hint="eastAsia"/>
                                      <w:color w:val="000000"/>
                                      <w:sz w:val="21"/>
                                      <w:szCs w:val="21"/>
                                    </w:rPr>
                                    <w:t>中游</w:t>
                                  </w:r>
                                </w:ins>
                              </w:p>
                            </w:txbxContent>
                          </wps:txbx>
                          <wps:bodyPr upright="1"/>
                        </wps:wsp>
                        <wps:wsp>
                          <wps:cNvPr id="53" name="文本框 495"/>
                          <wps:cNvSpPr txBox="1"/>
                          <wps:spPr>
                            <a:xfrm>
                              <a:off x="3392127" y="2728566"/>
                              <a:ext cx="1219210" cy="381009"/>
                            </a:xfrm>
                            <a:prstGeom prst="rect">
                              <a:avLst/>
                            </a:prstGeom>
                            <a:solidFill>
                              <a:srgbClr val="FFFFFF">
                                <a:alpha val="0"/>
                              </a:srgbClr>
                            </a:solidFill>
                            <a:ln>
                              <a:noFill/>
                            </a:ln>
                          </wps:spPr>
                          <wps:txbx>
                            <w:txbxContent>
                              <w:p w14:paraId="5C07DD47">
                                <w:pPr>
                                  <w:rPr>
                                    <w:ins w:id="1260" w:author="司马长风" w:date="2026-04-24T16:54:17Z"/>
                                  </w:rPr>
                                </w:pPr>
                                <w:ins w:id="1261" w:author="司马长风" w:date="2026-04-24T16:54:17Z">
                                  <w:r>
                                    <w:rPr>
                                      <w:rFonts w:hint="eastAsia"/>
                                      <w:color w:val="000000"/>
                                      <w:sz w:val="21"/>
                                      <w:szCs w:val="21"/>
                                    </w:rPr>
                                    <w:t>下游</w:t>
                                  </w:r>
                                </w:ins>
                              </w:p>
                            </w:txbxContent>
                          </wps:txbx>
                          <wps:bodyPr upright="1"/>
                        </wps:wsp>
                        <wps:wsp>
                          <wps:cNvPr id="54" name="文本框 496"/>
                          <wps:cNvSpPr txBox="1"/>
                          <wps:spPr>
                            <a:xfrm>
                              <a:off x="942908" y="0"/>
                              <a:ext cx="250202" cy="1094726"/>
                            </a:xfrm>
                            <a:prstGeom prst="rect">
                              <a:avLst/>
                            </a:prstGeom>
                            <a:solidFill>
                              <a:srgbClr val="FFFFFF">
                                <a:alpha val="0"/>
                              </a:srgbClr>
                            </a:solidFill>
                            <a:ln>
                              <a:noFill/>
                            </a:ln>
                          </wps:spPr>
                          <wps:txbx>
                            <w:txbxContent>
                              <w:p w14:paraId="24EE794E">
                                <w:pPr>
                                  <w:spacing w:line="300" w:lineRule="exact"/>
                                  <w:rPr>
                                    <w:ins w:id="1262" w:author="司马长风" w:date="2026-04-24T16:54:17Z"/>
                                    <w:sz w:val="21"/>
                                    <w:szCs w:val="21"/>
                                  </w:rPr>
                                </w:pPr>
                                <w:ins w:id="1263" w:author="司马长风" w:date="2026-04-24T16:54:17Z">
                                  <w:r>
                                    <w:rPr>
                                      <w:rFonts w:hint="eastAsia"/>
                                      <w:color w:val="000000"/>
                                    </w:rPr>
                                    <w:t>附</w:t>
                                  </w:r>
                                </w:ins>
                                <w:ins w:id="1264" w:author="司马长风" w:date="2026-04-24T16:54:17Z">
                                  <w:r>
                                    <w:rPr>
                                      <w:rFonts w:hint="eastAsia"/>
                                      <w:color w:val="000000"/>
                                      <w:sz w:val="21"/>
                                      <w:szCs w:val="21"/>
                                    </w:rPr>
                                    <w:t>附加值</w:t>
                                  </w:r>
                                </w:ins>
                              </w:p>
                            </w:txbxContent>
                          </wps:txbx>
                          <wps:bodyPr upright="1"/>
                        </wps:wsp>
                        <wps:wsp>
                          <wps:cNvPr id="55" name="文本框 497"/>
                          <wps:cNvSpPr txBox="1"/>
                          <wps:spPr>
                            <a:xfrm>
                              <a:off x="945508" y="339708"/>
                              <a:ext cx="1196910" cy="342208"/>
                            </a:xfrm>
                            <a:prstGeom prst="rect">
                              <a:avLst/>
                            </a:prstGeom>
                            <a:solidFill>
                              <a:srgbClr val="FFFFFF">
                                <a:alpha val="0"/>
                              </a:srgbClr>
                            </a:solidFill>
                            <a:ln>
                              <a:noFill/>
                            </a:ln>
                          </wps:spPr>
                          <wps:txbx>
                            <w:txbxContent>
                              <w:p w14:paraId="5EEC9412">
                                <w:pPr>
                                  <w:rPr>
                                    <w:ins w:id="1265" w:author="司马长风" w:date="2026-04-24T16:54:17Z"/>
                                    <w:sz w:val="21"/>
                                    <w:szCs w:val="21"/>
                                  </w:rPr>
                                </w:pPr>
                                <w:ins w:id="1266" w:author="司马长风" w:date="2026-04-24T16:54:17Z">
                                  <w:r>
                                    <w:rPr>
                                      <w:rFonts w:hint="eastAsia"/>
                                      <w:color w:val="000000"/>
                                      <w:sz w:val="21"/>
                                      <w:szCs w:val="21"/>
                                    </w:rPr>
                                    <w:t>研发设计</w:t>
                                  </w:r>
                                </w:ins>
                              </w:p>
                            </w:txbxContent>
                          </wps:txbx>
                          <wps:bodyPr upright="1"/>
                        </wps:wsp>
                        <wps:wsp>
                          <wps:cNvPr id="56" name="文本框 498"/>
                          <wps:cNvSpPr txBox="1"/>
                          <wps:spPr>
                            <a:xfrm>
                              <a:off x="1194410" y="752418"/>
                              <a:ext cx="1236310" cy="333408"/>
                            </a:xfrm>
                            <a:prstGeom prst="rect">
                              <a:avLst/>
                            </a:prstGeom>
                            <a:solidFill>
                              <a:srgbClr val="FFFFFF">
                                <a:alpha val="0"/>
                              </a:srgbClr>
                            </a:solidFill>
                            <a:ln>
                              <a:noFill/>
                            </a:ln>
                          </wps:spPr>
                          <wps:txbx>
                            <w:txbxContent>
                              <w:p w14:paraId="64103001">
                                <w:pPr>
                                  <w:rPr>
                                    <w:ins w:id="1267" w:author="司马长风" w:date="2026-04-24T16:54:17Z"/>
                                  </w:rPr>
                                </w:pPr>
                                <w:ins w:id="1268" w:author="司马长风" w:date="2026-04-24T16:54:17Z">
                                  <w:r>
                                    <w:rPr>
                                      <w:rFonts w:hint="eastAsia"/>
                                      <w:color w:val="000000"/>
                                      <w:sz w:val="21"/>
                                      <w:szCs w:val="21"/>
                                    </w:rPr>
                                    <w:t>原料生产</w:t>
                                  </w:r>
                                </w:ins>
                              </w:p>
                            </w:txbxContent>
                          </wps:txbx>
                          <wps:bodyPr upright="1"/>
                        </wps:wsp>
                        <wps:wsp>
                          <wps:cNvPr id="57" name="文本框 499"/>
                          <wps:cNvSpPr txBox="1"/>
                          <wps:spPr>
                            <a:xfrm>
                              <a:off x="1322711" y="1249030"/>
                              <a:ext cx="1222310" cy="318108"/>
                            </a:xfrm>
                            <a:prstGeom prst="rect">
                              <a:avLst/>
                            </a:prstGeom>
                            <a:solidFill>
                              <a:srgbClr val="FFFFFF">
                                <a:alpha val="0"/>
                              </a:srgbClr>
                            </a:solidFill>
                            <a:ln>
                              <a:noFill/>
                            </a:ln>
                          </wps:spPr>
                          <wps:txbx>
                            <w:txbxContent>
                              <w:p w14:paraId="67ED1D4C">
                                <w:pPr>
                                  <w:rPr>
                                    <w:ins w:id="1269" w:author="司马长风" w:date="2026-04-24T16:54:17Z"/>
                                    <w:sz w:val="21"/>
                                    <w:szCs w:val="21"/>
                                  </w:rPr>
                                </w:pPr>
                                <w:ins w:id="1270" w:author="司马长风" w:date="2026-04-24T16:54:17Z">
                                  <w:r>
                                    <w:rPr>
                                      <w:rFonts w:hint="eastAsia"/>
                                      <w:color w:val="000000"/>
                                      <w:sz w:val="21"/>
                                      <w:szCs w:val="21"/>
                                    </w:rPr>
                                    <w:t>布料加工</w:t>
                                  </w:r>
                                </w:ins>
                              </w:p>
                            </w:txbxContent>
                          </wps:txbx>
                          <wps:bodyPr upright="1"/>
                        </wps:wsp>
                        <wps:wsp>
                          <wps:cNvPr id="58" name="文本框 500"/>
                          <wps:cNvSpPr txBox="1"/>
                          <wps:spPr>
                            <a:xfrm>
                              <a:off x="1715114" y="1767243"/>
                              <a:ext cx="1244610" cy="300907"/>
                            </a:xfrm>
                            <a:prstGeom prst="rect">
                              <a:avLst/>
                            </a:prstGeom>
                            <a:solidFill>
                              <a:srgbClr val="FFFFFF">
                                <a:alpha val="0"/>
                              </a:srgbClr>
                            </a:solidFill>
                            <a:ln>
                              <a:noFill/>
                            </a:ln>
                          </wps:spPr>
                          <wps:txbx>
                            <w:txbxContent>
                              <w:p w14:paraId="404A79CB">
                                <w:pPr>
                                  <w:rPr>
                                    <w:ins w:id="1271" w:author="司马长风" w:date="2026-04-24T16:54:17Z"/>
                                    <w:sz w:val="21"/>
                                    <w:szCs w:val="21"/>
                                  </w:rPr>
                                </w:pPr>
                                <w:ins w:id="1272" w:author="司马长风" w:date="2026-04-24T16:54:17Z">
                                  <w:r>
                                    <w:rPr>
                                      <w:rFonts w:hint="eastAsia"/>
                                      <w:color w:val="000000"/>
                                      <w:sz w:val="21"/>
                                      <w:szCs w:val="21"/>
                                    </w:rPr>
                                    <w:t>成衣制造</w:t>
                                  </w:r>
                                </w:ins>
                              </w:p>
                            </w:txbxContent>
                          </wps:txbx>
                          <wps:bodyPr upright="1"/>
                        </wps:wsp>
                        <wps:wsp>
                          <wps:cNvPr id="59" name="文本框 501"/>
                          <wps:cNvSpPr txBox="1"/>
                          <wps:spPr>
                            <a:xfrm>
                              <a:off x="2025616" y="1249630"/>
                              <a:ext cx="1336711" cy="306707"/>
                            </a:xfrm>
                            <a:prstGeom prst="rect">
                              <a:avLst/>
                            </a:prstGeom>
                            <a:solidFill>
                              <a:srgbClr val="FFFFFF">
                                <a:alpha val="0"/>
                              </a:srgbClr>
                            </a:solidFill>
                            <a:ln>
                              <a:noFill/>
                            </a:ln>
                          </wps:spPr>
                          <wps:txbx>
                            <w:txbxContent>
                              <w:p w14:paraId="2123344D">
                                <w:pPr>
                                  <w:rPr>
                                    <w:ins w:id="1273" w:author="司马长风" w:date="2026-04-24T16:54:17Z"/>
                                    <w:sz w:val="21"/>
                                    <w:szCs w:val="21"/>
                                  </w:rPr>
                                </w:pPr>
                                <w:ins w:id="1274" w:author="司马长风" w:date="2026-04-24T16:54:17Z">
                                  <w:r>
                                    <w:rPr>
                                      <w:rFonts w:hint="eastAsia"/>
                                      <w:color w:val="000000"/>
                                      <w:sz w:val="21"/>
                                      <w:szCs w:val="21"/>
                                    </w:rPr>
                                    <w:t>物流运输</w:t>
                                  </w:r>
                                </w:ins>
                              </w:p>
                            </w:txbxContent>
                          </wps:txbx>
                          <wps:bodyPr upright="1"/>
                        </wps:wsp>
                        <wps:wsp>
                          <wps:cNvPr id="60" name="文本框 502"/>
                          <wps:cNvSpPr txBox="1"/>
                          <wps:spPr>
                            <a:xfrm>
                              <a:off x="2353919" y="331408"/>
                              <a:ext cx="1277610" cy="313108"/>
                            </a:xfrm>
                            <a:prstGeom prst="rect">
                              <a:avLst/>
                            </a:prstGeom>
                            <a:solidFill>
                              <a:srgbClr val="FFFFFF">
                                <a:alpha val="0"/>
                              </a:srgbClr>
                            </a:solidFill>
                            <a:ln>
                              <a:noFill/>
                            </a:ln>
                          </wps:spPr>
                          <wps:txbx>
                            <w:txbxContent>
                              <w:p w14:paraId="6700D15B">
                                <w:pPr>
                                  <w:rPr>
                                    <w:ins w:id="1275" w:author="司马长风" w:date="2026-04-24T16:54:17Z"/>
                                    <w:sz w:val="21"/>
                                    <w:szCs w:val="21"/>
                                  </w:rPr>
                                </w:pPr>
                                <w:ins w:id="1276" w:author="司马长风" w:date="2026-04-24T16:54:17Z">
                                  <w:r>
                                    <w:rPr>
                                      <w:rFonts w:hint="eastAsia"/>
                                      <w:color w:val="000000"/>
                                      <w:sz w:val="21"/>
                                      <w:szCs w:val="21"/>
                                    </w:rPr>
                                    <w:t>品牌运作</w:t>
                                  </w:r>
                                </w:ins>
                              </w:p>
                            </w:txbxContent>
                          </wps:txbx>
                          <wps:bodyPr upright="1"/>
                        </wps:wsp>
                        <wps:wsp>
                          <wps:cNvPr id="61" name="文本框 503"/>
                          <wps:cNvSpPr txBox="1"/>
                          <wps:spPr>
                            <a:xfrm>
                              <a:off x="3573129" y="2294855"/>
                              <a:ext cx="1129009" cy="305507"/>
                            </a:xfrm>
                            <a:prstGeom prst="rect">
                              <a:avLst/>
                            </a:prstGeom>
                            <a:solidFill>
                              <a:srgbClr val="FFFFFF">
                                <a:alpha val="0"/>
                              </a:srgbClr>
                            </a:solidFill>
                            <a:ln>
                              <a:noFill/>
                            </a:ln>
                          </wps:spPr>
                          <wps:txbx>
                            <w:txbxContent>
                              <w:p w14:paraId="27BD1B2A">
                                <w:pPr>
                                  <w:rPr>
                                    <w:ins w:id="1277" w:author="司马长风" w:date="2026-04-24T16:54:17Z"/>
                                    <w:sz w:val="21"/>
                                    <w:szCs w:val="21"/>
                                  </w:rPr>
                                </w:pPr>
                                <w:ins w:id="1278" w:author="司马长风" w:date="2026-04-24T16:54:17Z">
                                  <w:r>
                                    <w:rPr>
                                      <w:rFonts w:hint="eastAsia"/>
                                      <w:color w:val="000000"/>
                                      <w:sz w:val="21"/>
                                      <w:szCs w:val="21"/>
                                    </w:rPr>
                                    <w:t>价值链</w:t>
                                  </w:r>
                                </w:ins>
                              </w:p>
                            </w:txbxContent>
                          </wps:txbx>
                          <wps:bodyPr upright="1"/>
                        </wps:wsp>
                        <wps:wsp>
                          <wps:cNvPr id="62" name="文本框 504"/>
                          <wps:cNvSpPr txBox="1"/>
                          <wps:spPr>
                            <a:xfrm>
                              <a:off x="598105" y="2105651"/>
                              <a:ext cx="228602" cy="328908"/>
                            </a:xfrm>
                            <a:prstGeom prst="rect">
                              <a:avLst/>
                            </a:prstGeom>
                            <a:solidFill>
                              <a:srgbClr val="FFFFFF">
                                <a:alpha val="0"/>
                              </a:srgbClr>
                            </a:solidFill>
                            <a:ln>
                              <a:noFill/>
                            </a:ln>
                          </wps:spPr>
                          <wps:txbx>
                            <w:txbxContent>
                              <w:p w14:paraId="40851CB2">
                                <w:pPr>
                                  <w:rPr>
                                    <w:ins w:id="1279" w:author="司马长风" w:date="2026-04-24T16:54:17Z"/>
                                  </w:rPr>
                                </w:pPr>
                                <w:ins w:id="1280" w:author="司马长风" w:date="2026-04-24T16:54:17Z">
                                  <w:r>
                                    <w:rPr>
                                      <w:rFonts w:hint="eastAsia"/>
                                      <w:color w:val="000000"/>
                                    </w:rPr>
                                    <w:t>中</w:t>
                                  </w:r>
                                </w:ins>
                              </w:p>
                            </w:txbxContent>
                          </wps:txbx>
                          <wps:bodyPr upright="1"/>
                        </wps:wsp>
                        <wps:wsp>
                          <wps:cNvPr id="63" name="文本框 505"/>
                          <wps:cNvSpPr txBox="1"/>
                          <wps:spPr>
                            <a:xfrm>
                              <a:off x="541604" y="2786367"/>
                              <a:ext cx="228602" cy="317508"/>
                            </a:xfrm>
                            <a:prstGeom prst="rect">
                              <a:avLst/>
                            </a:prstGeom>
                            <a:solidFill>
                              <a:srgbClr val="FFFFFF">
                                <a:alpha val="0"/>
                              </a:srgbClr>
                            </a:solidFill>
                            <a:ln>
                              <a:noFill/>
                            </a:ln>
                          </wps:spPr>
                          <wps:txbx>
                            <w:txbxContent>
                              <w:p w14:paraId="0C053AAE">
                                <w:pPr>
                                  <w:rPr>
                                    <w:ins w:id="1281" w:author="司马长风" w:date="2026-04-24T16:54:17Z"/>
                                  </w:rPr>
                                </w:pPr>
                              </w:p>
                            </w:txbxContent>
                          </wps:txbx>
                          <wps:bodyPr upright="1"/>
                        </wps:wsp>
                        <wps:wsp>
                          <wps:cNvPr id="64" name="文本框 506"/>
                          <wps:cNvSpPr txBox="1"/>
                          <wps:spPr>
                            <a:xfrm>
                              <a:off x="537804" y="0"/>
                              <a:ext cx="285702" cy="617815"/>
                            </a:xfrm>
                            <a:prstGeom prst="rect">
                              <a:avLst/>
                            </a:prstGeom>
                            <a:noFill/>
                            <a:ln>
                              <a:noFill/>
                            </a:ln>
                          </wps:spPr>
                          <wps:txbx>
                            <w:txbxContent>
                              <w:p w14:paraId="2F9BF597">
                                <w:pPr>
                                  <w:rPr>
                                    <w:ins w:id="1282" w:author="司马长风" w:date="2026-04-24T16:54:17Z"/>
                                    <w:sz w:val="21"/>
                                    <w:szCs w:val="21"/>
                                  </w:rPr>
                                </w:pPr>
                                <w:ins w:id="1283" w:author="司马长风" w:date="2026-04-24T16:54:17Z">
                                  <w:r>
                                    <w:rPr>
                                      <w:rFonts w:hint="eastAsia"/>
                                      <w:color w:val="000000"/>
                                    </w:rPr>
                                    <w:t>高</w:t>
                                  </w:r>
                                </w:ins>
                                <w:ins w:id="1284" w:author="司马长风" w:date="2026-04-24T16:54:17Z">
                                  <w:r>
                                    <w:rPr>
                                      <w:rFonts w:hint="eastAsia"/>
                                      <w:color w:val="000000"/>
                                      <w:sz w:val="21"/>
                                      <w:szCs w:val="21"/>
                                    </w:rPr>
                                    <w:t>高</w:t>
                                  </w:r>
                                </w:ins>
                              </w:p>
                            </w:txbxContent>
                          </wps:txbx>
                          <wps:bodyPr upright="1"/>
                        </wps:wsp>
                        <wps:wsp>
                          <wps:cNvPr id="65" name="文本框 507"/>
                          <wps:cNvSpPr txBox="1"/>
                          <wps:spPr>
                            <a:xfrm>
                              <a:off x="560004" y="1069926"/>
                              <a:ext cx="241302" cy="584214"/>
                            </a:xfrm>
                            <a:prstGeom prst="rect">
                              <a:avLst/>
                            </a:prstGeom>
                            <a:noFill/>
                            <a:ln>
                              <a:noFill/>
                            </a:ln>
                          </wps:spPr>
                          <wps:txbx>
                            <w:txbxContent>
                              <w:p w14:paraId="478FDA78">
                                <w:pPr>
                                  <w:rPr>
                                    <w:ins w:id="1285" w:author="司马长风" w:date="2026-04-24T16:54:17Z"/>
                                  </w:rPr>
                                </w:pPr>
                                <w:ins w:id="1286" w:author="司马长风" w:date="2026-04-24T16:54:17Z">
                                  <w:r>
                                    <w:rPr>
                                      <w:rFonts w:hint="eastAsia"/>
                                      <w:color w:val="000000"/>
                                    </w:rPr>
                                    <w:t>高</w:t>
                                  </w:r>
                                </w:ins>
                              </w:p>
                            </w:txbxContent>
                          </wps:txbx>
                          <wps:bodyPr upright="1"/>
                        </wps:wsp>
                        <wps:wsp>
                          <wps:cNvPr id="66" name="文本框 508"/>
                          <wps:cNvSpPr txBox="1"/>
                          <wps:spPr>
                            <a:xfrm>
                              <a:off x="504104" y="2072050"/>
                              <a:ext cx="297902" cy="554313"/>
                            </a:xfrm>
                            <a:prstGeom prst="rect">
                              <a:avLst/>
                            </a:prstGeom>
                            <a:noFill/>
                            <a:ln>
                              <a:noFill/>
                            </a:ln>
                          </wps:spPr>
                          <wps:txbx>
                            <w:txbxContent>
                              <w:p w14:paraId="16D43AE6">
                                <w:pPr>
                                  <w:rPr>
                                    <w:ins w:id="1287" w:author="司马长风" w:date="2026-04-24T16:54:17Z"/>
                                  </w:rPr>
                                </w:pPr>
                                <w:ins w:id="1288" w:author="司马长风" w:date="2026-04-24T16:54:17Z">
                                  <w:r>
                                    <w:rPr>
                                      <w:rFonts w:hint="eastAsia"/>
                                      <w:color w:val="000000"/>
                                    </w:rPr>
                                    <w:t>低</w:t>
                                  </w:r>
                                </w:ins>
                                <w:ins w:id="1289" w:author="司马长风" w:date="2026-04-24T16:54:17Z">
                                  <w:r>
                                    <w:rPr>
                                      <w:rFonts w:hint="eastAsia"/>
                                      <w:color w:val="000000"/>
                                      <w:sz w:val="21"/>
                                      <w:szCs w:val="21"/>
                                    </w:rPr>
                                    <w:t>低</w:t>
                                  </w:r>
                                </w:ins>
                              </w:p>
                            </w:txbxContent>
                          </wps:txbx>
                          <wps:bodyPr upright="1"/>
                        </wps:wsp>
                        <wps:wsp>
                          <wps:cNvPr id="67" name="文本框 509"/>
                          <wps:cNvSpPr txBox="1"/>
                          <wps:spPr>
                            <a:xfrm>
                              <a:off x="474904" y="1070626"/>
                              <a:ext cx="241302" cy="584214"/>
                            </a:xfrm>
                            <a:prstGeom prst="rect">
                              <a:avLst/>
                            </a:prstGeom>
                            <a:noFill/>
                            <a:ln>
                              <a:noFill/>
                            </a:ln>
                          </wps:spPr>
                          <wps:txbx>
                            <w:txbxContent>
                              <w:p w14:paraId="498A0AA8">
                                <w:pPr>
                                  <w:rPr>
                                    <w:ins w:id="1290" w:author="司马长风" w:date="2026-04-24T16:54:17Z"/>
                                  </w:rPr>
                                </w:pPr>
                                <w:ins w:id="1291" w:author="司马长风" w:date="2026-04-24T16:54:17Z">
                                  <w:r>
                                    <w:rPr>
                                      <w:rFonts w:hint="eastAsia"/>
                                      <w:color w:val="000000"/>
                                    </w:rPr>
                                    <w:t>高</w:t>
                                  </w:r>
                                </w:ins>
                              </w:p>
                            </w:txbxContent>
                          </wps:txbx>
                          <wps:bodyPr upright="1"/>
                        </wps:wsp>
                        <wps:wsp>
                          <wps:cNvPr id="68" name="文本框 510"/>
                          <wps:cNvSpPr txBox="1"/>
                          <wps:spPr>
                            <a:xfrm>
                              <a:off x="171401" y="1354433"/>
                              <a:ext cx="562605" cy="327008"/>
                            </a:xfrm>
                            <a:prstGeom prst="rect">
                              <a:avLst/>
                            </a:prstGeom>
                            <a:noFill/>
                            <a:ln>
                              <a:noFill/>
                            </a:ln>
                          </wps:spPr>
                          <wps:txbx>
                            <w:txbxContent>
                              <w:p w14:paraId="164F57EF">
                                <w:pPr>
                                  <w:ind w:firstLine="480" w:firstLineChars="200"/>
                                  <w:rPr>
                                    <w:ins w:id="1292" w:author="司马长风" w:date="2026-04-24T16:54:17Z"/>
                                  </w:rPr>
                                </w:pPr>
                                <w:ins w:id="1293" w:author="司马长风" w:date="2026-04-24T16:54:17Z">
                                  <w:r>
                                    <w:rPr>
                                      <w:rFonts w:hint="eastAsia"/>
                                      <w:color w:val="000000"/>
                                    </w:rPr>
                                    <w:t>中</w:t>
                                  </w:r>
                                </w:ins>
                              </w:p>
                            </w:txbxContent>
                          </wps:txbx>
                          <wps:bodyPr upright="1"/>
                        </wps:wsp>
                        <wps:wsp>
                          <wps:cNvPr id="69" name="文本框 511"/>
                          <wps:cNvSpPr txBox="1"/>
                          <wps:spPr>
                            <a:xfrm>
                              <a:off x="2254218" y="735918"/>
                              <a:ext cx="1181109" cy="342308"/>
                            </a:xfrm>
                            <a:prstGeom prst="rect">
                              <a:avLst/>
                            </a:prstGeom>
                            <a:noFill/>
                            <a:ln>
                              <a:noFill/>
                            </a:ln>
                          </wps:spPr>
                          <wps:txbx>
                            <w:txbxContent>
                              <w:p w14:paraId="5560D5B4">
                                <w:pPr>
                                  <w:rPr>
                                    <w:ins w:id="1294" w:author="司马长风" w:date="2026-04-24T16:54:17Z"/>
                                    <w:sz w:val="21"/>
                                    <w:szCs w:val="21"/>
                                  </w:rPr>
                                </w:pPr>
                                <w:ins w:id="1295" w:author="司马长风" w:date="2026-04-24T16:54:17Z">
                                  <w:r>
                                    <w:rPr>
                                      <w:rFonts w:hint="eastAsia"/>
                                      <w:color w:val="000000"/>
                                      <w:sz w:val="21"/>
                                      <w:szCs w:val="21"/>
                                    </w:rPr>
                                    <w:t>市场营销</w:t>
                                  </w:r>
                                </w:ins>
                              </w:p>
                            </w:txbxContent>
                          </wps:txbx>
                          <wps:bodyPr upright="1"/>
                        </wps:wsp>
                      </wpc:wpc>
                    </a:graphicData>
                  </a:graphic>
                </wp:inline>
              </w:drawing>
            </mc:Choice>
            <mc:Fallback>
              <w:pict>
                <v:group id="画布 487" o:spid="_x0000_s1026" o:spt="203" style="height:245.25pt;width:392.2pt;" coordsize="4980940,3114675" editas="canvas" o:gfxdata="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">
                  <o:lock v:ext="edit" aspectratio="f"/>
                  <v:rect id="画布 487" o:spid="_x0000_s1026" o:spt="1" style="position:absolute;left:0;top:0;height:3114675;width:4980940;" filled="f" stroked="f" coordsize="21600,21600" o:gfxdata="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">
                    <v:fill on="f" focussize="0,0"/>
                    <v:stroke on="f"/>
                    <v:imagedata o:title=""/>
                    <o:lock v:ext="edit" rotation="t" aspectratio="f"/>
                  </v:rect>
                  <v:line id="直线 489" o:spid="_x0000_s1026" o:spt="20" style="position:absolute;left:890907;top:78701;flip:y;height:2580062;width:8800;" filled="f" stroked="t" coordsize="21600,21600" o:gfxdata="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Lfg11gAAAAUBAAAPAAAAAAAAAAEAIAAAACIAAABk&#10;cnMvZG93bnJldi54bWxQSwECFAAUAAAACACHTuJAdNCA4AgCAAD/AwAADgAAAAAAAAABACAAAAAl&#10;AQAAZHJzL2Uyb0RvYy54bWxQSwUGAAAAAAYABgBZAQAAnwUAAAAA&#10;">
                    <v:fill on="f" focussize="0,0"/>
                    <v:stroke color="#000000" joinstyle="miter" endarrow="open"/>
                    <v:imagedata o:title=""/>
                    <o:lock v:ext="edit" aspectratio="f"/>
                  </v:line>
                  <v:line id="直线 490" o:spid="_x0000_s1026" o:spt="20" style="position:absolute;left:899707;top:2658764;height:600;width:3316726;" filled="f" stroked="t" coordsize="21600,21600" o:gfxdata="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BHP/DVAAAABQEAAA8AAAAAAAAAAQAgAAAAIgAAAGRycy9kb3du&#10;cmV2LnhtbFBLAQIUABQAAAAIAIdO4kBTjNoNAgIAAPYDAAAOAAAAAAAAAAEAIAAAACQBAABkcnMv&#10;ZTJvRG9jLnhtbFBLBQYAAAAABgAGAFkBAACYBQAAAAA=&#10;">
                    <v:fill on="f" focussize="0,0"/>
                    <v:stroke color="#000000" joinstyle="miter" endarrow="open"/>
                    <v:imagedata o:title=""/>
                    <o:lock v:ext="edit" aspectratio="f"/>
                  </v:line>
                  <v:shape id="任意多边形 491" o:spid="_x0000_s1026" o:spt="100" style="position:absolute;left:1306810;top:443810;height:1856144;width:2251118;" filled="f" stroked="t" coordsize="3545,2923" o:gfxdata="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VEyvx1gAAAAUBAAAP&#10;AAAAAAAAAAEAIAAAACIAAABkcnMvZG93bnJldi54bWxQSwECFAAUAAAACACHTuJA5gBSsYwCAABN&#10;BQAADgAAAAAAAAABACAAAAAlAQAAZHJzL2Uyb0RvYy54bWxQSwUGAAAAAAYABgBZAQAAIwYAAAAA&#10;" path="m0,0c313,641,1036,2913,1745,2918c2454,2923,3220,664,3545,27e">
                    <v:fill on="f" focussize="0,0"/>
                    <v:stroke color="#000000" joinstyle="miter"/>
                    <v:imagedata o:title=""/>
                    <o:lock v:ext="edit" aspectratio="f"/>
                  </v:shape>
                  <v:shape id="文本框 492" o:spid="_x0000_s1026" o:spt="202" type="#_x0000_t202" style="position:absolute;left:613404;top:1214729;height:266706;width:228601;"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Ge1WXWAAAABQEAAA8AAAAAAAAA&#10;AQAgAAAAIgAAAGRycy9kb3ducmV2LnhtbFBLAQIUABQAAAAIAIdO4kA13ULL2gEAAKEDAAAOAAAA&#10;AAAAAAEAIAAAACUBAABkcnMvZTJvRG9jLnhtbFBLBQYAAAAABgAGAFkBAABxBQAAAAA=&#10;">
                    <v:fill on="t" opacity="0f" focussize="0,0"/>
                    <v:stroke on="f"/>
                    <v:imagedata o:title=""/>
                    <o:lock v:ext="edit" aspectratio="f"/>
                    <v:textbox>
                      <w:txbxContent>
                        <w:p w14:paraId="35906A52">
                          <w:pPr>
                            <w:rPr>
                              <w:ins w:id="1296" w:author="司马长风" w:date="2026-04-24T16:54:17Z"/>
                            </w:rPr>
                          </w:pPr>
                          <w:ins w:id="1297" w:author="司马长风" w:date="2026-04-24T16:54:17Z">
                            <w:r>
                              <w:rPr>
                                <w:rFonts w:hint="eastAsia"/>
                                <w:color w:val="000000"/>
                              </w:rPr>
                              <w:t>中</w:t>
                            </w:r>
                          </w:ins>
                        </w:p>
                      </w:txbxContent>
                    </v:textbox>
                  </v:shape>
                  <v:shape id="文本框 493" o:spid="_x0000_s1026" o:spt="202" type="#_x0000_t202" style="position:absolute;left:690805;top:2729865;height:323907;width:1124009;"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BntVl1gAAAAUBAAAPAAAAAAAA&#10;AAEAIAAAACIAAABkcnMvZG93bnJldi54bWxQSwECFAAUAAAACACHTuJAatdcsdsBAACiAwAADgAA&#10;AAAAAAABACAAAAAlAQAAZHJzL2Uyb0RvYy54bWxQSwUGAAAAAAYABgBZAQAAcgUAAAAA&#10;">
                    <v:fill on="t" opacity="0f" focussize="0,0"/>
                    <v:stroke on="f"/>
                    <v:imagedata o:title=""/>
                    <o:lock v:ext="edit" aspectratio="f"/>
                    <v:textbox>
                      <w:txbxContent>
                        <w:p w14:paraId="40738E2E">
                          <w:pPr>
                            <w:rPr>
                              <w:ins w:id="1298" w:author="司马长风" w:date="2026-04-24T16:54:17Z"/>
                            </w:rPr>
                          </w:pPr>
                          <w:ins w:id="1299" w:author="司马长风" w:date="2026-04-24T16:54:17Z">
                            <w:r>
                              <w:rPr>
                                <w:rFonts w:hint="eastAsia"/>
                                <w:color w:val="000000"/>
                                <w:sz w:val="21"/>
                                <w:szCs w:val="21"/>
                              </w:rPr>
                              <w:t>上游</w:t>
                            </w:r>
                          </w:ins>
                        </w:p>
                      </w:txbxContent>
                    </v:textbox>
                  </v:shape>
                  <v:shape id="文本框 494" o:spid="_x0000_s1026" o:spt="202" type="#_x0000_t202" style="position:absolute;left:2061216;top:2719065;height:362008;width:1085208;"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BntVl1gAAAAUBAAAPAAAAAAAA&#10;AAEAIAAAACIAAABkcnMvZG93bnJldi54bWxQSwECFAAUAAAACACHTuJAFZN7fNsBAACjAwAADgAA&#10;AAAAAAABACAAAAAlAQAAZHJzL2Uyb0RvYy54bWxQSwUGAAAAAAYABgBZAQAAcgUAAAAA&#10;">
                    <v:fill on="t" opacity="0f" focussize="0,0"/>
                    <v:stroke on="f"/>
                    <v:imagedata o:title=""/>
                    <o:lock v:ext="edit" aspectratio="f"/>
                    <v:textbox>
                      <w:txbxContent>
                        <w:p w14:paraId="20019B99">
                          <w:pPr>
                            <w:rPr>
                              <w:ins w:id="1300" w:author="司马长风" w:date="2026-04-24T16:54:17Z"/>
                              <w:sz w:val="21"/>
                              <w:szCs w:val="21"/>
                            </w:rPr>
                          </w:pPr>
                          <w:ins w:id="1301" w:author="司马长风" w:date="2026-04-24T16:54:17Z">
                            <w:r>
                              <w:rPr>
                                <w:rFonts w:hint="eastAsia"/>
                                <w:color w:val="000000"/>
                                <w:sz w:val="21"/>
                                <w:szCs w:val="21"/>
                              </w:rPr>
                              <w:t>中游</w:t>
                            </w:r>
                          </w:ins>
                        </w:p>
                      </w:txbxContent>
                    </v:textbox>
                  </v:shape>
                  <v:shape id="文本框 495" o:spid="_x0000_s1026" o:spt="202" type="#_x0000_t202" style="position:absolute;left:3392127;top:2728565;height:381009;width:1219209;"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BntVl1gAAAAUBAAAPAAAAAAAA&#10;AAEAIAAAACIAAABkcnMvZG93bnJldi54bWxQSwECFAAUAAAACACHTuJAlcwAXdsBAACjAwAADgAA&#10;AAAAAAABACAAAAAlAQAAZHJzL2Uyb0RvYy54bWxQSwUGAAAAAAYABgBZAQAAcgUAAAAA&#10;">
                    <v:fill on="t" opacity="0f" focussize="0,0"/>
                    <v:stroke on="f"/>
                    <v:imagedata o:title=""/>
                    <o:lock v:ext="edit" aspectratio="f"/>
                    <v:textbox>
                      <w:txbxContent>
                        <w:p w14:paraId="5C07DD47">
                          <w:pPr>
                            <w:rPr>
                              <w:ins w:id="1302" w:author="司马长风" w:date="2026-04-24T16:54:17Z"/>
                            </w:rPr>
                          </w:pPr>
                          <w:ins w:id="1303" w:author="司马长风" w:date="2026-04-24T16:54:17Z">
                            <w:r>
                              <w:rPr>
                                <w:rFonts w:hint="eastAsia"/>
                                <w:color w:val="000000"/>
                                <w:sz w:val="21"/>
                                <w:szCs w:val="21"/>
                              </w:rPr>
                              <w:t>下游</w:t>
                            </w:r>
                          </w:ins>
                        </w:p>
                      </w:txbxContent>
                    </v:textbox>
                  </v:shape>
                  <v:shape id="文本框 496" o:spid="_x0000_s1026" o:spt="202" type="#_x0000_t202" style="position:absolute;left:942907;top:0;height:1094726;width:250202;"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BntVl1gAAAAUBAAAPAAAAAAAAAAEAIAAA&#10;ACIAAABkcnMvZG93bnJldi54bWxQSwECFAAUAAAACACHTuJAwybKjNUBAACcAwAADgAAAAAAAAAB&#10;ACAAAAAlAQAAZHJzL2Uyb0RvYy54bWxQSwUGAAAAAAYABgBZAQAAbAUAAAAA&#10;">
                    <v:fill on="t" opacity="0f" focussize="0,0"/>
                    <v:stroke on="f"/>
                    <v:imagedata o:title=""/>
                    <o:lock v:ext="edit" aspectratio="f"/>
                    <v:textbox>
                      <w:txbxContent>
                        <w:p w14:paraId="24EE794E">
                          <w:pPr>
                            <w:spacing w:line="300" w:lineRule="exact"/>
                            <w:rPr>
                              <w:ins w:id="1304" w:author="司马长风" w:date="2026-04-24T16:54:17Z"/>
                              <w:sz w:val="21"/>
                              <w:szCs w:val="21"/>
                            </w:rPr>
                          </w:pPr>
                          <w:ins w:id="1305" w:author="司马长风" w:date="2026-04-24T16:54:17Z">
                            <w:r>
                              <w:rPr>
                                <w:rFonts w:hint="eastAsia"/>
                                <w:color w:val="000000"/>
                              </w:rPr>
                              <w:t>附</w:t>
                            </w:r>
                          </w:ins>
                          <w:ins w:id="1306" w:author="司马长风" w:date="2026-04-24T16:54:17Z">
                            <w:r>
                              <w:rPr>
                                <w:rFonts w:hint="eastAsia"/>
                                <w:color w:val="000000"/>
                                <w:sz w:val="21"/>
                                <w:szCs w:val="21"/>
                              </w:rPr>
                              <w:t>附加值</w:t>
                            </w:r>
                          </w:ins>
                        </w:p>
                      </w:txbxContent>
                    </v:textbox>
                  </v:shape>
                  <v:shape id="文本框 497" o:spid="_x0000_s1026" o:spt="202" type="#_x0000_t202" style="position:absolute;left:945507;top:339708;height:342208;width:1196909;"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Ge1WXWAAAABQEAAA8AAAAAAAAA&#10;AQAgAAAAIgAAAGRycy9kb3ducmV2LnhtbFBLAQIUABQAAAAIAIdO4kB4eeEu2gEAAKEDAAAOAAAA&#10;AAAAAAEAIAAAACUBAABkcnMvZTJvRG9jLnhtbFBLBQYAAAAABgAGAFkBAABxBQAAAAA=&#10;">
                    <v:fill on="t" opacity="0f" focussize="0,0"/>
                    <v:stroke on="f"/>
                    <v:imagedata o:title=""/>
                    <o:lock v:ext="edit" aspectratio="f"/>
                    <v:textbox>
                      <w:txbxContent>
                        <w:p w14:paraId="5EEC9412">
                          <w:pPr>
                            <w:rPr>
                              <w:ins w:id="1307" w:author="司马长风" w:date="2026-04-24T16:54:17Z"/>
                              <w:sz w:val="21"/>
                              <w:szCs w:val="21"/>
                            </w:rPr>
                          </w:pPr>
                          <w:ins w:id="1308" w:author="司马长风" w:date="2026-04-24T16:54:17Z">
                            <w:r>
                              <w:rPr>
                                <w:rFonts w:hint="eastAsia"/>
                                <w:color w:val="000000"/>
                                <w:sz w:val="21"/>
                                <w:szCs w:val="21"/>
                              </w:rPr>
                              <w:t>研发设计</w:t>
                            </w:r>
                          </w:ins>
                        </w:p>
                      </w:txbxContent>
                    </v:textbox>
                  </v:shape>
                  <v:shape id="文本框 498" o:spid="_x0000_s1026" o:spt="202" type="#_x0000_t202" style="position:absolute;left:1194409;top:752418;height:333408;width:1236309;"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Ge1WXWAAAABQEAAA8AAAAAAAAA&#10;AQAgAAAAIgAAAGRycy9kb3ducmV2LnhtbFBLAQIUABQAAAAIAIdO4kBwIHdj2gEAAKIDAAAOAAAA&#10;AAAAAAEAIAAAACUBAABkcnMvZTJvRG9jLnhtbFBLBQYAAAAABgAGAFkBAABxBQAAAAA=&#10;">
                    <v:fill on="t" opacity="0f" focussize="0,0"/>
                    <v:stroke on="f"/>
                    <v:imagedata o:title=""/>
                    <o:lock v:ext="edit" aspectratio="f"/>
                    <v:textbox>
                      <w:txbxContent>
                        <w:p w14:paraId="64103001">
                          <w:pPr>
                            <w:rPr>
                              <w:ins w:id="1309" w:author="司马长风" w:date="2026-04-24T16:54:17Z"/>
                            </w:rPr>
                          </w:pPr>
                          <w:ins w:id="1310" w:author="司马长风" w:date="2026-04-24T16:54:17Z">
                            <w:r>
                              <w:rPr>
                                <w:rFonts w:hint="eastAsia"/>
                                <w:color w:val="000000"/>
                                <w:sz w:val="21"/>
                                <w:szCs w:val="21"/>
                              </w:rPr>
                              <w:t>原料生产</w:t>
                            </w:r>
                          </w:ins>
                        </w:p>
                      </w:txbxContent>
                    </v:textbox>
                  </v:shape>
                  <v:shape id="文本框 499" o:spid="_x0000_s1026" o:spt="202" type="#_x0000_t202" style="position:absolute;left:1322710;top:1249030;height:318107;width:1222309;"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Z7VZdYAAAAFAQAADwAAAAAAAAAB&#10;ACAAAAAiAAAAZHJzL2Rvd25yZXYueG1sUEsBAhQAFAAAAAgAh07iQNStmGTZAQAAowMAAA4AAAAA&#10;AAAAAQAgAAAAJQEAAGRycy9lMm9Eb2MueG1sUEsFBgAAAAAGAAYAWQEAAHAFAAAAAA==&#10;">
                    <v:fill on="t" opacity="0f" focussize="0,0"/>
                    <v:stroke on="f"/>
                    <v:imagedata o:title=""/>
                    <o:lock v:ext="edit" aspectratio="f"/>
                    <v:textbox>
                      <w:txbxContent>
                        <w:p w14:paraId="67ED1D4C">
                          <w:pPr>
                            <w:rPr>
                              <w:ins w:id="1311" w:author="司马长风" w:date="2026-04-24T16:54:17Z"/>
                              <w:sz w:val="21"/>
                              <w:szCs w:val="21"/>
                            </w:rPr>
                          </w:pPr>
                          <w:ins w:id="1312" w:author="司马长风" w:date="2026-04-24T16:54:17Z">
                            <w:r>
                              <w:rPr>
                                <w:rFonts w:hint="eastAsia"/>
                                <w:color w:val="000000"/>
                                <w:sz w:val="21"/>
                                <w:szCs w:val="21"/>
                              </w:rPr>
                              <w:t>布料加工</w:t>
                            </w:r>
                          </w:ins>
                        </w:p>
                      </w:txbxContent>
                    </v:textbox>
                  </v:shape>
                  <v:shape id="文本框 500" o:spid="_x0000_s1026" o:spt="202" type="#_x0000_t202" style="position:absolute;left:1715113;top:1767242;height:300907;width:1244609;"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ntVl1gAAAAUBAAAPAAAAAAAAAAEA&#10;IAAAACIAAABkcnMvZG93bnJldi54bWxQSwECFAAUAAAACACHTuJAirOgNNgBAACjAwAADgAAAAAA&#10;AAABACAAAAAlAQAAZHJzL2Uyb0RvYy54bWxQSwUGAAAAAAYABgBZAQAAbwUAAAAA&#10;">
                    <v:fill on="t" opacity="0f" focussize="0,0"/>
                    <v:stroke on="f"/>
                    <v:imagedata o:title=""/>
                    <o:lock v:ext="edit" aspectratio="f"/>
                    <v:textbox>
                      <w:txbxContent>
                        <w:p w14:paraId="404A79CB">
                          <w:pPr>
                            <w:rPr>
                              <w:ins w:id="1313" w:author="司马长风" w:date="2026-04-24T16:54:17Z"/>
                              <w:sz w:val="21"/>
                              <w:szCs w:val="21"/>
                            </w:rPr>
                          </w:pPr>
                          <w:ins w:id="1314" w:author="司马长风" w:date="2026-04-24T16:54:17Z">
                            <w:r>
                              <w:rPr>
                                <w:rFonts w:hint="eastAsia"/>
                                <w:color w:val="000000"/>
                                <w:sz w:val="21"/>
                                <w:szCs w:val="21"/>
                              </w:rPr>
                              <w:t>成衣制造</w:t>
                            </w:r>
                          </w:ins>
                        </w:p>
                      </w:txbxContent>
                    </v:textbox>
                  </v:shape>
                  <v:shape id="文本框 501" o:spid="_x0000_s1026" o:spt="202" type="#_x0000_t202" style="position:absolute;left:2025616;top:1249630;height:306707;width:1336710;"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BntVl1gAAAAUBAAAPAAAAAAAA&#10;AAEAIAAAACIAAABkcnMvZG93bnJldi54bWxQSwECFAAUAAAACACHTuJAdasAi9sBAACjAwAADgAA&#10;AAAAAAABACAAAAAlAQAAZHJzL2Uyb0RvYy54bWxQSwUGAAAAAAYABgBZAQAAcgUAAAAA&#10;">
                    <v:fill on="t" opacity="0f" focussize="0,0"/>
                    <v:stroke on="f"/>
                    <v:imagedata o:title=""/>
                    <o:lock v:ext="edit" aspectratio="f"/>
                    <v:textbox>
                      <w:txbxContent>
                        <w:p w14:paraId="2123344D">
                          <w:pPr>
                            <w:rPr>
                              <w:ins w:id="1315" w:author="司马长风" w:date="2026-04-24T16:54:17Z"/>
                              <w:sz w:val="21"/>
                              <w:szCs w:val="21"/>
                            </w:rPr>
                          </w:pPr>
                          <w:ins w:id="1316" w:author="司马长风" w:date="2026-04-24T16:54:17Z">
                            <w:r>
                              <w:rPr>
                                <w:rFonts w:hint="eastAsia"/>
                                <w:color w:val="000000"/>
                                <w:sz w:val="21"/>
                                <w:szCs w:val="21"/>
                              </w:rPr>
                              <w:t>物流运输</w:t>
                            </w:r>
                          </w:ins>
                        </w:p>
                      </w:txbxContent>
                    </v:textbox>
                  </v:shape>
                  <v:shape id="文本框 502" o:spid="_x0000_s1026" o:spt="202" type="#_x0000_t202" style="position:absolute;left:2353918;top:331407;height:313107;width:1277610;"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Ge1WXWAAAABQEAAA8AAAAAAAAA&#10;AQAgAAAAIgAAAGRycy9kb3ducmV2LnhtbFBLAQIUABQAAAAIAIdO4kDHqJTC2gEAAKIDAAAOAAAA&#10;AAAAAAEAIAAAACUBAABkcnMvZTJvRG9jLnhtbFBLBQYAAAAABgAGAFkBAABxBQAAAAA=&#10;">
                    <v:fill on="t" opacity="0f" focussize="0,0"/>
                    <v:stroke on="f"/>
                    <v:imagedata o:title=""/>
                    <o:lock v:ext="edit" aspectratio="f"/>
                    <v:textbox>
                      <w:txbxContent>
                        <w:p w14:paraId="6700D15B">
                          <w:pPr>
                            <w:rPr>
                              <w:ins w:id="1317" w:author="司马长风" w:date="2026-04-24T16:54:17Z"/>
                              <w:sz w:val="21"/>
                              <w:szCs w:val="21"/>
                            </w:rPr>
                          </w:pPr>
                          <w:ins w:id="1318" w:author="司马长风" w:date="2026-04-24T16:54:17Z">
                            <w:r>
                              <w:rPr>
                                <w:rFonts w:hint="eastAsia"/>
                                <w:color w:val="000000"/>
                                <w:sz w:val="21"/>
                                <w:szCs w:val="21"/>
                              </w:rPr>
                              <w:t>品牌运作</w:t>
                            </w:r>
                          </w:ins>
                        </w:p>
                      </w:txbxContent>
                    </v:textbox>
                  </v:shape>
                  <v:shape id="文本框 503" o:spid="_x0000_s1026" o:spt="202" type="#_x0000_t202" style="position:absolute;left:3573128;top:2294855;height:305507;width:1129009;"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Ge1WXWAAAABQEAAA8AAAAAAAAA&#10;AQAgAAAAIgAAAGRycy9kb3ducmV2LnhtbFBLAQIUABQAAAAIAIdO4kDi+lFx2gEAAKMDAAAOAAAA&#10;AAAAAAEAIAAAACUBAABkcnMvZTJvRG9jLnhtbFBLBQYAAAAABgAGAFkBAABxBQAAAAA=&#10;">
                    <v:fill on="t" opacity="0f" focussize="0,0"/>
                    <v:stroke on="f"/>
                    <v:imagedata o:title=""/>
                    <o:lock v:ext="edit" aspectratio="f"/>
                    <v:textbox>
                      <w:txbxContent>
                        <w:p w14:paraId="27BD1B2A">
                          <w:pPr>
                            <w:rPr>
                              <w:ins w:id="1319" w:author="司马长风" w:date="2026-04-24T16:54:17Z"/>
                              <w:sz w:val="21"/>
                              <w:szCs w:val="21"/>
                            </w:rPr>
                          </w:pPr>
                          <w:ins w:id="1320" w:author="司马长风" w:date="2026-04-24T16:54:17Z">
                            <w:r>
                              <w:rPr>
                                <w:rFonts w:hint="eastAsia"/>
                                <w:color w:val="000000"/>
                                <w:sz w:val="21"/>
                                <w:szCs w:val="21"/>
                              </w:rPr>
                              <w:t>价值链</w:t>
                            </w:r>
                          </w:ins>
                        </w:p>
                      </w:txbxContent>
                    </v:textbox>
                  </v:shape>
                  <v:shape id="文本框 504" o:spid="_x0000_s1026" o:spt="202" type="#_x0000_t202" style="position:absolute;left:598104;top:2105650;height:328907;width:228601;"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Ge1WXWAAAABQEAAA8AAAAAAAAA&#10;AQAgAAAAIgAAAGRycy9kb3ducmV2LnhtbFBLAQIUABQAAAAIAIdO4kBr0suk2gEAAKEDAAAOAAAA&#10;AAAAAAEAIAAAACUBAABkcnMvZTJvRG9jLnhtbFBLBQYAAAAABgAGAFkBAABxBQAAAAA=&#10;">
                    <v:fill on="t" opacity="0f" focussize="0,0"/>
                    <v:stroke on="f"/>
                    <v:imagedata o:title=""/>
                    <o:lock v:ext="edit" aspectratio="f"/>
                    <v:textbox>
                      <w:txbxContent>
                        <w:p w14:paraId="40851CB2">
                          <w:pPr>
                            <w:rPr>
                              <w:ins w:id="1321" w:author="司马长风" w:date="2026-04-24T16:54:17Z"/>
                            </w:rPr>
                          </w:pPr>
                          <w:ins w:id="1322" w:author="司马长风" w:date="2026-04-24T16:54:17Z">
                            <w:r>
                              <w:rPr>
                                <w:rFonts w:hint="eastAsia"/>
                                <w:color w:val="000000"/>
                              </w:rPr>
                              <w:t>中</w:t>
                            </w:r>
                          </w:ins>
                        </w:p>
                      </w:txbxContent>
                    </v:textbox>
                  </v:shape>
                  <v:shape id="文本框 505" o:spid="_x0000_s1026" o:spt="202" type="#_x0000_t202" style="position:absolute;left:541604;top:2786367;height:317507;width:228601;" fillcolor="#FFFFFF" filled="t" stroked="f" coordsize="21600,21600" o:gfxdata="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BntVl1gAAAAUBAAAPAAAAAAAA&#10;AAEAIAAAACIAAABkcnMvZG93bnJldi54bWxQSwECFAAUAAAACACHTuJAm0uqBtsBAAChAwAADgAA&#10;AAAAAAABACAAAAAlAQAAZHJzL2Uyb0RvYy54bWxQSwUGAAAAAAYABgBZAQAAcgUAAAAA&#10;">
                    <v:fill on="t" opacity="0f" focussize="0,0"/>
                    <v:stroke on="f"/>
                    <v:imagedata o:title=""/>
                    <o:lock v:ext="edit" aspectratio="f"/>
                    <v:textbox>
                      <w:txbxContent>
                        <w:p w14:paraId="0C053AAE">
                          <w:pPr>
                            <w:rPr>
                              <w:ins w:id="1323" w:author="司马长风" w:date="2026-04-24T16:54:17Z"/>
                            </w:rPr>
                          </w:pPr>
                        </w:p>
                      </w:txbxContent>
                    </v:textbox>
                  </v:shape>
                  <v:shape id="文本框 506" o:spid="_x0000_s1026" o:spt="202" type="#_x0000_t202" style="position:absolute;left:537804;top:0;height:617814;width:285702;" filled="f" stroked="f" coordsize="21600,21600" o:gfxdata="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wg9FC&#10;1AAAAAUBAAAPAAAAAAAAAAEAIAAAACIAAABkcnMvZG93bnJldi54bWxQSwECFAAUAAAACACHTuJA&#10;K2OMG7MBAABVAwAADgAAAAAAAAABACAAAAAjAQAAZHJzL2Uyb0RvYy54bWxQSwUGAAAAAAYABgBZ&#10;AQAASAUAAAAA&#10;">
                    <v:fill on="f" focussize="0,0"/>
                    <v:stroke on="f"/>
                    <v:imagedata o:title=""/>
                    <o:lock v:ext="edit" aspectratio="f"/>
                    <v:textbox>
                      <w:txbxContent>
                        <w:p w14:paraId="2F9BF597">
                          <w:pPr>
                            <w:rPr>
                              <w:ins w:id="1324" w:author="司马长风" w:date="2026-04-24T16:54:17Z"/>
                              <w:sz w:val="21"/>
                              <w:szCs w:val="21"/>
                            </w:rPr>
                          </w:pPr>
                          <w:ins w:id="1325" w:author="司马长风" w:date="2026-04-24T16:54:17Z">
                            <w:r>
                              <w:rPr>
                                <w:rFonts w:hint="eastAsia"/>
                                <w:color w:val="000000"/>
                              </w:rPr>
                              <w:t>高</w:t>
                            </w:r>
                          </w:ins>
                          <w:ins w:id="1326" w:author="司马长风" w:date="2026-04-24T16:54:17Z">
                            <w:r>
                              <w:rPr>
                                <w:rFonts w:hint="eastAsia"/>
                                <w:color w:val="000000"/>
                                <w:sz w:val="21"/>
                                <w:szCs w:val="21"/>
                              </w:rPr>
                              <w:t>高</w:t>
                            </w:r>
                          </w:ins>
                        </w:p>
                      </w:txbxContent>
                    </v:textbox>
                  </v:shape>
                  <v:shape id="文本框 507" o:spid="_x0000_s1026" o:spt="202" type="#_x0000_t202" style="position:absolute;left:560004;top:1069925;height:584214;width:241301;" filled="f" stroked="f" coordsize="21600,21600" o:gfxdata="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IPRQtQAAAAFAQAADwAAAAAAAAABACAAAAAiAAAAZHJzL2Rvd25yZXYueG1sUEsBAhQAFAAA&#10;AAgAh07iQOtqVs+6AQAAWwMAAA4AAAAAAAAAAQAgAAAAIwEAAGRycy9lMm9Eb2MueG1sUEsFBgAA&#10;AAAGAAYAWQEAAE8FAAAAAA==&#10;">
                    <v:fill on="f" focussize="0,0"/>
                    <v:stroke on="f"/>
                    <v:imagedata o:title=""/>
                    <o:lock v:ext="edit" aspectratio="f"/>
                    <v:textbox>
                      <w:txbxContent>
                        <w:p w14:paraId="478FDA78">
                          <w:pPr>
                            <w:rPr>
                              <w:ins w:id="1327" w:author="司马长风" w:date="2026-04-24T16:54:17Z"/>
                            </w:rPr>
                          </w:pPr>
                          <w:ins w:id="1328" w:author="司马长风" w:date="2026-04-24T16:54:17Z">
                            <w:r>
                              <w:rPr>
                                <w:rFonts w:hint="eastAsia"/>
                                <w:color w:val="000000"/>
                              </w:rPr>
                              <w:t>高</w:t>
                            </w:r>
                          </w:ins>
                        </w:p>
                      </w:txbxContent>
                    </v:textbox>
                  </v:shape>
                  <v:shape id="文本框 508" o:spid="_x0000_s1026" o:spt="202" type="#_x0000_t202" style="position:absolute;left:504104;top:2072049;height:554313;width:297902;" filled="f" stroked="f" coordsize="21600,21600" o:gfxdata="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IPRQtQAAAAFAQAADwAAAAAAAAABACAAAAAiAAAAZHJzL2Rvd25yZXYueG1sUEsBAhQAFAAA&#10;AAgAh07iQFahtnu6AQAAWwMAAA4AAAAAAAAAAQAgAAAAIwEAAGRycy9lMm9Eb2MueG1sUEsFBgAA&#10;AAAGAAYAWQEAAE8FAAAAAA==&#10;">
                    <v:fill on="f" focussize="0,0"/>
                    <v:stroke on="f"/>
                    <v:imagedata o:title=""/>
                    <o:lock v:ext="edit" aspectratio="f"/>
                    <v:textbox>
                      <w:txbxContent>
                        <w:p w14:paraId="16D43AE6">
                          <w:pPr>
                            <w:rPr>
                              <w:ins w:id="1329" w:author="司马长风" w:date="2026-04-24T16:54:17Z"/>
                            </w:rPr>
                          </w:pPr>
                          <w:ins w:id="1330" w:author="司马长风" w:date="2026-04-24T16:54:17Z">
                            <w:r>
                              <w:rPr>
                                <w:rFonts w:hint="eastAsia"/>
                                <w:color w:val="000000"/>
                              </w:rPr>
                              <w:t>低</w:t>
                            </w:r>
                          </w:ins>
                          <w:ins w:id="1331" w:author="司马长风" w:date="2026-04-24T16:54:17Z">
                            <w:r>
                              <w:rPr>
                                <w:rFonts w:hint="eastAsia"/>
                                <w:color w:val="000000"/>
                                <w:sz w:val="21"/>
                                <w:szCs w:val="21"/>
                              </w:rPr>
                              <w:t>低</w:t>
                            </w:r>
                          </w:ins>
                        </w:p>
                      </w:txbxContent>
                    </v:textbox>
                  </v:shape>
                  <v:shape id="文本框 509" o:spid="_x0000_s1026" o:spt="202" type="#_x0000_t202" style="position:absolute;left:474903;top:1070625;height:584214;width:241301;" filled="f" stroked="f" coordsize="21600,21600" o:gfxdata="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IPRQtQAAAAFAQAADwAAAAAAAAABACAAAAAiAAAAZHJzL2Rvd25yZXYueG1sUEsBAhQAFAAA&#10;AAgAh07iQBPz/8q6AQAAWwMAAA4AAAAAAAAAAQAgAAAAIwEAAGRycy9lMm9Eb2MueG1sUEsFBgAA&#10;AAAGAAYAWQEAAE8FAAAAAA==&#10;">
                    <v:fill on="f" focussize="0,0"/>
                    <v:stroke on="f"/>
                    <v:imagedata o:title=""/>
                    <o:lock v:ext="edit" aspectratio="f"/>
                    <v:textbox>
                      <w:txbxContent>
                        <w:p w14:paraId="498A0AA8">
                          <w:pPr>
                            <w:rPr>
                              <w:ins w:id="1332" w:author="司马长风" w:date="2026-04-24T16:54:17Z"/>
                            </w:rPr>
                          </w:pPr>
                          <w:ins w:id="1333" w:author="司马长风" w:date="2026-04-24T16:54:17Z">
                            <w:r>
                              <w:rPr>
                                <w:rFonts w:hint="eastAsia"/>
                                <w:color w:val="000000"/>
                              </w:rPr>
                              <w:t>高</w:t>
                            </w:r>
                          </w:ins>
                        </w:p>
                      </w:txbxContent>
                    </v:textbox>
                  </v:shape>
                  <v:shape id="文本框 510" o:spid="_x0000_s1026" o:spt="202" type="#_x0000_t202" style="position:absolute;left:171401;top:1354432;height:327007;width:562604;" filled="f" stroked="f" coordsize="21600,21600" o:gfxdata="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CD0ULUAAAABQEAAA8AAAAAAAAAAQAgAAAAIgAAAGRycy9kb3ducmV2LnhtbFBLAQIUABQAAAAI&#10;AIdO4kDgcfdMuAEAAFsDAAAOAAAAAAAAAAEAIAAAACMBAABkcnMvZTJvRG9jLnhtbFBLBQYAAAAA&#10;BgAGAFkBAABNBQAAAAA=&#10;">
                    <v:fill on="f" focussize="0,0"/>
                    <v:stroke on="f"/>
                    <v:imagedata o:title=""/>
                    <o:lock v:ext="edit" aspectratio="f"/>
                    <v:textbox>
                      <w:txbxContent>
                        <w:p w14:paraId="164F57EF">
                          <w:pPr>
                            <w:ind w:firstLine="480" w:firstLineChars="200"/>
                            <w:rPr>
                              <w:ins w:id="1334" w:author="司马长风" w:date="2026-04-24T16:54:17Z"/>
                            </w:rPr>
                          </w:pPr>
                          <w:ins w:id="1335" w:author="司马长风" w:date="2026-04-24T16:54:17Z">
                            <w:r>
                              <w:rPr>
                                <w:rFonts w:hint="eastAsia"/>
                                <w:color w:val="000000"/>
                              </w:rPr>
                              <w:t>中</w:t>
                            </w:r>
                          </w:ins>
                        </w:p>
                      </w:txbxContent>
                    </v:textbox>
                  </v:shape>
                  <v:shape id="文本框 511" o:spid="_x0000_s1026" o:spt="202" type="#_x0000_t202" style="position:absolute;left:2254218;top:735917;height:342308;width:1181109;" filled="f" stroked="f" coordsize="21600,21600" o:gfxdata="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IPRQtQAAAAFAQAADwAAAAAAAAABACAAAAAiAAAAZHJzL2Rvd25yZXYueG1sUEsBAhQAFAAA&#10;AAgAh07iQEhuoga6AQAAXAMAAA4AAAAAAAAAAQAgAAAAIwEAAGRycy9lMm9Eb2MueG1sUEsFBgAA&#10;AAAGAAYAWQEAAE8FAAAAAA==&#10;">
                    <v:fill on="f" focussize="0,0"/>
                    <v:stroke on="f"/>
                    <v:imagedata o:title=""/>
                    <o:lock v:ext="edit" aspectratio="f"/>
                    <v:textbox>
                      <w:txbxContent>
                        <w:p w14:paraId="5560D5B4">
                          <w:pPr>
                            <w:rPr>
                              <w:ins w:id="1336" w:author="司马长风" w:date="2026-04-24T16:54:17Z"/>
                              <w:sz w:val="21"/>
                              <w:szCs w:val="21"/>
                            </w:rPr>
                          </w:pPr>
                          <w:ins w:id="1337" w:author="司马长风" w:date="2026-04-24T16:54:17Z">
                            <w:r>
                              <w:rPr>
                                <w:rFonts w:hint="eastAsia"/>
                                <w:color w:val="000000"/>
                                <w:sz w:val="21"/>
                                <w:szCs w:val="21"/>
                              </w:rPr>
                              <w:t>市场营销</w:t>
                            </w:r>
                          </w:ins>
                        </w:p>
                      </w:txbxContent>
                    </v:textbox>
                  </v:shape>
                  <w10:wrap type="none"/>
                  <w10:anchorlock/>
                </v:group>
              </w:pict>
            </mc:Fallback>
          </mc:AlternateContent>
        </w:r>
      </w:ins>
    </w:p>
    <w:p w14:paraId="1593871E">
      <w:pPr>
        <w:widowControl/>
        <w:wordWrap w:val="0"/>
        <w:spacing w:line="400" w:lineRule="exact"/>
        <w:ind w:firstLine="0"/>
        <w:jc w:val="center"/>
        <w:rPr>
          <w:rFonts w:hint="eastAsia" w:ascii="宋体" w:hAnsi="宋体" w:cs="宋体"/>
          <w:kern w:val="0"/>
          <w:sz w:val="21"/>
          <w:szCs w:val="21"/>
          <w:lang w:bidi="ar"/>
        </w:rPr>
      </w:pPr>
      <w:r>
        <w:rPr>
          <w:rFonts w:hint="eastAsia" w:ascii="宋体" w:hAnsi="宋体" w:cs="宋体"/>
          <w:kern w:val="0"/>
          <w:sz w:val="21"/>
          <w:szCs w:val="21"/>
          <w:lang w:bidi="ar"/>
        </w:rPr>
        <w:t>图2-1轻资产运营模式下服装企业微笑曲线示意图</w:t>
      </w:r>
    </w:p>
    <w:p w14:paraId="57B34970">
      <w:pPr>
        <w:widowControl/>
        <w:wordWrap w:val="0"/>
        <w:spacing w:line="400" w:lineRule="exact"/>
        <w:ind w:firstLine="0"/>
        <w:jc w:val="center"/>
        <w:rPr>
          <w:rFonts w:hint="eastAsia" w:ascii="宋体" w:hAnsi="宋体" w:cs="宋体"/>
          <w:kern w:val="0"/>
          <w:sz w:val="21"/>
          <w:szCs w:val="21"/>
          <w:lang w:bidi="ar"/>
        </w:rPr>
      </w:pPr>
    </w:p>
    <w:p w14:paraId="141528BA">
      <w:pPr>
        <w:pStyle w:val="51"/>
        <w:numPr>
          <w:ilvl w:val="0"/>
          <w:numId w:val="20"/>
        </w:numPr>
        <w:spacing w:before="207"/>
      </w:pPr>
      <w:bookmarkStart w:id="38" w:name="_Toc17038"/>
      <w:bookmarkStart w:id="39" w:name="_Toc1200"/>
      <w:r>
        <w:rPr>
          <w:rFonts w:hint="eastAsia"/>
        </w:rPr>
        <w:t>全面</w:t>
      </w:r>
      <w:r>
        <w:t>风险管理理论</w:t>
      </w:r>
      <w:bookmarkEnd w:id="38"/>
      <w:bookmarkEnd w:id="39"/>
    </w:p>
    <w:p w14:paraId="0AC835A6">
      <w:pPr>
        <w:pStyle w:val="53"/>
        <w:ind w:firstLine="486"/>
        <w:rPr>
          <w:rFonts w:hint="eastAsia" w:cs="宋体"/>
          <w:color w:val="auto"/>
          <w:lang w:bidi="ar"/>
        </w:rPr>
      </w:pPr>
      <w:bookmarkStart w:id="40" w:name="_Toc9000"/>
      <w:r>
        <w:rPr>
          <w:rFonts w:hint="eastAsia" w:cs="宋体"/>
          <w:color w:val="auto"/>
          <w:lang w:bidi="ar"/>
        </w:rPr>
        <w:t>风险管理理论由Stulz（1984）首次进行系统性阐述。其核心要义是通过结构化、流程化的风险控制或管理，减少企业业务经营中的各种不测因素的干扰，实现“资源优化运用”和“实现企业价值最大化”之间的动态均衡。风险管理理论包括风险识别、风险评价、风险控制三个环节，且三个环节是相互递进不断融合的系统过程。</w:t>
      </w:r>
    </w:p>
    <w:p w14:paraId="3DBEDF1F">
      <w:pPr>
        <w:pStyle w:val="53"/>
        <w:ind w:firstLine="486"/>
        <w:rPr>
          <w:rFonts w:hint="eastAsia" w:cs="宋体"/>
          <w:color w:val="auto"/>
          <w:lang w:bidi="ar"/>
        </w:rPr>
      </w:pPr>
      <w:r>
        <w:rPr>
          <w:rFonts w:hint="eastAsia" w:cs="宋体"/>
          <w:color w:val="auto"/>
          <w:lang w:bidi="ar"/>
        </w:rPr>
        <w:t>全面风险管理理论也被称为风险管理理论的衍生和深化。全面风险管理理论最大的贡献在于要求企业风险管理理念、机制贯穿于企业运营的全生命周期、企业的组织系统与规则的设计之中，强调风险管理的执行与反馈要在企业的运营、财务、合规、战略四大风险元素运行上具有全面的投影与覆盖。同时，引入PDCA（计划-执行-检查-处置）循环机制对风险管理体系自身进行调整、演化和改进，保证企业风险管理有效契合于企业的战略等。​</w:t>
      </w:r>
    </w:p>
    <w:p w14:paraId="5E827C7B">
      <w:pPr>
        <w:pStyle w:val="53"/>
        <w:ind w:firstLine="486"/>
        <w:rPr>
          <w:rFonts w:hint="eastAsia" w:cs="宋体"/>
          <w:color w:val="auto"/>
          <w:lang w:bidi="ar"/>
        </w:rPr>
        <w:sectPr>
          <w:headerReference r:id="rId22" w:type="default"/>
          <w:footerReference r:id="rId24" w:type="default"/>
          <w:headerReference r:id="rId23" w:type="even"/>
          <w:footerReference r:id="rId25" w:type="even"/>
          <w:footnotePr>
            <w:numRestart w:val="eachPage"/>
          </w:footnotePr>
          <w:pgSz w:w="11909" w:h="16834"/>
          <w:pgMar w:top="1701" w:right="1701" w:bottom="1418" w:left="1701" w:header="1304" w:footer="1021" w:gutter="0"/>
          <w:cols w:space="720" w:num="1"/>
          <w:docGrid w:type="linesAndChars" w:linePitch="415" w:charSpace="614"/>
        </w:sectPr>
      </w:pPr>
      <w:r>
        <w:rPr>
          <w:rFonts w:hint="eastAsia" w:cs="宋体"/>
          <w:color w:val="auto"/>
          <w:lang w:bidi="ar"/>
        </w:rPr>
        <w:t>企业风险管理理论从一种企业风险管理工具发展成为贯穿企业行为全过程的一种战略风险管理理论，这种理论拓展与转变使二者之间的吻合度和契合度得以增强。轻资产运营模式的企业外部依赖度高、风险传导链长，企业全面风险管理理论恰好为企业外部的资源提供了系统化的风险识别、评价、控制解决方案，不仅能够防范价值链协同活动的风险，而且能把握平衡好价值链风险管理带来的风险与收益实现价值优化，为企业最终实现“风险控制下的价值最大化”提供理论基础和实际借鉴。</w:t>
      </w:r>
    </w:p>
    <w:p w14:paraId="4EEE5AD1">
      <w:pPr>
        <w:pStyle w:val="53"/>
        <w:ind w:firstLine="486"/>
        <w:rPr>
          <w:rFonts w:hint="eastAsia" w:cs="宋体"/>
          <w:color w:val="auto"/>
          <w:lang w:bidi="ar"/>
        </w:rPr>
        <w:sectPr>
          <w:footnotePr>
            <w:numRestart w:val="eachPage"/>
          </w:footnotePr>
          <w:pgSz w:w="11909" w:h="16834"/>
          <w:pgMar w:top="1701" w:right="1701" w:bottom="1418" w:left="1701" w:header="1304" w:footer="1021" w:gutter="0"/>
          <w:cols w:space="720" w:num="1"/>
          <w:docGrid w:type="linesAndChars" w:linePitch="415" w:charSpace="614"/>
        </w:sectPr>
      </w:pPr>
    </w:p>
    <w:p w14:paraId="291EDF7D">
      <w:pPr>
        <w:pStyle w:val="48"/>
        <w:numPr>
          <w:ilvl w:val="0"/>
          <w:numId w:val="0"/>
        </w:numPr>
        <w:spacing w:before="415" w:after="207"/>
        <w:ind w:left="402"/>
        <w:rPr>
          <w:rFonts w:hint="default"/>
        </w:rPr>
      </w:pPr>
      <w:bookmarkStart w:id="41" w:name="_Toc13119"/>
      <w:r>
        <w:t>第三章 M公司概况及轻资产运营模式现状分析</w:t>
      </w:r>
      <w:bookmarkEnd w:id="40"/>
      <w:bookmarkEnd w:id="41"/>
    </w:p>
    <w:p w14:paraId="207096E7">
      <w:pPr>
        <w:pStyle w:val="50"/>
        <w:numPr>
          <w:ilvl w:val="0"/>
          <w:numId w:val="21"/>
        </w:numPr>
        <w:spacing w:before="207" w:after="207"/>
        <w:rPr>
          <w:rFonts w:hint="default"/>
        </w:rPr>
      </w:pPr>
      <w:bookmarkStart w:id="42" w:name="_Toc3049"/>
      <w:bookmarkStart w:id="43" w:name="_Toc14034"/>
      <w:r>
        <w:t>行业概况</w:t>
      </w:r>
      <w:bookmarkEnd w:id="42"/>
      <w:bookmarkEnd w:id="43"/>
    </w:p>
    <w:p w14:paraId="1A59E341">
      <w:pPr>
        <w:pStyle w:val="51"/>
        <w:numPr>
          <w:ilvl w:val="0"/>
          <w:numId w:val="22"/>
        </w:numPr>
        <w:spacing w:before="207"/>
        <w:ind w:firstLine="567"/>
      </w:pPr>
      <w:bookmarkStart w:id="44" w:name="_Toc18262"/>
      <w:bookmarkStart w:id="45" w:name="_Toc3158"/>
      <w:r>
        <w:rPr>
          <w:rFonts w:hint="eastAsia"/>
        </w:rPr>
        <w:t>服装行业发展现状</w:t>
      </w:r>
      <w:bookmarkEnd w:id="44"/>
      <w:bookmarkEnd w:id="45"/>
    </w:p>
    <w:p w14:paraId="056FE519">
      <w:pPr>
        <w:pStyle w:val="53"/>
        <w:ind w:firstLine="486"/>
        <w:rPr>
          <w:rFonts w:hint="eastAsia" w:cs="宋体"/>
          <w:color w:val="auto"/>
          <w:lang w:bidi="ar"/>
        </w:rPr>
      </w:pPr>
      <w:r>
        <w:rPr>
          <w:rFonts w:hint="eastAsia" w:cs="宋体"/>
          <w:color w:val="auto"/>
          <w:lang w:bidi="ar"/>
        </w:rPr>
        <w:t>服装产业作为国家经济体系中的关键构成，在推动国民经济增长与塑造民生消费格局方面发挥着不可替代的作用。近年来，服装行业竞争加剧，发展机遇与挑战并存，受经济增长速度放缓和供给侧改革深化影响，当前正经历由传统制造向智能制造与数字化管理的深刻转型；与此同时，全球经济复苏乏力导致外需市场萎缩，服装出口下行压力骤增。此外，由于原材料价格上涨、劳动力成本上升和国内需求疲软等压力，服装企业在生产规模上也呈现下降趋势。</w:t>
      </w:r>
    </w:p>
    <w:p w14:paraId="30B49134">
      <w:pPr>
        <w:pStyle w:val="53"/>
        <w:ind w:firstLine="486"/>
        <w:rPr>
          <w:rFonts w:hint="eastAsia" w:cs="宋体"/>
          <w:color w:val="auto"/>
          <w:lang w:bidi="ar"/>
        </w:rPr>
      </w:pPr>
      <w:bookmarkStart w:id="46" w:name="_Toc1450"/>
      <w:r>
        <w:rPr>
          <w:rFonts w:hint="eastAsia" w:cs="宋体"/>
          <w:color w:val="auto"/>
          <w:lang w:bidi="ar"/>
        </w:rPr>
        <w:t>据国家统计局数据显示：2024 年我国限额以上单位服装类商品零售额同比增长0.1%，增速较2023年大幅回落15.3个百分点，市场增长动能明显减弱。尽管整体零售保持微增，但传统渠道承压，重点大型零售企业服装零售额同比下降4.9%。在线上市场，实物商品网上穿类商品零售额同比增长1.5%，增速较2023年回落9.3个百分点，线上增长亦显著放缓。总的来看，我国服装业的形势是比较复杂、严峻的。为此，服装企业要认清形势，坚定不移地加快创新发展步伐，不断推进现代产业体系的建设，推进服装产业的发展向“高端化、智能化、绿色化、融合化”发展。同时也要把握大局、强抓机遇，以适应市场变化与挑战。</w:t>
      </w:r>
    </w:p>
    <w:p w14:paraId="1A33364F">
      <w:pPr>
        <w:pStyle w:val="51"/>
        <w:numPr>
          <w:ilvl w:val="0"/>
          <w:numId w:val="22"/>
        </w:numPr>
        <w:spacing w:before="207"/>
        <w:ind w:firstLine="567"/>
        <w:rPr>
          <w:rFonts w:hint="eastAsia"/>
        </w:rPr>
      </w:pPr>
      <w:bookmarkStart w:id="47" w:name="_Toc1925"/>
      <w:r>
        <w:rPr>
          <w:rFonts w:hint="eastAsia"/>
        </w:rPr>
        <w:t>轻资产运营模式在服装行业的应用</w:t>
      </w:r>
      <w:bookmarkEnd w:id="47"/>
    </w:p>
    <w:p w14:paraId="39B733F0">
      <w:pPr>
        <w:pStyle w:val="53"/>
        <w:ind w:firstLine="486"/>
        <w:rPr>
          <w:rFonts w:hint="eastAsia" w:cs="宋体"/>
          <w:color w:val="auto"/>
          <w:lang w:bidi="ar"/>
        </w:rPr>
      </w:pPr>
      <w:r>
        <w:rPr>
          <w:rFonts w:hint="eastAsia" w:cs="宋体"/>
          <w:color w:val="auto"/>
          <w:lang w:bidi="ar"/>
        </w:rPr>
        <w:t>当今轻资产在服装领域中的运用逐渐成为服装行业发展的主流。轻资产模式指企业固定资产投资投入最小化、将外部资源利用最大化，通过提高企业的经营效率和灵活性来追求经济效益。它的演变可以分为三个阶段：</w:t>
      </w:r>
    </w:p>
    <w:p w14:paraId="445063B7">
      <w:pPr>
        <w:widowControl/>
        <w:wordWrap w:val="0"/>
        <w:spacing w:line="400" w:lineRule="exact"/>
        <w:ind w:firstLine="484" w:firstLineChars="200"/>
        <w:rPr>
          <w:rFonts w:hint="eastAsia" w:ascii="宋体" w:hAnsi="宋体" w:cs="宋体"/>
          <w:kern w:val="0"/>
          <w:lang w:bidi="ar"/>
        </w:rPr>
      </w:pPr>
      <w:r>
        <w:rPr>
          <w:rFonts w:hint="eastAsia" w:cs="宋体"/>
          <w:lang w:bidi="ar"/>
        </w:rPr>
        <w:t>第一阶段：外包生产职能。基于生产外包的第一代轻资产模式侧重于重资产剥离，通过将生产场所、设备投资外包实现营运成本最小化。由于专业供应商拥有先进的生产和流程等方面的专业技能，这种轻资产模式不仅保证了产品质量和生产效率，而且还帮助企业高度灵活性地应对市场。同时，由于产品原材料价格变动、生产安全等经营风险转移至供应链上游企业，使得轻资产企业更能聚焦经营核心业务，</w:t>
      </w:r>
      <w:r>
        <w:rPr>
          <w:rFonts w:hint="eastAsia" w:ascii="宋体" w:hAnsi="宋体" w:cs="宋体"/>
          <w:kern w:val="0"/>
          <w:lang w:bidi="ar"/>
        </w:rPr>
        <w:t>以轻量化资产结构灵活应对市场竞争。</w:t>
      </w:r>
    </w:p>
    <w:p w14:paraId="5B0E420A">
      <w:pPr>
        <w:pStyle w:val="53"/>
        <w:ind w:firstLine="486"/>
        <w:rPr>
          <w:rFonts w:hint="eastAsia" w:cs="宋体"/>
          <w:color w:val="auto"/>
          <w:lang w:bidi="ar"/>
        </w:rPr>
      </w:pPr>
      <w:r>
        <w:rPr>
          <w:rFonts w:hint="eastAsia" w:cs="宋体"/>
          <w:color w:val="auto"/>
          <w:lang w:bidi="ar"/>
        </w:rPr>
        <w:t>第二阶段：外包资金投入。作为第二代轻资产服装企业的代表，海澜之家通过全托管特许加盟模式对加盟店实施直营化管理。企业将外包链条由生产、销售延伸至资金投入，由加盟商承担资本与运营责任，自身专注于品牌与管理输出，从而在保留规模优势的同时完成资本结构的轻资产化转型。</w:t>
      </w:r>
    </w:p>
    <w:p w14:paraId="4D085C50">
      <w:pPr>
        <w:pStyle w:val="53"/>
        <w:ind w:firstLine="486"/>
        <w:rPr>
          <w:rFonts w:hint="eastAsia" w:cs="宋体"/>
          <w:color w:val="auto"/>
          <w:lang w:bidi="ar"/>
        </w:rPr>
      </w:pPr>
      <w:r>
        <w:rPr>
          <w:rFonts w:hint="eastAsia" w:cs="宋体"/>
          <w:color w:val="auto"/>
          <w:lang w:bidi="ar"/>
        </w:rPr>
        <w:t>第三个阶段：供应链管理精准化。以PPG为典型代表的无实体门店轻资产服装企业，在第三代运营中广泛应用ERP系统、大数据分析及云计算等前沿技术，对供应链各个环节进行实时监控，对市场需求进行精准预测，对市场变化做出快速反应，对库存、物流进行有效管理，从而实现成本控制和利润提升。尽管如此，这种能够实现“全链轻量化”的精准供应链，目前在国内仍属稀缺能力。对于绝大多数轻资产服装企业而言，如何突破资源统筹瓶颈并提升供应链韧性，仍是亟待解决的战略难题。</w:t>
      </w:r>
    </w:p>
    <w:p w14:paraId="54CA4B5E">
      <w:pPr>
        <w:pStyle w:val="50"/>
        <w:numPr>
          <w:ilvl w:val="0"/>
          <w:numId w:val="21"/>
        </w:numPr>
        <w:spacing w:before="207" w:after="207"/>
        <w:rPr>
          <w:rFonts w:hint="default"/>
        </w:rPr>
      </w:pPr>
      <w:bookmarkStart w:id="48" w:name="_Toc3447"/>
      <w:r>
        <w:t>M公司概况</w:t>
      </w:r>
      <w:bookmarkEnd w:id="46"/>
      <w:bookmarkEnd w:id="48"/>
    </w:p>
    <w:p w14:paraId="6FBA3AF9">
      <w:pPr>
        <w:pStyle w:val="51"/>
        <w:numPr>
          <w:ilvl w:val="0"/>
          <w:numId w:val="23"/>
        </w:numPr>
        <w:spacing w:before="207"/>
        <w:ind w:firstLine="567"/>
      </w:pPr>
      <w:bookmarkStart w:id="49" w:name="_Toc5395"/>
      <w:bookmarkStart w:id="50" w:name="_Toc8778"/>
      <w:r>
        <w:rPr>
          <w:rFonts w:hint="eastAsia"/>
        </w:rPr>
        <w:t>M公司基本情况</w:t>
      </w:r>
      <w:bookmarkEnd w:id="49"/>
      <w:bookmarkEnd w:id="50"/>
    </w:p>
    <w:p w14:paraId="56755CE4">
      <w:pPr>
        <w:pStyle w:val="53"/>
        <w:ind w:firstLine="486"/>
        <w:rPr>
          <w:rFonts w:hint="eastAsia" w:cs="宋体"/>
          <w:color w:val="auto"/>
          <w:lang w:bidi="ar"/>
        </w:rPr>
      </w:pPr>
      <w:r>
        <w:rPr>
          <w:rFonts w:hint="eastAsia" w:cs="宋体"/>
          <w:color w:val="auto"/>
          <w:lang w:bidi="ar"/>
        </w:rPr>
        <w:t>M公司是一家专门从事男装和针纺织品的综合型服装企业，公司的发展历程可以分为自主品牌孵化期、品牌经营崛起期、战略转型升级期三个时期。它属于福建省第一批在深交所上市的公司（2004年上市），公司自1990年创立至今，主要从事高品质男装和针纺织品设计、制造、生产和营销，并建立了多样化的产品体系，涉及商务装、时尚休闲、运动休闲等多场景产品。</w:t>
      </w:r>
    </w:p>
    <w:p w14:paraId="6F79692C">
      <w:pPr>
        <w:pStyle w:val="53"/>
        <w:ind w:firstLine="486"/>
        <w:rPr>
          <w:rFonts w:hint="eastAsia" w:cs="宋体"/>
          <w:color w:val="auto"/>
          <w:lang w:bidi="ar"/>
        </w:rPr>
      </w:pPr>
      <w:del w:id="1338" w:author="司马长风" w:date="2026-04-24T16:54:17Z">
        <w:r>
          <w:rPr>
            <w:rFonts w:hint="eastAsia" w:cs="宋体"/>
            <w:color w:val="auto"/>
            <w:lang w:bidi="ar"/>
          </w:rPr>
          <w:delText>遵循</w:delText>
        </w:r>
      </w:del>
      <w:ins w:id="1339" w:author="司马长风" w:date="2026-04-24T16:54:17Z">
        <w:r>
          <w:rPr/>
          <w:t>按照</w:t>
        </w:r>
      </w:ins>
      <w:r>
        <w:t>微笑曲线理论，M公司在2013年实施轻资产运营，从制造环节向两端的研发设计、品牌营销环节倾斜，向供应链精细运营要价值，在运营上实现轻装前行，由传统制造企业发展成为一个现代服饰集团。如今，M公司有七大产品系列，包括国际设计师系列(Karl Lagerfeld)、经典商务系列、时尚休闲系列、童装系列等，并以“自主孵化、战略投资”相结合的方式自主推出过“16N”、“Wolf Totem”等子品牌，“品牌矩阵”层次丰富。同时通过系列战略举措持续巩固行业领先地位，例如实行跨界联名（苏炳添），强化“中国茄克领航者”IP，输出品牌文化；与国际奢侈品牌商Karl Lagerfeld深度合作，实现子品牌年度业绩首次扭亏。在渠道经营上，公司现已建立覆盖全国的1,800余个零售终端网络，形成了“直营+加盟”的立体化渠道系统。</w:t>
      </w:r>
    </w:p>
    <w:p w14:paraId="1FC4AEBA">
      <w:pPr>
        <w:pStyle w:val="53"/>
        <w:ind w:firstLine="486"/>
        <w:rPr>
          <w:rFonts w:hint="eastAsia" w:cs="宋体"/>
          <w:color w:val="auto"/>
          <w:lang w:bidi="ar"/>
        </w:rPr>
      </w:pPr>
      <w:r>
        <w:rPr>
          <w:rFonts w:hint="eastAsia" w:cs="宋体"/>
          <w:color w:val="auto"/>
          <w:lang w:bidi="ar"/>
        </w:rPr>
        <w:t>据行业数据显示，该品牌连续24年蝉联同类产品市场占有率首位，其成功实践为中国传统服饰企业的转型升级提供了典型范式。在产学研融合方面，企业持续将狼性文化基因与新生代消费群体的审美诉求有机结合，通过数字化设计平台和柔性供应链体系的协同创新，持续强化在男装领域的标杆地位。</w:t>
      </w:r>
      <w:bookmarkStart w:id="51" w:name="_Toc19899"/>
    </w:p>
    <w:p w14:paraId="576FE538">
      <w:pPr>
        <w:pStyle w:val="53"/>
        <w:ind w:firstLine="486"/>
        <w:rPr>
          <w:rFonts w:hint="eastAsia" w:cs="宋体"/>
          <w:color w:val="auto"/>
          <w:lang w:bidi="ar"/>
        </w:rPr>
      </w:pPr>
    </w:p>
    <w:p w14:paraId="7AB97267">
      <w:pPr>
        <w:pStyle w:val="51"/>
        <w:numPr>
          <w:ilvl w:val="0"/>
          <w:numId w:val="23"/>
        </w:numPr>
        <w:spacing w:before="207"/>
        <w:ind w:firstLine="567"/>
        <w:rPr>
          <w:rFonts w:hint="eastAsia"/>
        </w:rPr>
      </w:pPr>
      <w:bookmarkStart w:id="52" w:name="_Toc29209"/>
      <w:r>
        <w:rPr>
          <w:rFonts w:hint="eastAsia"/>
        </w:rPr>
        <w:t>M公司的发展历程</w:t>
      </w:r>
      <w:bookmarkEnd w:id="51"/>
      <w:bookmarkEnd w:id="52"/>
    </w:p>
    <w:p w14:paraId="3766CA30">
      <w:pPr>
        <w:pStyle w:val="53"/>
        <w:ind w:firstLine="486"/>
        <w:rPr>
          <w:rFonts w:hint="eastAsia" w:cs="宋体"/>
          <w:color w:val="auto"/>
          <w:lang w:bidi="ar"/>
        </w:rPr>
      </w:pPr>
      <w:bookmarkStart w:id="53" w:name="_Toc5393"/>
      <w:r>
        <w:rPr>
          <w:rFonts w:hint="eastAsia" w:cs="宋体"/>
          <w:color w:val="auto"/>
          <w:lang w:bidi="ar"/>
        </w:rPr>
        <w:t>在梳理了M公司的发展历程之后，我们把它分为三个阶段</w:t>
      </w:r>
      <w:bookmarkEnd w:id="53"/>
      <w:r>
        <w:rPr>
          <w:rFonts w:hint="eastAsia" w:cs="宋体"/>
          <w:color w:val="auto"/>
          <w:lang w:bidi="ar"/>
        </w:rPr>
        <w:t>：</w:t>
      </w:r>
    </w:p>
    <w:p w14:paraId="7D675525">
      <w:pPr>
        <w:pStyle w:val="53"/>
        <w:numPr>
          <w:ilvl w:val="0"/>
          <w:numId w:val="24"/>
        </w:numPr>
        <w:ind w:firstLineChars="0"/>
        <w:rPr>
          <w:rFonts w:cs="宋体"/>
          <w:color w:val="auto"/>
          <w:lang w:bidi="ar"/>
        </w:rPr>
      </w:pPr>
      <w:bookmarkStart w:id="54" w:name="_Toc13289"/>
      <w:r>
        <w:rPr>
          <w:rFonts w:hint="eastAsia" w:cs="宋体"/>
          <w:color w:val="auto"/>
          <w:lang w:bidi="ar"/>
        </w:rPr>
        <w:t>自主品牌孵化期</w:t>
      </w:r>
      <w:r>
        <w:rPr>
          <w:rFonts w:hint="eastAsia" w:cs="宋体"/>
          <w:color w:val="000000"/>
          <w:lang w:bidi="ar"/>
        </w:rPr>
        <w:t>（1990-1997年）</w:t>
      </w:r>
    </w:p>
    <w:p w14:paraId="003A781D">
      <w:pPr>
        <w:pStyle w:val="53"/>
        <w:ind w:firstLine="486"/>
        <w:rPr>
          <w:rFonts w:hint="eastAsia" w:cs="宋体"/>
          <w:color w:val="auto"/>
          <w:lang w:bidi="ar"/>
        </w:rPr>
      </w:pPr>
      <w:r>
        <w:t>该阶段企业实现了从区域品牌到全国性服饰企业的关键蜕变，步入了规模化发展新阶段。M公司1990年完成商标注册，在福建省服装企业中开创了自主知识产权保护的先河。同年上市的双色茄克设计，以“茄克专家”的产品形象，通过对“中国茄克之王”的精准定位，迅速在全国消费市场获得认可。在此期间，企业还初步</w:t>
      </w:r>
      <w:del w:id="1340" w:author="司马长风" w:date="2026-04-24T16:54:17Z">
        <w:r>
          <w:rPr>
            <w:rFonts w:hint="eastAsia" w:cs="宋体"/>
            <w:color w:val="auto"/>
            <w:lang w:bidi="ar"/>
          </w:rPr>
          <w:delText>构建</w:delText>
        </w:r>
      </w:del>
      <w:ins w:id="1341" w:author="司马长风" w:date="2026-04-24T16:54:17Z">
        <w:r>
          <w:rPr/>
          <w:t>建立</w:t>
        </w:r>
      </w:ins>
      <w:r>
        <w:t>“创新基因+市场敏锐度”的核心文化体系，为后续发展奠定战略基础。</w:t>
      </w:r>
    </w:p>
    <w:p w14:paraId="5E1E93D3">
      <w:pPr>
        <w:pStyle w:val="53"/>
        <w:numPr>
          <w:ilvl w:val="0"/>
          <w:numId w:val="24"/>
        </w:numPr>
        <w:ind w:firstLineChars="0"/>
        <w:rPr>
          <w:rFonts w:cs="宋体"/>
          <w:color w:val="auto"/>
          <w:lang w:bidi="ar"/>
        </w:rPr>
      </w:pPr>
      <w:r>
        <w:rPr>
          <w:rFonts w:hint="eastAsia" w:cs="宋体"/>
          <w:color w:val="auto"/>
          <w:lang w:bidi="ar"/>
        </w:rPr>
        <w:t>品牌经营崛起期</w:t>
      </w:r>
      <w:r>
        <w:rPr>
          <w:rFonts w:hint="eastAsia" w:cs="宋体"/>
          <w:color w:val="000000"/>
          <w:lang w:bidi="ar"/>
        </w:rPr>
        <w:t>（1997-2013年）</w:t>
      </w:r>
    </w:p>
    <w:p w14:paraId="5619F4B2">
      <w:pPr>
        <w:pStyle w:val="53"/>
        <w:ind w:firstLine="486"/>
        <w:rPr>
          <w:rFonts w:hint="eastAsia" w:cs="宋体"/>
          <w:color w:val="auto"/>
          <w:lang w:bidi="ar"/>
        </w:rPr>
      </w:pPr>
      <w:r>
        <w:rPr>
          <w:rFonts w:hint="eastAsia" w:cs="宋体"/>
          <w:color w:val="auto"/>
          <w:lang w:bidi="ar"/>
        </w:rPr>
        <w:t>该阶段企业依托轻资产运营逻辑，实现了规模的快速跃升：一方面，1997年通过连锁加盟模式以轻资产撬动渠道资源；另一方面，借势皇马中国行等顶级体育赛事，以低成本营销杠杆显著提升品牌知名度。2004年深交所上市使其成为国内男装行业资本化先驱，至2012年实现营业收入35亿元，较IPO初期增长13倍，印证战略扩张成效。</w:t>
      </w:r>
    </w:p>
    <w:p w14:paraId="3CCD403C">
      <w:pPr>
        <w:pStyle w:val="53"/>
        <w:numPr>
          <w:ilvl w:val="0"/>
          <w:numId w:val="24"/>
        </w:numPr>
        <w:ind w:firstLineChars="0"/>
        <w:rPr>
          <w:rFonts w:cs="宋体"/>
          <w:color w:val="auto"/>
          <w:lang w:bidi="ar"/>
        </w:rPr>
      </w:pPr>
      <w:r>
        <w:rPr>
          <w:rFonts w:hint="eastAsia" w:cs="宋体"/>
          <w:color w:val="auto"/>
          <w:lang w:bidi="ar"/>
        </w:rPr>
        <w:t>战略转型升级期</w:t>
      </w:r>
      <w:r>
        <w:rPr>
          <w:rFonts w:hint="eastAsia" w:cs="宋体"/>
          <w:color w:val="000000"/>
          <w:lang w:bidi="ar"/>
        </w:rPr>
        <w:t>（2014年至今）</w:t>
      </w:r>
    </w:p>
    <w:p w14:paraId="29260308">
      <w:pPr>
        <w:pStyle w:val="53"/>
        <w:ind w:firstLine="486"/>
        <w:rPr>
          <w:rFonts w:hint="eastAsia" w:cs="宋体"/>
          <w:color w:val="auto"/>
          <w:lang w:bidi="ar"/>
        </w:rPr>
      </w:pPr>
      <w:r>
        <w:rPr>
          <w:rFonts w:hint="eastAsia" w:cs="宋体"/>
          <w:color w:val="auto"/>
          <w:lang w:bidi="ar"/>
        </w:rPr>
        <w:t>新时代背景下，M公司实施“双轮驱动”战略：实业界发力，完成针纺类商标整合，收购国际轻奢Karl Lagerfeld品牌，打出了“核心品牌+战略投资”的“组合拳”；投资界与专业机构合作建立时尚投资平台，继续深化供应链数字化等。该阶段M公司通过采取“实业精细化+投资平台化”战略方针，实现了从传统型企业向现代时尚集团的发展战略转换，奠定了行业高地。</w:t>
      </w:r>
    </w:p>
    <w:p w14:paraId="324F1D74">
      <w:pPr>
        <w:pStyle w:val="50"/>
        <w:numPr>
          <w:ilvl w:val="0"/>
          <w:numId w:val="21"/>
        </w:numPr>
        <w:spacing w:before="207" w:after="207"/>
        <w:rPr>
          <w:rFonts w:hint="default"/>
        </w:rPr>
      </w:pPr>
      <w:bookmarkStart w:id="55" w:name="_Toc32490"/>
      <w:r>
        <w:t>M公司轻资产运营模式现状分析</w:t>
      </w:r>
      <w:bookmarkEnd w:id="54"/>
      <w:bookmarkEnd w:id="55"/>
    </w:p>
    <w:p w14:paraId="2029B2ED">
      <w:pPr>
        <w:pStyle w:val="51"/>
        <w:numPr>
          <w:ilvl w:val="0"/>
          <w:numId w:val="25"/>
        </w:numPr>
        <w:spacing w:before="207"/>
        <w:ind w:firstLine="567"/>
      </w:pPr>
      <w:bookmarkStart w:id="56" w:name="_Toc17042"/>
      <w:bookmarkStart w:id="57" w:name="_Toc11896"/>
      <w:r>
        <w:rPr>
          <w:rFonts w:hint="eastAsia"/>
        </w:rPr>
        <w:t>M公司轻资产运营模式运营现状</w:t>
      </w:r>
      <w:bookmarkEnd w:id="56"/>
      <w:bookmarkEnd w:id="57"/>
    </w:p>
    <w:p w14:paraId="7AC1E205">
      <w:pPr>
        <w:pStyle w:val="53"/>
        <w:ind w:firstLine="486"/>
      </w:pPr>
      <w:r>
        <w:t>2013年之前，M公司采取垂直一体化模式经营，其表现主要有：（1）供应链管理松散，依靠批发进行渠道销售，库存周转率低，季节性库存不足；（2）终端门头大规模扩充，加之店铺租金、人工等成本日益增长，出现很多经营低效的低效终端；（3）受2012年前后宏观经济增速放缓这一影响，消费不振、运营成本刚性增长的双重挤压下，公司2013年净利润出现上市以来首次负增长（-32.46%），经营模式已经不适应当时的市场环境。面对终端持续的亏本经营、消费结构的变化，M公司自2013年起全面推进策略的变革。一是改造运营模式，从粗放的管理向精细的运营转向，革新企业的内部管理。如通过ERP升级改造了供应链可视化，实施动态库存预警管理，存货周转天数从2013年的218天压缩到2015年的182天。二是开发终端渠道。实施“关店提质”策略，2016年低效门市占比由2013年的37％下降至12％，终端在一些主打商圈实行联营销售模式，共担风险实现渠道经营杠杆化。规划O2O立体销售通路，把O2O渠道从单纯的过季产品清分销渠道向陈设当季新品、网络产品的销售通路转型。2015年，公司电商的销售额占比超过了20％，线上业务已成为公司的新增长点。三是实施机制创新。此外，建立“权责对等的过程性激励模型”，将对经销商的考核从单一的销售业绩扩展到库存周转率、客户回购率等平衡计分卡指标，形成经销商有风险、有回报的利益共同体，</w:t>
      </w:r>
      <w:del w:id="1342" w:author="司马长风" w:date="2026-04-24T16:54:17Z">
        <w:r>
          <w:rPr>
            <w:rFonts w:hint="eastAsia" w:cs="宋体"/>
            <w:color w:val="auto"/>
            <w:lang w:bidi="ar"/>
          </w:rPr>
          <w:delText>构建</w:delText>
        </w:r>
      </w:del>
      <w:ins w:id="1343" w:author="司马长风" w:date="2026-04-24T16:54:17Z">
        <w:r>
          <w:rPr/>
          <w:t>建立</w:t>
        </w:r>
      </w:ins>
      <w:r>
        <w:t>保持供应链和组织稳定的竞争力，M公司是本土服装企业的轻资产转型“范本”，用战略聚焦和模式创新带动了企业运营效率大幅提升，它也印证了在消费换代和数字化浪潮背景下，传统制造企业舍弃重资产、改变价值链、打造商业模式仍然可以有二次增长。</w:t>
      </w:r>
    </w:p>
    <w:p w14:paraId="7B08D54C">
      <w:pPr>
        <w:ind w:firstLine="0"/>
        <w:jc w:val="center"/>
        <w:rPr>
          <w:sz w:val="21"/>
          <w:szCs w:val="21"/>
        </w:rPr>
      </w:pPr>
      <w:del w:id="1344" w:author="司马长风" w:date="2026-04-24T16:54:17Z">
        <w:r>
          <w:rPr>
            <w:sz w:val="21"/>
            <w:szCs w:val="21"/>
          </w:rPr>
          <mc:AlternateContent>
            <mc:Choice Requires="wps">
              <w:drawing>
                <wp:anchor distT="0" distB="0" distL="114300" distR="114300" simplePos="0" relativeHeight="251662336" behindDoc="0" locked="0" layoutInCell="1" allowOverlap="1">
                  <wp:simplePos x="0" y="0"/>
                  <wp:positionH relativeFrom="column">
                    <wp:posOffset>1268730</wp:posOffset>
                  </wp:positionH>
                  <wp:positionV relativeFrom="paragraph">
                    <wp:posOffset>987425</wp:posOffset>
                  </wp:positionV>
                  <wp:extent cx="1151890" cy="304800"/>
                  <wp:effectExtent l="0" t="0" r="0" b="0"/>
                  <wp:wrapNone/>
                  <wp:docPr id="25" name="文本框 652"/>
                  <wp:cNvGraphicFramePr/>
                  <a:graphic xmlns:a="http://schemas.openxmlformats.org/drawingml/2006/main">
                    <a:graphicData uri="http://schemas.microsoft.com/office/word/2010/wordprocessingShape">
                      <wps:wsp>
                        <wps:cNvSpPr txBox="1"/>
                        <wps:spPr>
                          <a:xfrm>
                            <a:off x="0" y="0"/>
                            <a:ext cx="1151890" cy="304800"/>
                          </a:xfrm>
                          <a:prstGeom prst="rect">
                            <a:avLst/>
                          </a:prstGeom>
                          <a:noFill/>
                          <a:ln>
                            <a:noFill/>
                          </a:ln>
                        </wps:spPr>
                        <wps:txbx>
                          <w:txbxContent>
                            <w:p w14:paraId="1B55655D">
                              <w:pPr>
                                <w:ind w:firstLine="0"/>
                                <w:jc w:val="left"/>
                                <w:rPr>
                                  <w:sz w:val="18"/>
                                  <w:szCs w:val="13"/>
                                </w:rPr>
                              </w:pPr>
                              <w:r>
                                <w:rPr>
                                  <w:rFonts w:hint="eastAsia"/>
                                  <w:color w:val="000000"/>
                                  <w:sz w:val="18"/>
                                  <w:szCs w:val="13"/>
                                </w:rPr>
                                <w:t>指导市场策略</w:t>
                              </w:r>
                            </w:p>
                          </w:txbxContent>
                        </wps:txbx>
                        <wps:bodyPr upright="1"/>
                      </wps:wsp>
                    </a:graphicData>
                  </a:graphic>
                </wp:anchor>
              </w:drawing>
            </mc:Choice>
            <mc:Fallback>
              <w:pict>
                <v:shape id="文本框 652" o:spid="_x0000_s1026" o:spt="202" type="#_x0000_t202" style="position:absolute;left:0pt;margin-left:99.9pt;margin-top:77.75pt;height:24pt;width:90.7pt;z-index:251662336;mso-width-relative:page;mso-height-relative:page;" filled="f" stroked="f" coordsize="21600,21600" o:gfxdata="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BTDg+j&#10;1wAAAAsBAAAPAAAAAAAAAAEAIAAAACIAAABkcnMvZG93bnJldi54bWxQSwECFAAUAAAACACHTuJA&#10;DGmnqLABAABRAwAADgAAAAAAAAABACAAAAAmAQAAZHJzL2Uyb0RvYy54bWxQSwUGAAAAAAYABgBZ&#10;AQAASAUAAAAA&#10;">
                  <v:fill on="f" focussize="0,0"/>
                  <v:stroke on="f"/>
                  <v:imagedata o:title=""/>
                  <o:lock v:ext="edit" aspectratio="f"/>
                  <v:textbox>
                    <w:txbxContent>
                      <w:p w14:paraId="1B55655D">
                        <w:pPr>
                          <w:ind w:firstLine="0"/>
                          <w:jc w:val="left"/>
                          <w:rPr>
                            <w:sz w:val="18"/>
                            <w:szCs w:val="13"/>
                          </w:rPr>
                        </w:pPr>
                        <w:r>
                          <w:rPr>
                            <w:rFonts w:hint="eastAsia"/>
                            <w:color w:val="000000"/>
                            <w:sz w:val="18"/>
                            <w:szCs w:val="13"/>
                          </w:rPr>
                          <w:t>指导市场策略</w:t>
                        </w:r>
                      </w:p>
                    </w:txbxContent>
                  </v:textbox>
                </v:shape>
              </w:pict>
            </mc:Fallback>
          </mc:AlternateContent>
        </w:r>
      </w:del>
      <w:ins w:id="1346" w:author="司马长风" w:date="2026-04-24T16:54:17Z">
        <w:r>
          <w:rPr>
            <w:sz w:val="21"/>
            <w:szCs w:val="21"/>
          </w:rPr>
          <mc:AlternateContent>
            <mc:Choice Requires="wps">
              <w:drawing>
                <wp:anchor distT="0" distB="0" distL="114300" distR="114300" simplePos="0" relativeHeight="251663360" behindDoc="0" locked="0" layoutInCell="1" allowOverlap="1">
                  <wp:simplePos x="0" y="0"/>
                  <wp:positionH relativeFrom="column">
                    <wp:posOffset>1268730</wp:posOffset>
                  </wp:positionH>
                  <wp:positionV relativeFrom="paragraph">
                    <wp:posOffset>987425</wp:posOffset>
                  </wp:positionV>
                  <wp:extent cx="1151890" cy="304800"/>
                  <wp:effectExtent l="0" t="0" r="0" b="0"/>
                  <wp:wrapNone/>
                  <wp:docPr id="71" name="文本框 652"/>
                  <wp:cNvGraphicFramePr/>
                  <a:graphic xmlns:a="http://schemas.openxmlformats.org/drawingml/2006/main">
                    <a:graphicData uri="http://schemas.microsoft.com/office/word/2010/wordprocessingShape">
                      <wps:wsp>
                        <wps:cNvSpPr txBox="1"/>
                        <wps:spPr>
                          <a:xfrm>
                            <a:off x="0" y="0"/>
                            <a:ext cx="1151890" cy="304800"/>
                          </a:xfrm>
                          <a:prstGeom prst="rect">
                            <a:avLst/>
                          </a:prstGeom>
                          <a:noFill/>
                          <a:ln>
                            <a:noFill/>
                          </a:ln>
                        </wps:spPr>
                        <wps:txbx>
                          <w:txbxContent>
                            <w:p w14:paraId="6DFF0BB0">
                              <w:pPr>
                                <w:ind w:firstLine="0"/>
                                <w:jc w:val="left"/>
                                <w:rPr>
                                  <w:ins w:id="1348" w:author="司马长风" w:date="2026-04-24T16:54:17Z"/>
                                  <w:sz w:val="18"/>
                                  <w:szCs w:val="13"/>
                                </w:rPr>
                              </w:pPr>
                              <w:ins w:id="1349" w:author="司马长风" w:date="2026-04-24T16:54:17Z">
                                <w:r>
                                  <w:rPr>
                                    <w:rFonts w:hint="eastAsia"/>
                                    <w:color w:val="000000"/>
                                    <w:sz w:val="18"/>
                                    <w:szCs w:val="13"/>
                                  </w:rPr>
                                  <w:t>指导市场策略</w:t>
                                </w:r>
                              </w:ins>
                            </w:p>
                          </w:txbxContent>
                        </wps:txbx>
                        <wps:bodyPr upright="1"/>
                      </wps:wsp>
                    </a:graphicData>
                  </a:graphic>
                </wp:anchor>
              </w:drawing>
            </mc:Choice>
            <mc:Fallback>
              <w:pict>
                <v:shape id="文本框 652" o:spid="_x0000_s1026" o:spt="202" type="#_x0000_t202" style="position:absolute;left:0pt;margin-left:99.9pt;margin-top:77.75pt;height:24pt;width:90.7pt;z-index:251663360;mso-width-relative:page;mso-height-relative:page;" filled="f" stroked="f" coordsize="21600,21600" o:gfxdata="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MOD6PX&#10;AAAACwEAAA8AAAAAAAAAAQAgAAAAIgAAAGRycy9kb3ducmV2LnhtbFBLAQIUABQAAAAIAIdO4kDa&#10;6ngkrwEAAFEDAAAOAAAAAAAAAAEAIAAAACYBAABkcnMvZTJvRG9jLnhtbFBLBQYAAAAABgAGAFkB&#10;AABHBQAAAAA=&#10;">
                  <v:fill on="f" focussize="0,0"/>
                  <v:stroke on="f"/>
                  <v:imagedata o:title=""/>
                  <o:lock v:ext="edit" aspectratio="f"/>
                  <v:textbox>
                    <w:txbxContent>
                      <w:p w14:paraId="6DFF0BB0">
                        <w:pPr>
                          <w:ind w:firstLine="0"/>
                          <w:jc w:val="left"/>
                          <w:rPr>
                            <w:ins w:id="1350" w:author="司马长风" w:date="2026-04-24T16:54:17Z"/>
                            <w:sz w:val="18"/>
                            <w:szCs w:val="13"/>
                          </w:rPr>
                        </w:pPr>
                        <w:ins w:id="1351" w:author="司马长风" w:date="2026-04-24T16:54:17Z">
                          <w:r>
                            <w:rPr>
                              <w:rFonts w:hint="eastAsia"/>
                              <w:color w:val="000000"/>
                              <w:sz w:val="18"/>
                              <w:szCs w:val="13"/>
                            </w:rPr>
                            <w:t>指导市场策略</w:t>
                          </w:r>
                        </w:ins>
                      </w:p>
                    </w:txbxContent>
                  </v:textbox>
                </v:shape>
              </w:pict>
            </mc:Fallback>
          </mc:AlternateContent>
        </w:r>
      </w:ins>
      <w:ins w:id="1352" w:author="司马长风" w:date="2026-04-24T16:54:17Z">
        <w:r>
          <w:rPr/>
          <mc:AlternateContent>
            <mc:Choice Requires="wpc">
              <w:drawing>
                <wp:inline distT="0" distB="0" distL="114300" distR="114300">
                  <wp:extent cx="5318125" cy="2437765"/>
                  <wp:effectExtent l="0" t="0" r="0" b="0"/>
                  <wp:docPr id="92" name="画布 622"/>
                  <wp:cNvGraphicFramePr/>
                  <a:graphic xmlns:a="http://schemas.openxmlformats.org/drawingml/2006/main">
                    <a:graphicData uri="http://schemas.microsoft.com/office/word/2010/wordprocessingCanvas">
                      <wpc:wpc>
                        <wpc:bg>
                          <a:noFill/>
                        </wpc:bg>
                        <wpc:whole>
                          <a:ln>
                            <a:noFill/>
                          </a:ln>
                        </wpc:whole>
                        <wps:wsp>
                          <wps:cNvPr id="72" name="文本框 623"/>
                          <wps:cNvSpPr txBox="1"/>
                          <wps:spPr>
                            <a:xfrm>
                              <a:off x="885804" y="337109"/>
                              <a:ext cx="715003" cy="364510"/>
                            </a:xfrm>
                            <a:prstGeom prst="rect">
                              <a:avLst/>
                            </a:prstGeom>
                            <a:noFill/>
                            <a:ln w="9525" cap="flat" cmpd="sng">
                              <a:solidFill>
                                <a:srgbClr val="000000"/>
                              </a:solidFill>
                              <a:prstDash val="solid"/>
                              <a:miter/>
                              <a:headEnd type="none" w="med" len="med"/>
                              <a:tailEnd type="none" w="med" len="med"/>
                            </a:ln>
                          </wps:spPr>
                          <wps:txbx>
                            <w:txbxContent>
                              <w:p w14:paraId="10D5B583">
                                <w:pPr>
                                  <w:ind w:firstLine="0"/>
                                  <w:jc w:val="center"/>
                                  <w:rPr>
                                    <w:ins w:id="1354" w:author="司马长风" w:date="2026-04-24T16:54:17Z"/>
                                    <w:sz w:val="21"/>
                                    <w:szCs w:val="21"/>
                                  </w:rPr>
                                </w:pPr>
                                <w:ins w:id="1355" w:author="司马长风" w:date="2026-04-24T16:54:17Z">
                                  <w:r>
                                    <w:rPr>
                                      <w:rFonts w:hint="eastAsia"/>
                                      <w:color w:val="000000"/>
                                      <w:sz w:val="21"/>
                                      <w:szCs w:val="21"/>
                                    </w:rPr>
                                    <w:t>企划</w:t>
                                  </w:r>
                                </w:ins>
                              </w:p>
                            </w:txbxContent>
                          </wps:txbx>
                          <wps:bodyPr upright="1">
                            <a:spAutoFit/>
                          </wps:bodyPr>
                        </wps:wsp>
                        <wps:wsp>
                          <wps:cNvPr id="73" name="文本框 624"/>
                          <wps:cNvSpPr txBox="1"/>
                          <wps:spPr>
                            <a:xfrm>
                              <a:off x="2305011" y="308608"/>
                              <a:ext cx="736603" cy="333309"/>
                            </a:xfrm>
                            <a:prstGeom prst="rect">
                              <a:avLst/>
                            </a:prstGeom>
                            <a:noFill/>
                            <a:ln w="9525" cap="flat" cmpd="sng">
                              <a:solidFill>
                                <a:srgbClr val="000000"/>
                              </a:solidFill>
                              <a:prstDash val="solid"/>
                              <a:miter/>
                              <a:headEnd type="none" w="med" len="med"/>
                              <a:tailEnd type="none" w="med" len="med"/>
                            </a:ln>
                          </wps:spPr>
                          <wps:txbx>
                            <w:txbxContent>
                              <w:p w14:paraId="03E0FC17">
                                <w:pPr>
                                  <w:ind w:firstLine="0"/>
                                  <w:jc w:val="center"/>
                                  <w:rPr>
                                    <w:ins w:id="1356" w:author="司马长风" w:date="2026-04-24T16:54:17Z"/>
                                  </w:rPr>
                                </w:pPr>
                                <w:ins w:id="1357" w:author="司马长风" w:date="2026-04-24T16:54:17Z">
                                  <w:r>
                                    <w:rPr>
                                      <w:rFonts w:hint="eastAsia"/>
                                      <w:color w:val="000000"/>
                                      <w:sz w:val="21"/>
                                      <w:szCs w:val="21"/>
                                    </w:rPr>
                                    <w:t>设计</w:t>
                                  </w:r>
                                </w:ins>
                              </w:p>
                            </w:txbxContent>
                          </wps:txbx>
                          <wps:bodyPr upright="1"/>
                        </wps:wsp>
                        <wps:wsp>
                          <wps:cNvPr id="74" name="文本框 625"/>
                          <wps:cNvSpPr txBox="1"/>
                          <wps:spPr>
                            <a:xfrm>
                              <a:off x="3638517" y="127603"/>
                              <a:ext cx="736603" cy="314308"/>
                            </a:xfrm>
                            <a:prstGeom prst="rect">
                              <a:avLst/>
                            </a:prstGeom>
                            <a:noFill/>
                            <a:ln w="9525" cap="flat" cmpd="sng">
                              <a:solidFill>
                                <a:srgbClr val="000000"/>
                              </a:solidFill>
                              <a:prstDash val="solid"/>
                              <a:miter/>
                              <a:headEnd type="none" w="med" len="med"/>
                              <a:tailEnd type="none" w="med" len="med"/>
                            </a:ln>
                          </wps:spPr>
                          <wps:txbx>
                            <w:txbxContent>
                              <w:p w14:paraId="32177063">
                                <w:pPr>
                                  <w:ind w:firstLine="0"/>
                                  <w:jc w:val="center"/>
                                  <w:rPr>
                                    <w:ins w:id="1358" w:author="司马长风" w:date="2026-04-24T16:54:17Z"/>
                                  </w:rPr>
                                </w:pPr>
                                <w:ins w:id="1359" w:author="司马长风" w:date="2026-04-24T16:54:17Z">
                                  <w:r>
                                    <w:rPr>
                                      <w:rFonts w:hint="eastAsia"/>
                                      <w:color w:val="000000"/>
                                      <w:sz w:val="21"/>
                                      <w:szCs w:val="21"/>
                                    </w:rPr>
                                    <w:t>定价</w:t>
                                  </w:r>
                                </w:ins>
                              </w:p>
                            </w:txbxContent>
                          </wps:txbx>
                          <wps:bodyPr upright="1"/>
                        </wps:wsp>
                        <wps:wsp>
                          <wps:cNvPr id="75" name="文本框 626"/>
                          <wps:cNvSpPr txBox="1"/>
                          <wps:spPr>
                            <a:xfrm>
                              <a:off x="3648017" y="622917"/>
                              <a:ext cx="736603" cy="314308"/>
                            </a:xfrm>
                            <a:prstGeom prst="rect">
                              <a:avLst/>
                            </a:prstGeom>
                            <a:noFill/>
                            <a:ln w="9525" cap="flat" cmpd="sng">
                              <a:solidFill>
                                <a:srgbClr val="000000"/>
                              </a:solidFill>
                              <a:prstDash val="solid"/>
                              <a:miter/>
                              <a:headEnd type="none" w="med" len="med"/>
                              <a:tailEnd type="none" w="med" len="med"/>
                            </a:ln>
                          </wps:spPr>
                          <wps:txbx>
                            <w:txbxContent>
                              <w:p w14:paraId="7CEA67B2">
                                <w:pPr>
                                  <w:ind w:firstLine="0"/>
                                  <w:jc w:val="center"/>
                                  <w:rPr>
                                    <w:ins w:id="1360" w:author="司马长风" w:date="2026-04-24T16:54:17Z"/>
                                    <w:sz w:val="21"/>
                                    <w:szCs w:val="21"/>
                                  </w:rPr>
                                </w:pPr>
                                <w:ins w:id="1361" w:author="司马长风" w:date="2026-04-24T16:54:17Z">
                                  <w:r>
                                    <w:rPr>
                                      <w:rFonts w:hint="eastAsia"/>
                                      <w:color w:val="000000"/>
                                      <w:sz w:val="21"/>
                                      <w:szCs w:val="21"/>
                                    </w:rPr>
                                    <w:t>定样</w:t>
                                  </w:r>
                                </w:ins>
                              </w:p>
                            </w:txbxContent>
                          </wps:txbx>
                          <wps:bodyPr upright="1"/>
                        </wps:wsp>
                        <wps:wsp>
                          <wps:cNvPr id="76" name="文本框 627"/>
                          <wps:cNvSpPr txBox="1"/>
                          <wps:spPr>
                            <a:xfrm>
                              <a:off x="2286011" y="1442038"/>
                              <a:ext cx="736603" cy="323909"/>
                            </a:xfrm>
                            <a:prstGeom prst="rect">
                              <a:avLst/>
                            </a:prstGeom>
                            <a:noFill/>
                            <a:ln w="9525" cap="flat" cmpd="sng">
                              <a:solidFill>
                                <a:srgbClr val="000000"/>
                              </a:solidFill>
                              <a:prstDash val="solid"/>
                              <a:miter/>
                              <a:headEnd type="none" w="med" len="med"/>
                              <a:tailEnd type="none" w="med" len="med"/>
                            </a:ln>
                          </wps:spPr>
                          <wps:txbx>
                            <w:txbxContent>
                              <w:p w14:paraId="0E3E5D33">
                                <w:pPr>
                                  <w:ind w:firstLine="0"/>
                                  <w:jc w:val="center"/>
                                  <w:rPr>
                                    <w:ins w:id="1362" w:author="司马长风" w:date="2026-04-24T16:54:17Z"/>
                                  </w:rPr>
                                </w:pPr>
                                <w:ins w:id="1363" w:author="司马长风" w:date="2026-04-24T16:54:17Z">
                                  <w:r>
                                    <w:rPr>
                                      <w:rFonts w:hint="eastAsia"/>
                                      <w:color w:val="000000"/>
                                      <w:sz w:val="21"/>
                                      <w:szCs w:val="21"/>
                                    </w:rPr>
                                    <w:t>工厂</w:t>
                                  </w:r>
                                </w:ins>
                              </w:p>
                            </w:txbxContent>
                          </wps:txbx>
                          <wps:bodyPr upright="1"/>
                        </wps:wsp>
                        <wps:wsp>
                          <wps:cNvPr id="77" name="文本框 629"/>
                          <wps:cNvSpPr txBox="1"/>
                          <wps:spPr>
                            <a:xfrm>
                              <a:off x="3495616" y="1413538"/>
                              <a:ext cx="1002705" cy="342909"/>
                            </a:xfrm>
                            <a:prstGeom prst="rect">
                              <a:avLst/>
                            </a:prstGeom>
                            <a:noFill/>
                            <a:ln w="9525" cap="flat" cmpd="sng">
                              <a:solidFill>
                                <a:srgbClr val="000000"/>
                              </a:solidFill>
                              <a:prstDash val="solid"/>
                              <a:miter/>
                              <a:headEnd type="none" w="med" len="med"/>
                              <a:tailEnd type="none" w="med" len="med"/>
                            </a:ln>
                          </wps:spPr>
                          <wps:txbx>
                            <w:txbxContent>
                              <w:p w14:paraId="3A7B9AE3">
                                <w:pPr>
                                  <w:ind w:firstLine="0"/>
                                  <w:jc w:val="center"/>
                                  <w:rPr>
                                    <w:ins w:id="1364" w:author="司马长风" w:date="2026-04-24T16:54:17Z"/>
                                    <w:sz w:val="21"/>
                                    <w:szCs w:val="21"/>
                                  </w:rPr>
                                </w:pPr>
                                <w:ins w:id="1365" w:author="司马长风" w:date="2026-04-24T16:54:17Z">
                                  <w:r>
                                    <w:rPr>
                                      <w:rFonts w:hint="eastAsia"/>
                                      <w:color w:val="000000"/>
                                      <w:sz w:val="21"/>
                                      <w:szCs w:val="21"/>
                                    </w:rPr>
                                    <w:t>供应链中心</w:t>
                                  </w:r>
                                </w:ins>
                              </w:p>
                            </w:txbxContent>
                          </wps:txbx>
                          <wps:bodyPr upright="1"/>
                        </wps:wsp>
                        <wps:wsp>
                          <wps:cNvPr id="78" name="文本框 631"/>
                          <wps:cNvSpPr txBox="1"/>
                          <wps:spPr>
                            <a:xfrm>
                              <a:off x="923904" y="1442038"/>
                              <a:ext cx="736603" cy="304808"/>
                            </a:xfrm>
                            <a:prstGeom prst="rect">
                              <a:avLst/>
                            </a:prstGeom>
                            <a:noFill/>
                            <a:ln w="9525" cap="flat" cmpd="sng">
                              <a:solidFill>
                                <a:srgbClr val="000000"/>
                              </a:solidFill>
                              <a:prstDash val="solid"/>
                              <a:miter/>
                              <a:headEnd type="none" w="med" len="med"/>
                              <a:tailEnd type="none" w="med" len="med"/>
                            </a:ln>
                          </wps:spPr>
                          <wps:txbx>
                            <w:txbxContent>
                              <w:p w14:paraId="5E1067C0">
                                <w:pPr>
                                  <w:ind w:firstLine="0"/>
                                  <w:jc w:val="center"/>
                                  <w:rPr>
                                    <w:ins w:id="1366" w:author="司马长风" w:date="2026-04-24T16:54:17Z"/>
                                  </w:rPr>
                                </w:pPr>
                                <w:ins w:id="1367" w:author="司马长风" w:date="2026-04-24T16:54:17Z">
                                  <w:r>
                                    <w:rPr>
                                      <w:rFonts w:hint="eastAsia"/>
                                      <w:color w:val="000000"/>
                                      <w:sz w:val="21"/>
                                      <w:szCs w:val="21"/>
                                    </w:rPr>
                                    <w:t>终端</w:t>
                                  </w:r>
                                </w:ins>
                              </w:p>
                            </w:txbxContent>
                          </wps:txbx>
                          <wps:bodyPr upright="1"/>
                        </wps:wsp>
                        <wps:wsp>
                          <wps:cNvPr id="79" name="直线 634"/>
                          <wps:cNvSpPr/>
                          <wps:spPr>
                            <a:xfrm flipV="1">
                              <a:off x="3048014" y="480013"/>
                              <a:ext cx="409502" cy="9500"/>
                            </a:xfrm>
                            <a:prstGeom prst="line">
                              <a:avLst/>
                            </a:prstGeom>
                            <a:ln w="9525" cap="flat" cmpd="sng">
                              <a:solidFill>
                                <a:srgbClr val="000000"/>
                              </a:solidFill>
                              <a:prstDash val="solid"/>
                              <a:headEnd type="none" w="med" len="med"/>
                              <a:tailEnd type="arrow" w="med" len="med"/>
                            </a:ln>
                          </wps:spPr>
                          <wps:bodyPr upright="1"/>
                        </wps:wsp>
                        <wps:wsp>
                          <wps:cNvPr id="80" name="直线 645"/>
                          <wps:cNvSpPr/>
                          <wps:spPr>
                            <a:xfrm flipH="1">
                              <a:off x="3019414" y="1591942"/>
                              <a:ext cx="473102" cy="600"/>
                            </a:xfrm>
                            <a:prstGeom prst="line">
                              <a:avLst/>
                            </a:prstGeom>
                            <a:ln w="9525" cap="flat" cmpd="sng">
                              <a:solidFill>
                                <a:srgbClr val="000000"/>
                              </a:solidFill>
                              <a:prstDash val="solid"/>
                              <a:headEnd type="none" w="med" len="med"/>
                              <a:tailEnd type="arrow" w="med" len="med"/>
                            </a:ln>
                          </wps:spPr>
                          <wps:bodyPr upright="1"/>
                        </wps:wsp>
                        <wps:wsp>
                          <wps:cNvPr id="81" name="直线 646"/>
                          <wps:cNvSpPr/>
                          <wps:spPr>
                            <a:xfrm>
                              <a:off x="1609008" y="487013"/>
                              <a:ext cx="696003" cy="600"/>
                            </a:xfrm>
                            <a:prstGeom prst="line">
                              <a:avLst/>
                            </a:prstGeom>
                            <a:ln w="9525" cap="flat" cmpd="sng">
                              <a:solidFill>
                                <a:srgbClr val="000000"/>
                              </a:solidFill>
                              <a:prstDash val="solid"/>
                              <a:headEnd type="none" w="med" len="med"/>
                              <a:tailEnd type="arrow" w="med" len="med"/>
                            </a:ln>
                          </wps:spPr>
                          <wps:bodyPr upright="1"/>
                        </wps:wsp>
                        <wps:wsp>
                          <wps:cNvPr id="82" name="直线 648"/>
                          <wps:cNvSpPr/>
                          <wps:spPr>
                            <a:xfrm flipH="1">
                              <a:off x="1657308" y="1591942"/>
                              <a:ext cx="619103" cy="600"/>
                            </a:xfrm>
                            <a:prstGeom prst="line">
                              <a:avLst/>
                            </a:prstGeom>
                            <a:ln w="9525" cap="flat" cmpd="sng">
                              <a:solidFill>
                                <a:srgbClr val="000000"/>
                              </a:solidFill>
                              <a:prstDash val="solid"/>
                              <a:headEnd type="none" w="med" len="med"/>
                              <a:tailEnd type="arrow" w="med" len="med"/>
                            </a:ln>
                          </wps:spPr>
                          <wps:bodyPr upright="1"/>
                        </wps:wsp>
                        <wps:wsp>
                          <wps:cNvPr id="83" name="自选图形 649"/>
                          <wps:cNvCnPr/>
                          <wps:spPr>
                            <a:xfrm rot="10800000">
                              <a:off x="885804" y="514314"/>
                              <a:ext cx="38100" cy="1080129"/>
                            </a:xfrm>
                            <a:prstGeom prst="curvedConnector3">
                              <a:avLst>
                                <a:gd name="adj1" fmla="val 725000"/>
                              </a:avLst>
                            </a:prstGeom>
                            <a:ln w="9525" cap="flat" cmpd="sng">
                              <a:solidFill>
                                <a:srgbClr val="000000"/>
                              </a:solidFill>
                              <a:prstDash val="solid"/>
                              <a:headEnd type="none" w="med" len="med"/>
                              <a:tailEnd type="arrow" w="med" len="med"/>
                            </a:ln>
                          </wps:spPr>
                          <wps:bodyPr/>
                        </wps:wsp>
                        <wps:wsp>
                          <wps:cNvPr id="84" name="自选图形 650"/>
                          <wps:cNvCnPr/>
                          <wps:spPr>
                            <a:xfrm flipH="1">
                              <a:off x="1238206" y="691518"/>
                              <a:ext cx="5100" cy="767020"/>
                            </a:xfrm>
                            <a:prstGeom prst="straightConnector1">
                              <a:avLst/>
                            </a:prstGeom>
                            <a:ln w="9525" cap="flat" cmpd="sng">
                              <a:solidFill>
                                <a:srgbClr val="000000"/>
                              </a:solidFill>
                              <a:prstDash val="solid"/>
                              <a:headEnd type="none" w="med" len="med"/>
                              <a:tailEnd type="arrow" w="med" len="med"/>
                            </a:ln>
                          </wps:spPr>
                          <wps:bodyPr/>
                        </wps:wsp>
                        <wps:wsp>
                          <wps:cNvPr id="85" name="文本框 651"/>
                          <wps:cNvSpPr txBox="1"/>
                          <wps:spPr>
                            <a:xfrm>
                              <a:off x="657203" y="715619"/>
                              <a:ext cx="447702" cy="751820"/>
                            </a:xfrm>
                            <a:prstGeom prst="rect">
                              <a:avLst/>
                            </a:prstGeom>
                            <a:noFill/>
                            <a:ln>
                              <a:noFill/>
                            </a:ln>
                          </wps:spPr>
                          <wps:txbx>
                            <w:txbxContent>
                              <w:p w14:paraId="4CAF4D9F">
                                <w:pPr>
                                  <w:ind w:firstLine="0"/>
                                  <w:jc w:val="center"/>
                                  <w:rPr>
                                    <w:ins w:id="1368" w:author="司马长风" w:date="2026-04-24T16:54:17Z"/>
                                    <w:sz w:val="21"/>
                                    <w:szCs w:val="21"/>
                                  </w:rPr>
                                </w:pPr>
                                <w:ins w:id="1369" w:author="司马长风" w:date="2026-04-24T16:54:17Z">
                                  <w:r>
                                    <w:rPr>
                                      <w:rFonts w:hint="eastAsia"/>
                                      <w:color w:val="000000"/>
                                      <w:sz w:val="21"/>
                                      <w:szCs w:val="21"/>
                                    </w:rPr>
                                    <w:t>数据反馈</w:t>
                                  </w:r>
                                </w:ins>
                              </w:p>
                            </w:txbxContent>
                          </wps:txbx>
                          <wps:bodyPr vert="eaVert" upright="1"/>
                        </wps:wsp>
                        <wps:wsp>
                          <wps:cNvPr id="86" name="自选图形 653"/>
                          <wps:cNvCnPr/>
                          <wps:spPr>
                            <a:xfrm rot="10800000">
                              <a:off x="3637917" y="285108"/>
                              <a:ext cx="9500" cy="495313"/>
                            </a:xfrm>
                            <a:prstGeom prst="bentConnector3">
                              <a:avLst>
                                <a:gd name="adj1" fmla="val 1900000"/>
                              </a:avLst>
                            </a:prstGeom>
                            <a:ln w="9525" cap="flat" cmpd="sng">
                              <a:solidFill>
                                <a:srgbClr val="000000"/>
                              </a:solidFill>
                              <a:prstDash val="solid"/>
                              <a:miter/>
                              <a:headEnd type="none" w="med" len="med"/>
                              <a:tailEnd type="none" w="med" len="med"/>
                            </a:ln>
                          </wps:spPr>
                          <wps:bodyPr/>
                        </wps:wsp>
                        <wps:wsp>
                          <wps:cNvPr id="87" name="自选图形 655"/>
                          <wps:cNvCnPr/>
                          <wps:spPr>
                            <a:xfrm>
                              <a:off x="4375121" y="285108"/>
                              <a:ext cx="9500" cy="495313"/>
                            </a:xfrm>
                            <a:prstGeom prst="bentConnector3">
                              <a:avLst>
                                <a:gd name="adj1" fmla="val 2000000"/>
                              </a:avLst>
                            </a:prstGeom>
                            <a:ln w="9525" cap="flat" cmpd="sng">
                              <a:solidFill>
                                <a:srgbClr val="000000"/>
                              </a:solidFill>
                              <a:prstDash val="solid"/>
                              <a:miter/>
                              <a:headEnd type="none" w="med" len="sm"/>
                              <a:tailEnd type="none" w="med" len="med"/>
                            </a:ln>
                          </wps:spPr>
                          <wps:bodyPr/>
                        </wps:wsp>
                        <wps:wsp>
                          <wps:cNvPr id="88" name="直线 669"/>
                          <wps:cNvSpPr/>
                          <wps:spPr>
                            <a:xfrm flipV="1">
                              <a:off x="4581522" y="496513"/>
                              <a:ext cx="171401" cy="700"/>
                            </a:xfrm>
                            <a:prstGeom prst="line">
                              <a:avLst/>
                            </a:prstGeom>
                            <a:ln w="9525" cap="flat" cmpd="sng">
                              <a:solidFill>
                                <a:srgbClr val="000000"/>
                              </a:solidFill>
                              <a:prstDash val="solid"/>
                              <a:headEnd type="none" w="med" len="sm"/>
                              <a:tailEnd type="none" w="med" len="med"/>
                            </a:ln>
                          </wps:spPr>
                          <wps:bodyPr upright="1"/>
                        </wps:wsp>
                        <wps:wsp>
                          <wps:cNvPr id="89" name="直线 670"/>
                          <wps:cNvSpPr/>
                          <wps:spPr>
                            <a:xfrm>
                              <a:off x="4743422" y="506013"/>
                              <a:ext cx="600" cy="1076429"/>
                            </a:xfrm>
                            <a:prstGeom prst="line">
                              <a:avLst/>
                            </a:prstGeom>
                            <a:ln w="9525" cap="flat" cmpd="sng">
                              <a:solidFill>
                                <a:srgbClr val="000000"/>
                              </a:solidFill>
                              <a:prstDash val="solid"/>
                              <a:headEnd type="none" w="med" len="sm"/>
                              <a:tailEnd type="none" w="med" len="med"/>
                            </a:ln>
                          </wps:spPr>
                          <wps:bodyPr upright="1"/>
                        </wps:wsp>
                        <wps:wsp>
                          <wps:cNvPr id="90" name="直线 671"/>
                          <wps:cNvSpPr/>
                          <wps:spPr>
                            <a:xfrm flipH="1">
                              <a:off x="4505321" y="1582442"/>
                              <a:ext cx="238101" cy="600"/>
                            </a:xfrm>
                            <a:prstGeom prst="line">
                              <a:avLst/>
                            </a:prstGeom>
                            <a:ln w="9525" cap="flat" cmpd="sng">
                              <a:solidFill>
                                <a:srgbClr val="000000"/>
                              </a:solidFill>
                              <a:prstDash val="solid"/>
                              <a:headEnd type="none" w="med" len="med"/>
                              <a:tailEnd type="arrow" w="med" len="med"/>
                            </a:ln>
                          </wps:spPr>
                          <wps:bodyPr upright="1"/>
                        </wps:wsp>
                        <wps:wsp>
                          <wps:cNvPr id="91" name="文本框 672"/>
                          <wps:cNvSpPr txBox="1"/>
                          <wps:spPr>
                            <a:xfrm>
                              <a:off x="4772022" y="339709"/>
                              <a:ext cx="361902" cy="1357636"/>
                            </a:xfrm>
                            <a:prstGeom prst="rect">
                              <a:avLst/>
                            </a:prstGeom>
                            <a:noFill/>
                            <a:ln>
                              <a:noFill/>
                            </a:ln>
                          </wps:spPr>
                          <wps:txbx>
                            <w:txbxContent>
                              <w:p w14:paraId="74809022">
                                <w:pPr>
                                  <w:ind w:firstLine="0"/>
                                  <w:jc w:val="center"/>
                                  <w:rPr>
                                    <w:ins w:id="1370" w:author="司马长风" w:date="2026-04-24T16:54:17Z"/>
                                    <w:spacing w:val="-23"/>
                                    <w:sz w:val="21"/>
                                    <w:szCs w:val="21"/>
                                  </w:rPr>
                                </w:pPr>
                                <w:ins w:id="1371" w:author="司马长风" w:date="2026-04-24T16:54:17Z">
                                  <w:r>
                                    <w:rPr>
                                      <w:rFonts w:hint="eastAsia"/>
                                      <w:color w:val="000000"/>
                                      <w:spacing w:val="-23"/>
                                      <w:sz w:val="21"/>
                                      <w:szCs w:val="21"/>
                                    </w:rPr>
                                    <w:t>订货会下单</w:t>
                                  </w:r>
                                </w:ins>
                              </w:p>
                            </w:txbxContent>
                          </wps:txbx>
                          <wps:bodyPr upright="1"/>
                        </wps:wsp>
                      </wpc:wpc>
                    </a:graphicData>
                  </a:graphic>
                </wp:inline>
              </w:drawing>
            </mc:Choice>
            <mc:Fallback>
              <w:pict>
                <v:group id="画布 622" o:spid="_x0000_s1026" o:spt="203" style="height:191.95pt;width:418.75pt;" coordsize="5318125,2437765" editas="canvas" o:gfxdata="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">
                  <o:lock v:ext="edit" aspectratio="f"/>
                  <v:rect id="画布 622" o:spid="_x0000_s1026" o:spt="1" style="position:absolute;left:0;top:0;height:2437765;width:5318125;" filled="f" stroked="f" coordsize="21600,21600" o:gfxdata="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">
                    <v:fill on="f" focussize="0,0"/>
                    <v:stroke on="f"/>
                    <v:imagedata o:title=""/>
                    <o:lock v:ext="edit" rotation="t" aspectratio="f"/>
                  </v:rect>
                  <v:shape id="文本框 623" o:spid="_x0000_s1026" o:spt="202" type="#_x0000_t202" style="position:absolute;left:885804;top:337108;height:364509;width:715003;" filled="f" stroked="t" coordsize="21600,21600" o:gfxdata="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dtTLNUAAAAF&#10;AQAADwAAAAAAAAABACAAAAAiAAAAZHJzL2Rvd25yZXYueG1sUEsBAhQAFAAAAAgAh07iQHhEgGIf&#10;AgAAMwQAAA4AAAAAAAAAAQAgAAAAJAEAAGRycy9lMm9Eb2MueG1sUEsFBgAAAAAGAAYAWQEAALUF&#10;AAAAAA==&#10;">
                    <v:fill on="f" focussize="0,0"/>
                    <v:stroke color="#000000" joinstyle="miter"/>
                    <v:imagedata o:title=""/>
                    <o:lock v:ext="edit" aspectratio="f"/>
                    <v:textbox style="mso-fit-shape-to-text:t;">
                      <w:txbxContent>
                        <w:p w14:paraId="10D5B583">
                          <w:pPr>
                            <w:ind w:firstLine="0"/>
                            <w:jc w:val="center"/>
                            <w:rPr>
                              <w:ins w:id="1372" w:author="司马长风" w:date="2026-04-24T16:54:17Z"/>
                              <w:sz w:val="21"/>
                              <w:szCs w:val="21"/>
                            </w:rPr>
                          </w:pPr>
                          <w:ins w:id="1373" w:author="司马长风" w:date="2026-04-24T16:54:17Z">
                            <w:r>
                              <w:rPr>
                                <w:rFonts w:hint="eastAsia"/>
                                <w:color w:val="000000"/>
                                <w:sz w:val="21"/>
                                <w:szCs w:val="21"/>
                              </w:rPr>
                              <w:t>企划</w:t>
                            </w:r>
                          </w:ins>
                        </w:p>
                      </w:txbxContent>
                    </v:textbox>
                  </v:shape>
                  <v:shape id="文本框 624" o:spid="_x0000_s1026" o:spt="202" type="#_x0000_t202" style="position:absolute;left:2305010;top:308608;height:333308;width:736603;" filled="f" stroked="t" coordsize="21600,21600" o:gfxdata="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0XDEA9QAAAAFAQAADwAAAAAAAAABACAA&#10;AAAiAAAAZHJzL2Rvd25yZXYueG1sUEsBAhQAFAAAAAgAh07iQFY3rXwRAgAAGgQAAA4AAAAAAAAA&#10;AQAgAAAAIwEAAGRycy9lMm9Eb2MueG1sUEsFBgAAAAAGAAYAWQEAAKYFAAAAAA==&#10;">
                    <v:fill on="f" focussize="0,0"/>
                    <v:stroke color="#000000" joinstyle="miter"/>
                    <v:imagedata o:title=""/>
                    <o:lock v:ext="edit" aspectratio="f"/>
                    <v:textbox>
                      <w:txbxContent>
                        <w:p w14:paraId="03E0FC17">
                          <w:pPr>
                            <w:ind w:firstLine="0"/>
                            <w:jc w:val="center"/>
                            <w:rPr>
                              <w:ins w:id="1374" w:author="司马长风" w:date="2026-04-24T16:54:17Z"/>
                            </w:rPr>
                          </w:pPr>
                          <w:ins w:id="1375" w:author="司马长风" w:date="2026-04-24T16:54:17Z">
                            <w:r>
                              <w:rPr>
                                <w:rFonts w:hint="eastAsia"/>
                                <w:color w:val="000000"/>
                                <w:sz w:val="21"/>
                                <w:szCs w:val="21"/>
                              </w:rPr>
                              <w:t>设计</w:t>
                            </w:r>
                          </w:ins>
                        </w:p>
                      </w:txbxContent>
                    </v:textbox>
                  </v:shape>
                  <v:shape id="文本框 625" o:spid="_x0000_s1026" o:spt="202" type="#_x0000_t202" style="position:absolute;left:3638517;top:127603;height:314308;width:736603;" filled="f" stroked="t" coordsize="21600,21600" o:gfxdata="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0XDEA9QAAAAFAQAADwAAAAAAAAABACAA&#10;AAAiAAAAZHJzL2Rvd25yZXYueG1sUEsBAhQAFAAAAAgAh07iQFFDqvIRAgAAGgQAAA4AAAAAAAAA&#10;AQAgAAAAIwEAAGRycy9lMm9Eb2MueG1sUEsFBgAAAAAGAAYAWQEAAKYFAAAAAA==&#10;">
                    <v:fill on="f" focussize="0,0"/>
                    <v:stroke color="#000000" joinstyle="miter"/>
                    <v:imagedata o:title=""/>
                    <o:lock v:ext="edit" aspectratio="f"/>
                    <v:textbox>
                      <w:txbxContent>
                        <w:p w14:paraId="32177063">
                          <w:pPr>
                            <w:ind w:firstLine="0"/>
                            <w:jc w:val="center"/>
                            <w:rPr>
                              <w:ins w:id="1376" w:author="司马长风" w:date="2026-04-24T16:54:17Z"/>
                            </w:rPr>
                          </w:pPr>
                          <w:ins w:id="1377" w:author="司马长风" w:date="2026-04-24T16:54:17Z">
                            <w:r>
                              <w:rPr>
                                <w:rFonts w:hint="eastAsia"/>
                                <w:color w:val="000000"/>
                                <w:sz w:val="21"/>
                                <w:szCs w:val="21"/>
                              </w:rPr>
                              <w:t>定价</w:t>
                            </w:r>
                          </w:ins>
                        </w:p>
                      </w:txbxContent>
                    </v:textbox>
                  </v:shape>
                  <v:shape id="文本框 626" o:spid="_x0000_s1026" o:spt="202" type="#_x0000_t202" style="position:absolute;left:3648017;top:622916;height:314308;width:736603;" filled="f" stroked="t" coordsize="21600,21600" o:gfxdata="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RcMQD1AAAAAUBAAAPAAAAAAAAAAEA&#10;IAAAACIAAABkcnMvZG93bnJldi54bWxQSwECFAAUAAAACACHTuJAt30DPhMCAAAaBAAADgAAAAAA&#10;AAABACAAAAAjAQAAZHJzL2Uyb0RvYy54bWxQSwUGAAAAAAYABgBZAQAAqAUAAAAA&#10;">
                    <v:fill on="f" focussize="0,0"/>
                    <v:stroke color="#000000" joinstyle="miter"/>
                    <v:imagedata o:title=""/>
                    <o:lock v:ext="edit" aspectratio="f"/>
                    <v:textbox>
                      <w:txbxContent>
                        <w:p w14:paraId="7CEA67B2">
                          <w:pPr>
                            <w:ind w:firstLine="0"/>
                            <w:jc w:val="center"/>
                            <w:rPr>
                              <w:ins w:id="1378" w:author="司马长风" w:date="2026-04-24T16:54:17Z"/>
                              <w:sz w:val="21"/>
                              <w:szCs w:val="21"/>
                            </w:rPr>
                          </w:pPr>
                          <w:ins w:id="1379" w:author="司马长风" w:date="2026-04-24T16:54:17Z">
                            <w:r>
                              <w:rPr>
                                <w:rFonts w:hint="eastAsia"/>
                                <w:color w:val="000000"/>
                                <w:sz w:val="21"/>
                                <w:szCs w:val="21"/>
                              </w:rPr>
                              <w:t>定样</w:t>
                            </w:r>
                          </w:ins>
                        </w:p>
                      </w:txbxContent>
                    </v:textbox>
                  </v:shape>
                  <v:shape id="文本框 627" o:spid="_x0000_s1026" o:spt="202" type="#_x0000_t202" style="position:absolute;left:2286010;top:1442038;height:323908;width:736603;" filled="f" stroked="t" coordsize="21600,21600" o:gfxdata="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FwxAPUAAAABQEAAA8AAAAAAAAAAQAg&#10;AAAAIgAAAGRycy9kb3ducmV2LnhtbFBLAQIUABQAAAAIAIdO4kAOzLetEgIAABsEAAAOAAAAAAAA&#10;AAEAIAAAACMBAABkcnMvZTJvRG9jLnhtbFBLBQYAAAAABgAGAFkBAACnBQAAAAA=&#10;">
                    <v:fill on="f" focussize="0,0"/>
                    <v:stroke color="#000000" joinstyle="miter"/>
                    <v:imagedata o:title=""/>
                    <o:lock v:ext="edit" aspectratio="f"/>
                    <v:textbox>
                      <w:txbxContent>
                        <w:p w14:paraId="0E3E5D33">
                          <w:pPr>
                            <w:ind w:firstLine="0"/>
                            <w:jc w:val="center"/>
                            <w:rPr>
                              <w:ins w:id="1380" w:author="司马长风" w:date="2026-04-24T16:54:17Z"/>
                            </w:rPr>
                          </w:pPr>
                          <w:ins w:id="1381" w:author="司马长风" w:date="2026-04-24T16:54:17Z">
                            <w:r>
                              <w:rPr>
                                <w:rFonts w:hint="eastAsia"/>
                                <w:color w:val="000000"/>
                                <w:sz w:val="21"/>
                                <w:szCs w:val="21"/>
                              </w:rPr>
                              <w:t>工厂</w:t>
                            </w:r>
                          </w:ins>
                        </w:p>
                      </w:txbxContent>
                    </v:textbox>
                  </v:shape>
                  <v:shape id="文本框 629" o:spid="_x0000_s1026" o:spt="202" type="#_x0000_t202" style="position:absolute;left:3495616;top:1413537;height:342909;width:1002704;" filled="f" stroked="t" coordsize="21600,21600" o:gfxdata="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FwxAPUAAAABQEAAA8AAAAAAAAA&#10;AQAgAAAAIgAAAGRycy9kb3ducmV2LnhtbFBLAQIUABQAAAAIAIdO4kAr6BduFQIAABwEAAAOAAAA&#10;AAAAAAEAIAAAACMBAABkcnMvZTJvRG9jLnhtbFBLBQYAAAAABgAGAFkBAACqBQAAAAA=&#10;">
                    <v:fill on="f" focussize="0,0"/>
                    <v:stroke color="#000000" joinstyle="miter"/>
                    <v:imagedata o:title=""/>
                    <o:lock v:ext="edit" aspectratio="f"/>
                    <v:textbox>
                      <w:txbxContent>
                        <w:p w14:paraId="3A7B9AE3">
                          <w:pPr>
                            <w:ind w:firstLine="0"/>
                            <w:jc w:val="center"/>
                            <w:rPr>
                              <w:ins w:id="1382" w:author="司马长风" w:date="2026-04-24T16:54:17Z"/>
                              <w:sz w:val="21"/>
                              <w:szCs w:val="21"/>
                            </w:rPr>
                          </w:pPr>
                          <w:ins w:id="1383" w:author="司马长风" w:date="2026-04-24T16:54:17Z">
                            <w:r>
                              <w:rPr>
                                <w:rFonts w:hint="eastAsia"/>
                                <w:color w:val="000000"/>
                                <w:sz w:val="21"/>
                                <w:szCs w:val="21"/>
                              </w:rPr>
                              <w:t>供应链中心</w:t>
                            </w:r>
                          </w:ins>
                        </w:p>
                      </w:txbxContent>
                    </v:textbox>
                  </v:shape>
                  <v:shape id="文本框 631" o:spid="_x0000_s1026" o:spt="202" type="#_x0000_t202" style="position:absolute;left:923904;top:1442038;height:304808;width:736603;" filled="f" stroked="t" coordsize="21600,21600" o:gfxdata="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XDEA9QAAAAFAQAADwAAAAAAAAAB&#10;ACAAAAAiAAAAZHJzL2Rvd25yZXYueG1sUEsBAhQAFAAAAAgAh07iQHavKz0UAgAAGgQAAA4AAAAA&#10;AAAAAQAgAAAAIwEAAGRycy9lMm9Eb2MueG1sUEsFBgAAAAAGAAYAWQEAAKkFAAAAAA==&#10;">
                    <v:fill on="f" focussize="0,0"/>
                    <v:stroke color="#000000" joinstyle="miter"/>
                    <v:imagedata o:title=""/>
                    <o:lock v:ext="edit" aspectratio="f"/>
                    <v:textbox>
                      <w:txbxContent>
                        <w:p w14:paraId="5E1067C0">
                          <w:pPr>
                            <w:ind w:firstLine="0"/>
                            <w:jc w:val="center"/>
                            <w:rPr>
                              <w:ins w:id="1384" w:author="司马长风" w:date="2026-04-24T16:54:17Z"/>
                            </w:rPr>
                          </w:pPr>
                          <w:ins w:id="1385" w:author="司马长风" w:date="2026-04-24T16:54:17Z">
                            <w:r>
                              <w:rPr>
                                <w:rFonts w:hint="eastAsia"/>
                                <w:color w:val="000000"/>
                                <w:sz w:val="21"/>
                                <w:szCs w:val="21"/>
                              </w:rPr>
                              <w:t>终端</w:t>
                            </w:r>
                          </w:ins>
                        </w:p>
                      </w:txbxContent>
                    </v:textbox>
                  </v:shape>
                  <v:line id="直线 634" o:spid="_x0000_s1026" o:spt="20" style="position:absolute;left:3048014;top:480012;flip:y;height:9500;width:409501;" filled="f" stroked="t" coordsize="21600,21600" o:gfxdata="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CS6cpbWAAAABQEAAA8AAAAAAAAAAQAgAAAAIgAAAGRycy9k&#10;b3ducmV2LnhtbFBLAQIUABQAAAAIAIdO4kAXM0jtBAIAAPYDAAAOAAAAAAAAAAEAIAAAACUBAABk&#10;cnMvZTJvRG9jLnhtbFBLBQYAAAAABgAGAFkBAACbBQAAAAA=&#10;">
                    <v:fill on="f" focussize="0,0"/>
                    <v:stroke color="#000000" joinstyle="round" endarrow="open"/>
                    <v:imagedata o:title=""/>
                    <o:lock v:ext="edit" aspectratio="f"/>
                  </v:line>
                  <v:line id="直线 645" o:spid="_x0000_s1026" o:spt="20" style="position:absolute;left:3019414;top:1591942;flip:x;height:600;width:473102;" filled="f" stroked="t" coordsize="21600,21600" o:gfxdata="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&#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S6cpbWAAAABQEAAA8AAAAAAAAAAQAgAAAAIgAAAGRy&#10;cy9kb3ducmV2LnhtbFBLAQIUABQAAAAIAIdO4kBbfTsbBwIAAPYDAAAOAAAAAAAAAAEAIAAAACUB&#10;AABkcnMvZTJvRG9jLnhtbFBLBQYAAAAABgAGAFkBAACeBQAAAAA=&#10;">
                    <v:fill on="f" focussize="0,0"/>
                    <v:stroke color="#000000" joinstyle="round" endarrow="open"/>
                    <v:imagedata o:title=""/>
                    <o:lock v:ext="edit" aspectratio="f"/>
                  </v:line>
                  <v:line id="直线 646" o:spid="_x0000_s1026" o:spt="20" style="position:absolute;left:1609007;top:487012;height:600;width:696003;" filled="f" stroked="t" coordsize="21600,21600" o:gfxdata="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4EWwjYAAAABQEAAA8AAAAAAAAAAQAgAAAAIgAAAGRycy9kb3ducmV2&#10;LnhtbFBLAQIUABQAAAAIAIdO4kDe2/LE/AEAAOsDAAAOAAAAAAAAAAEAIAAAACcBAABkcnMvZTJv&#10;RG9jLnhtbFBLBQYAAAAABgAGAFkBAACVBQAAAAA=&#10;">
                    <v:fill on="f" focussize="0,0"/>
                    <v:stroke color="#000000" joinstyle="round" endarrow="open"/>
                    <v:imagedata o:title=""/>
                    <o:lock v:ext="edit" aspectratio="f"/>
                  </v:line>
                  <v:line id="直线 648" o:spid="_x0000_s1026" o:spt="20" style="position:absolute;left:1657307;top:1591942;flip:x;height:600;width:619102;" filled="f" stroked="t" coordsize="21600,21600" o:gfxdata="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&#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S6cpbWAAAABQEAAA8AAAAAAAAAAQAgAAAAIgAAAGRy&#10;cy9kb3ducmV2LnhtbFBLAQIUABQAAAAIAIdO4kDT0Y1JBwIAAPYDAAAOAAAAAAAAAAEAIAAAACUB&#10;AABkcnMvZTJvRG9jLnhtbFBLBQYAAAAABgAGAFkBAACeBQAAAAA=&#10;">
                    <v:fill on="f" focussize="0,0"/>
                    <v:stroke color="#000000" joinstyle="round" endarrow="open"/>
                    <v:imagedata o:title=""/>
                    <o:lock v:ext="edit" aspectratio="f"/>
                  </v:line>
                  <v:shape id="自选图形 649" o:spid="_x0000_s1026" o:spt="38" type="#_x0000_t38" style="position:absolute;left:885804;top:514313;height:1080128;width:38100;rotation:11796480f;" filled="f" stroked="t" coordsize="21600,21600" o:gfxdata="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FyaGPUAAAABQEAAA8AAAAAAAAAAQAgAAAAIgAAAGRycy9kb3ducmV2LnhtbFBLAQIUABQAAAAI&#10;AIdO4kDxolNXKgIAADAEAAAOAAAAAAAAAAEAIAAAACMBAABkcnMvZTJvRG9jLnhtbFBLBQYAAAAA&#10;BgAGAFkBAAC/BQAAAAA=&#10;" adj="156600">
                    <v:fill on="f" focussize="0,0"/>
                    <v:stroke color="#000000" joinstyle="round" endarrow="open"/>
                    <v:imagedata o:title=""/>
                    <o:lock v:ext="edit" aspectratio="f"/>
                  </v:shape>
                  <v:shape id="自选图形 650" o:spid="_x0000_s1026" o:spt="32" type="#_x0000_t32" style="position:absolute;left:1238205;top:691518;flip:x;height:767020;width:5100;" filled="f" stroked="t" coordsize="21600,21600" o:gfxdata="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6ZkEy1gAAAAUBAAAPAAAAAAAA&#10;AAEAIAAAACIAAABkcnMvZG93bnJldi54bWxQSwECFAAUAAAACACHTuJAUVSRdhQCAAD+AwAADgAA&#10;AAAAAAABACAAAAAlAQAAZHJzL2Uyb0RvYy54bWxQSwUGAAAAAAYABgBZAQAAqwUAAAAA&#10;">
                    <v:fill on="f" focussize="0,0"/>
                    <v:stroke color="#000000" joinstyle="round" endarrow="open"/>
                    <v:imagedata o:title=""/>
                    <o:lock v:ext="edit" aspectratio="f"/>
                  </v:shape>
                  <v:shape id="文本框 651" o:spid="_x0000_s1026" o:spt="202" type="#_x0000_t202" style="position:absolute;left:657203;top:715619;height:751820;width:447702;" filled="f" stroked="f" coordsize="21600,21600" o:gfxdata="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MTMTh2AAAAAUBAAAPAAAAAAAAAAEAIAAAACIAAABkcnMvZG93bnJl&#10;di54bWxQSwECFAAUAAAACACHTuJAk7CBbsQBAABoAwAADgAAAAAAAAABACAAAAAnAQAAZHJzL2Uy&#10;b0RvYy54bWxQSwUGAAAAAAYABgBZAQAAXQUAAAAA&#10;">
                    <v:fill on="f" focussize="0,0"/>
                    <v:stroke on="f"/>
                    <v:imagedata o:title=""/>
                    <o:lock v:ext="edit" aspectratio="f"/>
                    <v:textbox style="layout-flow:vertical-ideographic;">
                      <w:txbxContent>
                        <w:p w14:paraId="4CAF4D9F">
                          <w:pPr>
                            <w:ind w:firstLine="0"/>
                            <w:jc w:val="center"/>
                            <w:rPr>
                              <w:ins w:id="1386" w:author="司马长风" w:date="2026-04-24T16:54:17Z"/>
                              <w:sz w:val="21"/>
                              <w:szCs w:val="21"/>
                            </w:rPr>
                          </w:pPr>
                          <w:ins w:id="1387" w:author="司马长风" w:date="2026-04-24T16:54:17Z">
                            <w:r>
                              <w:rPr>
                                <w:rFonts w:hint="eastAsia"/>
                                <w:color w:val="000000"/>
                                <w:sz w:val="21"/>
                                <w:szCs w:val="21"/>
                              </w:rPr>
                              <w:t>数据反馈</w:t>
                            </w:r>
                          </w:ins>
                        </w:p>
                      </w:txbxContent>
                    </v:textbox>
                  </v:shape>
                  <v:shape id="自选图形 653" o:spid="_x0000_s1026" o:spt="34" type="#_x0000_t34" style="position:absolute;left:3637917;top:285107;height:495313;width:9500;rotation:11796480f;" filled="f" stroked="t" coordsize="21600,21600" o:gfxdata="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T&#10;Sg151QAAAAUBAAAPAAAAAAAAAAEAIAAAACIAAABkcnMvZG93bnJldi54bWxQSwECFAAUAAAACACH&#10;TuJA6F64AicCAAA3BAAADgAAAAAAAAABACAAAAAkAQAAZHJzL2Uyb0RvYy54bWxQSwUGAAAAAAYA&#10;BgBZAQAAvQUAAAAA&#10;" adj="410400">
                    <v:fill on="f" focussize="0,0"/>
                    <v:stroke color="#000000" joinstyle="miter"/>
                    <v:imagedata o:title=""/>
                    <o:lock v:ext="edit" aspectratio="f"/>
                  </v:shape>
                  <v:shape id="自选图形 655" o:spid="_x0000_s1026" o:spt="34" type="#_x0000_t34" style="position:absolute;left:4375120;top:285107;height:495313;width:9500;" filled="f" stroked="t" coordsize="21600,21600" o:gfxdata="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r+4uzY&#10;AAAABQEAAA8AAAAAAAAAAQAgAAAAIgAAAGRycy9kb3ducmV2LnhtbFBLAQIUABQAAAAIAIdO4kDn&#10;rJvWIAIAACcEAAAOAAAAAAAAAAEAIAAAACcBAABkcnMvZTJvRG9jLnhtbFBLBQYAAAAABgAGAFkB&#10;AAC5BQAAAAA=&#10;" adj="432000">
                    <v:fill on="f" focussize="0,0"/>
                    <v:stroke color="#000000" joinstyle="miter" startarrowlength="short"/>
                    <v:imagedata o:title=""/>
                    <o:lock v:ext="edit" aspectratio="f"/>
                  </v:shape>
                  <v:line id="直线 669" o:spid="_x0000_s1026" o:spt="20" style="position:absolute;left:4581521;top:496513;flip:y;height:700;width:171400;" filled="f" stroked="t" coordsize="21600,21600" o:gfxdata="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w8sSTVAAAABQEAAA8AAAAAAAAAAQAgAAAAIgAAAGRycy9kb3du&#10;cmV2LnhtbFBLAQIUABQAAAAIAIdO4kAIzD0YAgIAAPMDAAAOAAAAAAAAAAEAIAAAACQBAABkcnMv&#10;ZTJvRG9jLnhtbFBLBQYAAAAABgAGAFkBAACYBQAAAAA=&#10;">
                    <v:fill on="f" focussize="0,0"/>
                    <v:stroke color="#000000" joinstyle="round" startarrowlength="short"/>
                    <v:imagedata o:title=""/>
                    <o:lock v:ext="edit" aspectratio="f"/>
                  </v:line>
                  <v:line id="直线 670" o:spid="_x0000_s1026" o:spt="20" style="position:absolute;left:4743422;top:506013;height:1076428;width:600;" filled="f" stroked="t" coordsize="21600,21600" o:gfxdata="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SAWfN1gAAAAUBAAAPAAAAAAAAAAEAIAAAACIAAABkcnMvZG93bnJldi54bWxQ&#10;SwECFAAUAAAACACHTuJAUr4QTvkBAADqAwAADgAAAAAAAAABACAAAAAlAQAAZHJzL2Uyb0RvYy54&#10;bWxQSwUGAAAAAAYABgBZAQAAkAUAAAAA&#10;">
                    <v:fill on="f" focussize="0,0"/>
                    <v:stroke color="#000000" joinstyle="round" startarrowlength="short"/>
                    <v:imagedata o:title=""/>
                    <o:lock v:ext="edit" aspectratio="f"/>
                  </v:line>
                  <v:line id="直线 671" o:spid="_x0000_s1026" o:spt="20" style="position:absolute;left:4505321;top:1582442;flip:x;height:600;width:238101;" filled="f" stroked="t" coordsize="21600,21600" o:gfxdata="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&#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LpyltYAAAAFAQAADwAAAAAAAAABACAAAAAiAAAAZHJz&#10;L2Rvd25yZXYueG1sUEsBAhQAFAAAAAgAh07iQMurtKcGAgAA9gMAAA4AAAAAAAAAAQAgAAAAJQEA&#10;AGRycy9lMm9Eb2MueG1sUEsFBgAAAAAGAAYAWQEAAJ0FAAAAAA==&#10;">
                    <v:fill on="f" focussize="0,0"/>
                    <v:stroke color="#000000" joinstyle="round" endarrow="open"/>
                    <v:imagedata o:title=""/>
                    <o:lock v:ext="edit" aspectratio="f"/>
                  </v:line>
                  <v:shape id="文本框 672" o:spid="_x0000_s1026" o:spt="202" type="#_x0000_t202" style="position:absolute;left:4772022;top:339709;height:1357636;width:361901;" filled="f" stroked="f" coordsize="21600,21600" o:gfxdata="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BJQcNQAAAAFAQAADwAAAAAAAAABACAAAAAiAAAAZHJzL2Rvd25yZXYueG1sUEsBAhQAFAAA&#10;AAgAh07iQDVOpAy6AQAAXAMAAA4AAAAAAAAAAQAgAAAAIwEAAGRycy9lMm9Eb2MueG1sUEsFBgAA&#10;AAAGAAYAWQEAAE8FAAAAAA==&#10;">
                    <v:fill on="f" focussize="0,0"/>
                    <v:stroke on="f"/>
                    <v:imagedata o:title=""/>
                    <o:lock v:ext="edit" aspectratio="f"/>
                    <v:textbox>
                      <w:txbxContent>
                        <w:p w14:paraId="74809022">
                          <w:pPr>
                            <w:ind w:firstLine="0"/>
                            <w:jc w:val="center"/>
                            <w:rPr>
                              <w:ins w:id="1388" w:author="司马长风" w:date="2026-04-24T16:54:17Z"/>
                              <w:spacing w:val="-23"/>
                              <w:sz w:val="21"/>
                              <w:szCs w:val="21"/>
                            </w:rPr>
                          </w:pPr>
                          <w:ins w:id="1389" w:author="司马长风" w:date="2026-04-24T16:54:17Z">
                            <w:r>
                              <w:rPr>
                                <w:rFonts w:hint="eastAsia"/>
                                <w:color w:val="000000"/>
                                <w:spacing w:val="-23"/>
                                <w:sz w:val="21"/>
                                <w:szCs w:val="21"/>
                              </w:rPr>
                              <w:t>订货会下单</w:t>
                            </w:r>
                          </w:ins>
                        </w:p>
                      </w:txbxContent>
                    </v:textbox>
                  </v:shape>
                  <w10:wrap type="none"/>
                  <w10:anchorlock/>
                </v:group>
              </w:pict>
            </mc:Fallback>
          </mc:AlternateContent>
        </w:r>
      </w:ins>
    </w:p>
    <w:p w14:paraId="1CEBABA3">
      <w:pPr>
        <w:ind w:firstLine="0"/>
        <w:jc w:val="center"/>
        <w:rPr>
          <w:sz w:val="21"/>
          <w:szCs w:val="21"/>
        </w:rPr>
      </w:pPr>
      <w:r>
        <w:rPr>
          <w:rFonts w:hint="eastAsia"/>
          <w:sz w:val="21"/>
          <w:szCs w:val="21"/>
        </w:rPr>
        <w:t>图3-1 M公司轻资产运营模式图</w:t>
      </w:r>
    </w:p>
    <w:p w14:paraId="18245CC4">
      <w:pPr>
        <w:spacing w:line="400" w:lineRule="exact"/>
        <w:ind w:firstLine="484" w:firstLineChars="200"/>
        <w:rPr>
          <w:rFonts w:ascii="宋体" w:hAnsi="宋体" w:cs="宋体"/>
        </w:rPr>
      </w:pPr>
    </w:p>
    <w:p w14:paraId="460788CB">
      <w:pPr>
        <w:pStyle w:val="53"/>
        <w:ind w:firstLine="486"/>
        <w:rPr>
          <w:color w:val="auto"/>
        </w:rPr>
      </w:pPr>
      <w:r>
        <w:t>M公司</w:t>
      </w:r>
      <w:del w:id="1390" w:author="司马长风" w:date="2026-04-24T16:54:17Z">
        <w:r>
          <w:rPr>
            <w:rFonts w:hint="eastAsia"/>
            <w:color w:val="auto"/>
          </w:rPr>
          <w:delText>构建</w:delText>
        </w:r>
      </w:del>
      <w:ins w:id="1391" w:author="司马长风" w:date="2026-04-24T16:54:17Z">
        <w:r>
          <w:rPr/>
          <w:t>建立</w:t>
        </w:r>
      </w:ins>
      <w:r>
        <w:t>了以企划为核心的轻资产运营体系，其商业模式创新体现在五个维度：</w:t>
      </w:r>
    </w:p>
    <w:p w14:paraId="2A17B96D">
      <w:pPr>
        <w:pStyle w:val="53"/>
        <w:numPr>
          <w:ilvl w:val="0"/>
          <w:numId w:val="26"/>
        </w:numPr>
        <w:ind w:firstLineChars="0"/>
        <w:rPr>
          <w:color w:val="auto"/>
        </w:rPr>
      </w:pPr>
      <w:bookmarkStart w:id="58" w:name="_Toc8940"/>
      <w:r>
        <w:rPr>
          <w:rFonts w:hint="eastAsia"/>
          <w:color w:val="000000"/>
        </w:rPr>
        <w:t xml:space="preserve">需求驱动的产品开发机制 </w:t>
      </w:r>
    </w:p>
    <w:p w14:paraId="6B3150BA">
      <w:pPr>
        <w:pStyle w:val="53"/>
        <w:ind w:firstLine="486"/>
        <w:rPr>
          <w:rFonts w:hint="eastAsia" w:cs="宋体"/>
          <w:color w:val="auto"/>
          <w:lang w:bidi="ar"/>
        </w:rPr>
      </w:pPr>
      <w:r>
        <w:rPr>
          <w:rFonts w:hint="eastAsia" w:cs="宋体"/>
          <w:color w:val="auto"/>
          <w:lang w:bidi="ar"/>
        </w:rPr>
        <w:t>企业建立动态企划管理系统，建设智能化决策平台支持“趋势决策-设计研发-市场测试-加速调整”的动态企划。基于消费者行为大数据分析用户需求，结合A/B实验以及实时动态市场信息优化产品组合，实现“动态企划-柔性生产-快速协同”的供应链联动。</w:t>
      </w:r>
    </w:p>
    <w:p w14:paraId="5DF2F05F">
      <w:pPr>
        <w:pStyle w:val="53"/>
        <w:numPr>
          <w:ilvl w:val="0"/>
          <w:numId w:val="26"/>
        </w:numPr>
        <w:ind w:firstLineChars="0"/>
        <w:rPr>
          <w:color w:val="auto"/>
        </w:rPr>
      </w:pPr>
      <w:r>
        <w:t>混合采购与订单管理创新                                          采用“双轨道”订购会模式，实行买断销售和代销模式相结合，</w:t>
      </w:r>
      <w:del w:id="1392" w:author="司马长风" w:date="2026-04-24T16:54:17Z">
        <w:r>
          <w:rPr>
            <w:rFonts w:hint="eastAsia"/>
            <w:color w:val="auto"/>
          </w:rPr>
          <w:delText>构建</w:delText>
        </w:r>
      </w:del>
      <w:ins w:id="1393" w:author="司马长风" w:date="2026-04-24T16:54:17Z">
        <w:r>
          <w:rPr/>
          <w:t>建立</w:t>
        </w:r>
      </w:ins>
      <w:r>
        <w:t>风险共担的经销商网络。这样既可以促进新品快速上市，又能根据订单反馈调整生产计划，推动存货周转率上升，平抑买卖不稳定现象。</w:t>
      </w:r>
    </w:p>
    <w:p w14:paraId="4BFC4FA4">
      <w:pPr>
        <w:pStyle w:val="53"/>
        <w:numPr>
          <w:ilvl w:val="0"/>
          <w:numId w:val="26"/>
        </w:numPr>
        <w:ind w:firstLineChars="0"/>
        <w:rPr>
          <w:color w:val="auto"/>
        </w:rPr>
      </w:pPr>
      <w:r>
        <w:t>弹性生产网络</w:t>
      </w:r>
      <w:del w:id="1394" w:author="司马长风" w:date="2026-04-24T16:54:17Z">
        <w:r>
          <w:rPr>
            <w:rFonts w:hint="eastAsia"/>
            <w:color w:val="000000"/>
          </w:rPr>
          <w:delText>构建</w:delText>
        </w:r>
      </w:del>
      <w:ins w:id="1395" w:author="司马长风" w:date="2026-04-24T16:54:17Z">
        <w:r>
          <w:rPr/>
          <w:t>建立</w:t>
        </w:r>
      </w:ins>
    </w:p>
    <w:p w14:paraId="29882C55">
      <w:pPr>
        <w:pStyle w:val="53"/>
        <w:ind w:firstLine="486"/>
        <w:rPr>
          <w:color w:val="auto"/>
        </w:rPr>
      </w:pPr>
      <w:r>
        <w:rPr>
          <w:rFonts w:hint="eastAsia"/>
          <w:color w:val="000000"/>
        </w:rPr>
        <w:t>采取“自产+外包”战略生产布局，建立供应商协同管理平台（SCP）。通过ERP系统实现产能智能匹配，形成“</w:t>
      </w:r>
      <w:r>
        <w:rPr>
          <w:rFonts w:hint="eastAsia"/>
          <w:color w:val="auto"/>
        </w:rPr>
        <w:t>需求预测-产能调度-质量监控</w:t>
      </w:r>
      <w:r>
        <w:rPr>
          <w:rFonts w:hint="eastAsia"/>
          <w:color w:val="000000"/>
        </w:rPr>
        <w:t>”的闭环化生产管理。与12个供应商建立战略合作关系，</w:t>
      </w:r>
      <w:r>
        <w:rPr>
          <w:rFonts w:hint="eastAsia"/>
          <w:color w:val="auto"/>
        </w:rPr>
        <w:t>关键物料标准化率达85%，确保品质稳定性与成本可控性</w:t>
      </w:r>
      <w:r>
        <w:rPr>
          <w:rFonts w:hint="eastAsia"/>
          <w:color w:val="000000"/>
        </w:rPr>
        <w:t>。</w:t>
      </w:r>
    </w:p>
    <w:p w14:paraId="681985FA">
      <w:pPr>
        <w:pStyle w:val="53"/>
        <w:numPr>
          <w:ilvl w:val="0"/>
          <w:numId w:val="26"/>
        </w:numPr>
        <w:ind w:firstLineChars="0"/>
        <w:rPr>
          <w:rFonts w:hint="eastAsia" w:cs="宋体"/>
          <w:color w:val="auto"/>
          <w:lang w:bidi="ar"/>
        </w:rPr>
      </w:pPr>
      <w:r>
        <w:t xml:space="preserve">全渠道零售生态系统                                              </w:t>
      </w:r>
      <w:del w:id="1396" w:author="司马长风" w:date="2026-04-24T16:54:17Z">
        <w:r>
          <w:rPr>
            <w:rFonts w:hint="eastAsia" w:cs="宋体"/>
            <w:color w:val="auto"/>
            <w:lang w:bidi="ar"/>
          </w:rPr>
          <w:delText>构建</w:delText>
        </w:r>
      </w:del>
      <w:ins w:id="1397" w:author="司马长风" w:date="2026-04-24T16:54:17Z">
        <w:r>
          <w:rPr/>
          <w:t>建立</w:t>
        </w:r>
      </w:ins>
      <w:r>
        <w:t>“线上+线下+社交”三维营销矩阵，数字化转型加速，社媒营销投入ROI达1:3.2。直营店标准化运营模板输出使加盟店存活率提升18%，O2O模式实现线上线下流量互导，客单价同比提升27%。</w:t>
      </w:r>
    </w:p>
    <w:p w14:paraId="3635C480">
      <w:pPr>
        <w:pStyle w:val="53"/>
        <w:numPr>
          <w:ilvl w:val="0"/>
          <w:numId w:val="26"/>
        </w:numPr>
        <w:ind w:firstLineChars="0"/>
        <w:rPr>
          <w:color w:val="auto"/>
        </w:rPr>
      </w:pPr>
      <w:r>
        <w:rPr>
          <w:rFonts w:hint="eastAsia"/>
          <w:color w:val="000000"/>
        </w:rPr>
        <w:t>数据驱动的运营中枢</w:t>
      </w:r>
    </w:p>
    <w:p w14:paraId="47C045EE">
      <w:pPr>
        <w:pStyle w:val="53"/>
        <w:ind w:firstLine="486"/>
        <w:rPr>
          <w:color w:val="auto"/>
        </w:rPr>
      </w:pPr>
      <w:r>
        <w:rPr>
          <w:rFonts w:hint="eastAsia" w:cs="宋体"/>
          <w:color w:val="auto"/>
          <w:lang w:bidi="ar"/>
        </w:rPr>
        <w:t>搭建商业智能平台（BIP），整合POS、CRM和供应链平台的数据，形成“数据采集-分析决策-执行反馈”的价值链闭环。该商业模式使用机器学习算法改变补货模式，使得库存成本降低15%，需求预测准确率提升到89%。这种模式打破了传统的服装产业价值链，重新排列价值链中要素的权重，资源向“微笑曲线”的两端环节有效倾斜，形成“</w:t>
      </w:r>
      <w:r>
        <w:rPr>
          <w:rFonts w:hint="eastAsia"/>
          <w:color w:val="auto"/>
        </w:rPr>
        <w:t>企划牵引、数据赋能、渠道裂变</w:t>
      </w:r>
      <w:r>
        <w:rPr>
          <w:rFonts w:hint="eastAsia" w:cs="宋体"/>
          <w:color w:val="auto"/>
          <w:lang w:bidi="ar"/>
        </w:rPr>
        <w:t>”的轻资产运作模式。其商业价值在于将</w:t>
      </w:r>
      <w:r>
        <w:rPr>
          <w:rFonts w:hint="eastAsia"/>
          <w:color w:val="auto"/>
        </w:rPr>
        <w:t>以数据资产替代重资产投入，通过流程再造实现资源效率最大化，为服装行业转型升级提供实践样本。</w:t>
      </w:r>
    </w:p>
    <w:p w14:paraId="364796B9">
      <w:pPr>
        <w:pStyle w:val="51"/>
        <w:numPr>
          <w:ilvl w:val="0"/>
          <w:numId w:val="25"/>
        </w:numPr>
        <w:spacing w:before="207"/>
        <w:ind w:firstLine="567"/>
      </w:pPr>
      <w:bookmarkStart w:id="59" w:name="_Toc6328"/>
      <w:r>
        <w:rPr>
          <w:rFonts w:hint="eastAsia"/>
        </w:rPr>
        <w:t>M公司轻资产运营模式的财务特征</w:t>
      </w:r>
      <w:bookmarkEnd w:id="58"/>
      <w:bookmarkEnd w:id="59"/>
    </w:p>
    <w:p w14:paraId="736E1A2F">
      <w:pPr>
        <w:pStyle w:val="53"/>
        <w:numPr>
          <w:ilvl w:val="0"/>
          <w:numId w:val="27"/>
        </w:numPr>
        <w:ind w:firstLineChars="0"/>
        <w:rPr>
          <w:color w:val="auto"/>
        </w:rPr>
      </w:pPr>
      <w:r>
        <w:rPr>
          <w:rFonts w:hint="eastAsia"/>
          <w:color w:val="auto"/>
        </w:rPr>
        <w:t>货币资金占比较多</w:t>
      </w:r>
    </w:p>
    <w:p w14:paraId="61EF7B40">
      <w:pPr>
        <w:pStyle w:val="53"/>
        <w:ind w:firstLine="486"/>
        <w:rPr>
          <w:color w:val="auto"/>
        </w:rPr>
      </w:pPr>
      <w:r>
        <w:rPr>
          <w:rFonts w:hint="eastAsia"/>
          <w:color w:val="auto"/>
        </w:rPr>
        <w:t>现金及现金等价物作为流动性最强的资产项目，其持有规模受企业运营战略、市场环境波动、财务健康状况及行业特性等多重因素共同影响。在服装行业特别是轻资产运营模式下，由于产品生命周期短、市场需求变化快且受季节性消费特征显著，为缓冲外部冲击，企业倾向于持有较高比例的现金资产。</w:t>
      </w:r>
    </w:p>
    <w:p w14:paraId="3B5841F5">
      <w:pPr>
        <w:pStyle w:val="53"/>
        <w:ind w:firstLine="486"/>
        <w:rPr>
          <w:rFonts w:hint="eastAsia"/>
          <w:color w:val="auto"/>
        </w:rPr>
      </w:pPr>
      <w:r>
        <w:rPr>
          <w:rFonts w:hint="eastAsia"/>
          <w:color w:val="auto"/>
        </w:rPr>
        <w:t>通过对M公司2020-2024年的财务报表分析（见表3-1），发现该时期企业货币资金在流动资产中持续保持约20%的高占比。值得注意的是，自2014年实施“实业+投资”的战略转型以来，M公司在拓展财务投资业务的同时，仍维持了充裕的现金储备。即使在货币资金占比最低的2024年，公司仍持有货币资金92444.89万元。这种财务策略不仅保障了企业主营业务的稳健运营，更为战略投资和新业务拓展提供了必要的资金支持，这充分印证了轻资产运营企业通过优化资本结构，以维持高度财务弹性的战略意图。</w:t>
      </w:r>
    </w:p>
    <w:p w14:paraId="43E72992">
      <w:pPr>
        <w:widowControl/>
        <w:tabs>
          <w:tab w:val="left" w:pos="1549"/>
        </w:tabs>
        <w:spacing w:before="207" w:beforeLines="50" w:after="207" w:afterLines="50"/>
        <w:ind w:firstLine="0"/>
        <w:jc w:val="center"/>
        <w:rPr>
          <w:rFonts w:ascii="宋体" w:hAnsi="宋体" w:cs="宋体"/>
          <w:kern w:val="0"/>
          <w:sz w:val="21"/>
          <w:szCs w:val="21"/>
          <w:lang w:bidi="ar"/>
        </w:rPr>
      </w:pPr>
      <w:r>
        <w:rPr>
          <w:rFonts w:hint="eastAsia" w:ascii="宋体" w:hAnsi="宋体" w:cs="宋体"/>
          <w:kern w:val="0"/>
          <w:sz w:val="21"/>
          <w:szCs w:val="21"/>
          <w:lang w:bidi="ar"/>
        </w:rPr>
        <w:t>表3-1M公司2020-2024年度货币资金情况</w:t>
      </w:r>
    </w:p>
    <w:tbl>
      <w:tblPr>
        <w:tblStyle w:val="37"/>
        <w:tblW w:w="86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6" w:type="dxa"/>
          <w:left w:w="96" w:type="dxa"/>
          <w:bottom w:w="56" w:type="dxa"/>
          <w:right w:w="96" w:type="dxa"/>
        </w:tblCellMar>
      </w:tblPr>
      <w:tblGrid>
        <w:gridCol w:w="2569"/>
        <w:gridCol w:w="1226"/>
        <w:gridCol w:w="1226"/>
        <w:gridCol w:w="1226"/>
        <w:gridCol w:w="1226"/>
        <w:gridCol w:w="1226"/>
      </w:tblGrid>
      <w:tr w14:paraId="6D1B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blHeader/>
          <w:jc w:val="center"/>
        </w:trPr>
        <w:tc>
          <w:tcPr>
            <w:tcW w:w="2569" w:type="dxa"/>
            <w:tcBorders>
              <w:top w:val="single" w:color="000000" w:sz="12" w:space="0"/>
              <w:left w:val="nil"/>
              <w:bottom w:val="single" w:color="000000" w:sz="4" w:space="0"/>
              <w:right w:val="nil"/>
            </w:tcBorders>
            <w:vAlign w:val="center"/>
          </w:tcPr>
          <w:p w14:paraId="1632B084">
            <w:pPr>
              <w:widowControl/>
              <w:snapToGrid w:val="0"/>
              <w:ind w:firstLine="0"/>
              <w:jc w:val="center"/>
              <w:rPr>
                <w:rFonts w:ascii="宋体" w:hAnsi="宋体" w:cs="宋体"/>
                <w:b/>
                <w:bCs/>
                <w:sz w:val="21"/>
                <w:szCs w:val="21"/>
              </w:rPr>
            </w:pPr>
            <w:r>
              <w:rPr>
                <w:rFonts w:hint="eastAsia" w:ascii="宋体" w:hAnsi="宋体" w:cs="宋体"/>
                <w:b/>
                <w:bCs/>
                <w:sz w:val="21"/>
                <w:szCs w:val="21"/>
              </w:rPr>
              <w:t>项目</w:t>
            </w:r>
          </w:p>
        </w:tc>
        <w:tc>
          <w:tcPr>
            <w:tcW w:w="1226" w:type="dxa"/>
            <w:tcBorders>
              <w:top w:val="single" w:color="000000" w:sz="12" w:space="0"/>
              <w:left w:val="nil"/>
              <w:bottom w:val="single" w:color="000000" w:sz="4" w:space="0"/>
              <w:right w:val="nil"/>
            </w:tcBorders>
            <w:vAlign w:val="center"/>
          </w:tcPr>
          <w:p w14:paraId="31AA6FB3">
            <w:pPr>
              <w:widowControl/>
              <w:snapToGrid w:val="0"/>
              <w:ind w:firstLine="0"/>
              <w:jc w:val="center"/>
              <w:rPr>
                <w:rFonts w:ascii="宋体" w:hAnsi="宋体" w:cs="宋体"/>
                <w:b/>
                <w:bCs/>
                <w:sz w:val="21"/>
                <w:szCs w:val="21"/>
              </w:rPr>
            </w:pPr>
            <w:r>
              <w:rPr>
                <w:rFonts w:hint="eastAsia" w:ascii="宋体" w:hAnsi="宋体" w:cs="宋体"/>
                <w:b/>
                <w:bCs/>
                <w:sz w:val="21"/>
                <w:szCs w:val="21"/>
              </w:rPr>
              <w:t>2020年</w:t>
            </w:r>
          </w:p>
        </w:tc>
        <w:tc>
          <w:tcPr>
            <w:tcW w:w="1226" w:type="dxa"/>
            <w:tcBorders>
              <w:top w:val="single" w:color="000000" w:sz="12" w:space="0"/>
              <w:left w:val="nil"/>
              <w:bottom w:val="single" w:color="000000" w:sz="4" w:space="0"/>
              <w:right w:val="nil"/>
            </w:tcBorders>
            <w:vAlign w:val="center"/>
          </w:tcPr>
          <w:p w14:paraId="728C0542">
            <w:pPr>
              <w:widowControl/>
              <w:snapToGrid w:val="0"/>
              <w:ind w:firstLine="0"/>
              <w:jc w:val="center"/>
              <w:rPr>
                <w:rFonts w:ascii="宋体" w:hAnsi="宋体" w:cs="宋体"/>
                <w:b/>
                <w:bCs/>
                <w:sz w:val="21"/>
                <w:szCs w:val="21"/>
              </w:rPr>
            </w:pPr>
            <w:r>
              <w:rPr>
                <w:rFonts w:hint="eastAsia" w:ascii="宋体" w:hAnsi="宋体" w:cs="宋体"/>
                <w:b/>
                <w:bCs/>
                <w:sz w:val="21"/>
                <w:szCs w:val="21"/>
              </w:rPr>
              <w:t>2021年</w:t>
            </w:r>
          </w:p>
        </w:tc>
        <w:tc>
          <w:tcPr>
            <w:tcW w:w="1226" w:type="dxa"/>
            <w:tcBorders>
              <w:top w:val="single" w:color="000000" w:sz="12" w:space="0"/>
              <w:left w:val="nil"/>
              <w:bottom w:val="single" w:color="000000" w:sz="4" w:space="0"/>
              <w:right w:val="nil"/>
            </w:tcBorders>
            <w:vAlign w:val="center"/>
          </w:tcPr>
          <w:p w14:paraId="00B2B003">
            <w:pPr>
              <w:widowControl/>
              <w:snapToGrid w:val="0"/>
              <w:ind w:firstLine="0"/>
              <w:jc w:val="center"/>
              <w:rPr>
                <w:rFonts w:ascii="宋体" w:hAnsi="宋体" w:cs="宋体"/>
                <w:b/>
                <w:bCs/>
                <w:sz w:val="21"/>
                <w:szCs w:val="21"/>
              </w:rPr>
            </w:pPr>
            <w:r>
              <w:rPr>
                <w:rFonts w:hint="eastAsia" w:ascii="宋体" w:hAnsi="宋体" w:cs="宋体"/>
                <w:b/>
                <w:bCs/>
                <w:sz w:val="21"/>
                <w:szCs w:val="21"/>
              </w:rPr>
              <w:t>2022年</w:t>
            </w:r>
          </w:p>
        </w:tc>
        <w:tc>
          <w:tcPr>
            <w:tcW w:w="1226" w:type="dxa"/>
            <w:tcBorders>
              <w:top w:val="single" w:color="000000" w:sz="12" w:space="0"/>
              <w:left w:val="nil"/>
              <w:bottom w:val="single" w:color="000000" w:sz="4" w:space="0"/>
              <w:right w:val="nil"/>
            </w:tcBorders>
            <w:vAlign w:val="center"/>
          </w:tcPr>
          <w:p w14:paraId="62172074">
            <w:pPr>
              <w:widowControl/>
              <w:snapToGrid w:val="0"/>
              <w:ind w:firstLine="0"/>
              <w:jc w:val="center"/>
              <w:rPr>
                <w:rFonts w:ascii="宋体" w:hAnsi="宋体" w:cs="宋体"/>
                <w:b/>
                <w:bCs/>
                <w:sz w:val="21"/>
                <w:szCs w:val="21"/>
              </w:rPr>
            </w:pPr>
            <w:r>
              <w:rPr>
                <w:rFonts w:hint="eastAsia" w:ascii="宋体" w:hAnsi="宋体" w:cs="宋体"/>
                <w:b/>
                <w:bCs/>
                <w:sz w:val="21"/>
                <w:szCs w:val="21"/>
              </w:rPr>
              <w:t>2023年</w:t>
            </w:r>
          </w:p>
        </w:tc>
        <w:tc>
          <w:tcPr>
            <w:tcW w:w="1226" w:type="dxa"/>
            <w:tcBorders>
              <w:top w:val="single" w:color="000000" w:sz="12" w:space="0"/>
              <w:left w:val="nil"/>
              <w:bottom w:val="single" w:color="000000" w:sz="4" w:space="0"/>
              <w:right w:val="nil"/>
            </w:tcBorders>
            <w:vAlign w:val="center"/>
          </w:tcPr>
          <w:p w14:paraId="2C44F948">
            <w:pPr>
              <w:widowControl/>
              <w:snapToGrid w:val="0"/>
              <w:ind w:firstLine="0"/>
              <w:jc w:val="center"/>
              <w:rPr>
                <w:rFonts w:ascii="宋体" w:hAnsi="宋体" w:cs="宋体"/>
                <w:b/>
                <w:bCs/>
                <w:sz w:val="21"/>
                <w:szCs w:val="21"/>
              </w:rPr>
            </w:pPr>
            <w:r>
              <w:rPr>
                <w:rFonts w:hint="eastAsia" w:ascii="宋体" w:hAnsi="宋体" w:cs="宋体"/>
                <w:b/>
                <w:bCs/>
                <w:sz w:val="21"/>
                <w:szCs w:val="21"/>
              </w:rPr>
              <w:t>2024年</w:t>
            </w:r>
          </w:p>
        </w:tc>
      </w:tr>
      <w:tr w14:paraId="50B3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2569" w:type="dxa"/>
            <w:tcBorders>
              <w:top w:val="single" w:color="000000" w:sz="4" w:space="0"/>
              <w:left w:val="nil"/>
              <w:bottom w:val="nil"/>
              <w:right w:val="nil"/>
            </w:tcBorders>
            <w:vAlign w:val="center"/>
          </w:tcPr>
          <w:p w14:paraId="64D61B69">
            <w:pPr>
              <w:widowControl/>
              <w:snapToGrid w:val="0"/>
              <w:spacing w:line="360" w:lineRule="auto"/>
              <w:ind w:left="-77" w:leftChars="-32" w:firstLine="0"/>
              <w:jc w:val="center"/>
              <w:rPr>
                <w:rFonts w:ascii="宋体" w:hAnsi="宋体" w:cs="宋体"/>
                <w:sz w:val="21"/>
                <w:szCs w:val="21"/>
              </w:rPr>
            </w:pPr>
            <w:r>
              <w:rPr>
                <w:rFonts w:hint="eastAsia" w:ascii="宋体" w:hAnsi="宋体" w:cs="宋体"/>
                <w:sz w:val="21"/>
                <w:szCs w:val="21"/>
              </w:rPr>
              <w:t>货币资金</w:t>
            </w:r>
          </w:p>
          <w:p w14:paraId="04E66822">
            <w:pPr>
              <w:widowControl/>
              <w:snapToGrid w:val="0"/>
              <w:spacing w:line="360" w:lineRule="auto"/>
              <w:ind w:left="-99" w:leftChars="-41" w:firstLine="0"/>
              <w:jc w:val="center"/>
              <w:rPr>
                <w:rFonts w:ascii="宋体" w:hAnsi="宋体" w:cs="宋体"/>
                <w:sz w:val="21"/>
                <w:szCs w:val="21"/>
              </w:rPr>
            </w:pPr>
            <w:r>
              <w:rPr>
                <w:rFonts w:hint="eastAsia" w:ascii="宋体" w:hAnsi="宋体" w:cs="宋体"/>
                <w:sz w:val="21"/>
                <w:szCs w:val="21"/>
              </w:rPr>
              <w:t>（万元）</w:t>
            </w:r>
          </w:p>
        </w:tc>
        <w:tc>
          <w:tcPr>
            <w:tcW w:w="1226" w:type="dxa"/>
            <w:tcBorders>
              <w:top w:val="single" w:color="000000" w:sz="4" w:space="0"/>
              <w:left w:val="nil"/>
              <w:bottom w:val="nil"/>
              <w:right w:val="nil"/>
            </w:tcBorders>
            <w:vAlign w:val="center"/>
          </w:tcPr>
          <w:p w14:paraId="1635A3CA">
            <w:pPr>
              <w:widowControl/>
              <w:snapToGrid w:val="0"/>
              <w:spacing w:line="360" w:lineRule="auto"/>
              <w:ind w:firstLine="0"/>
              <w:jc w:val="right"/>
              <w:rPr>
                <w:rFonts w:ascii="宋体" w:hAnsi="宋体" w:cs="宋体"/>
                <w:sz w:val="21"/>
                <w:szCs w:val="21"/>
              </w:rPr>
            </w:pPr>
            <w:r>
              <w:rPr>
                <w:rFonts w:hint="eastAsia" w:ascii="宋体" w:hAnsi="宋体" w:cs="宋体"/>
                <w:sz w:val="21"/>
                <w:szCs w:val="21"/>
              </w:rPr>
              <w:t>130116.47</w:t>
            </w:r>
          </w:p>
        </w:tc>
        <w:tc>
          <w:tcPr>
            <w:tcW w:w="1226" w:type="dxa"/>
            <w:tcBorders>
              <w:top w:val="single" w:color="000000" w:sz="4" w:space="0"/>
              <w:left w:val="nil"/>
              <w:bottom w:val="nil"/>
              <w:right w:val="nil"/>
            </w:tcBorders>
            <w:vAlign w:val="center"/>
          </w:tcPr>
          <w:p w14:paraId="22D94225">
            <w:pPr>
              <w:widowControl/>
              <w:snapToGrid w:val="0"/>
              <w:spacing w:line="360" w:lineRule="auto"/>
              <w:ind w:firstLine="0"/>
              <w:jc w:val="right"/>
              <w:rPr>
                <w:rFonts w:ascii="宋体" w:hAnsi="宋体" w:cs="宋体"/>
                <w:sz w:val="21"/>
                <w:szCs w:val="21"/>
              </w:rPr>
            </w:pPr>
            <w:r>
              <w:rPr>
                <w:rFonts w:hint="eastAsia" w:ascii="宋体" w:hAnsi="宋体" w:cs="宋体"/>
                <w:sz w:val="21"/>
                <w:szCs w:val="21"/>
              </w:rPr>
              <w:t>158171.13</w:t>
            </w:r>
          </w:p>
        </w:tc>
        <w:tc>
          <w:tcPr>
            <w:tcW w:w="1226" w:type="dxa"/>
            <w:tcBorders>
              <w:top w:val="single" w:color="000000" w:sz="4" w:space="0"/>
              <w:left w:val="nil"/>
              <w:bottom w:val="nil"/>
              <w:right w:val="nil"/>
            </w:tcBorders>
            <w:vAlign w:val="center"/>
          </w:tcPr>
          <w:p w14:paraId="03CB3D0B">
            <w:pPr>
              <w:widowControl/>
              <w:snapToGrid w:val="0"/>
              <w:spacing w:line="360" w:lineRule="auto"/>
              <w:ind w:firstLine="0"/>
              <w:jc w:val="right"/>
              <w:rPr>
                <w:rFonts w:ascii="宋体" w:hAnsi="宋体" w:cs="宋体"/>
                <w:sz w:val="21"/>
                <w:szCs w:val="21"/>
              </w:rPr>
            </w:pPr>
            <w:r>
              <w:rPr>
                <w:rFonts w:hint="eastAsia" w:ascii="宋体" w:hAnsi="宋体" w:cs="宋体"/>
                <w:sz w:val="21"/>
                <w:szCs w:val="21"/>
              </w:rPr>
              <w:t>153383.91</w:t>
            </w:r>
          </w:p>
        </w:tc>
        <w:tc>
          <w:tcPr>
            <w:tcW w:w="1226" w:type="dxa"/>
            <w:tcBorders>
              <w:top w:val="single" w:color="000000" w:sz="4" w:space="0"/>
              <w:left w:val="nil"/>
              <w:bottom w:val="nil"/>
              <w:right w:val="nil"/>
            </w:tcBorders>
            <w:vAlign w:val="center"/>
          </w:tcPr>
          <w:p w14:paraId="26F179EF">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125490.52</w:t>
            </w:r>
          </w:p>
        </w:tc>
        <w:tc>
          <w:tcPr>
            <w:tcW w:w="1226" w:type="dxa"/>
            <w:tcBorders>
              <w:top w:val="single" w:color="000000" w:sz="4" w:space="0"/>
              <w:left w:val="nil"/>
              <w:bottom w:val="nil"/>
              <w:right w:val="nil"/>
            </w:tcBorders>
            <w:vAlign w:val="center"/>
          </w:tcPr>
          <w:p w14:paraId="18DF7C60">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92444.89</w:t>
            </w:r>
          </w:p>
        </w:tc>
      </w:tr>
      <w:tr w14:paraId="19D1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2569" w:type="dxa"/>
            <w:tcBorders>
              <w:top w:val="nil"/>
              <w:left w:val="nil"/>
              <w:bottom w:val="nil"/>
              <w:right w:val="nil"/>
            </w:tcBorders>
            <w:vAlign w:val="center"/>
          </w:tcPr>
          <w:p w14:paraId="049298DA">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流动资产</w:t>
            </w:r>
          </w:p>
          <w:p w14:paraId="06FE9A6C">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（万元）</w:t>
            </w:r>
          </w:p>
        </w:tc>
        <w:tc>
          <w:tcPr>
            <w:tcW w:w="1226" w:type="dxa"/>
            <w:tcBorders>
              <w:top w:val="nil"/>
              <w:left w:val="nil"/>
              <w:bottom w:val="nil"/>
              <w:right w:val="nil"/>
            </w:tcBorders>
            <w:vAlign w:val="center"/>
          </w:tcPr>
          <w:p w14:paraId="7076CFB0">
            <w:pPr>
              <w:widowControl/>
              <w:snapToGrid w:val="0"/>
              <w:spacing w:line="360" w:lineRule="auto"/>
              <w:ind w:firstLine="0"/>
              <w:jc w:val="right"/>
              <w:rPr>
                <w:rFonts w:ascii="宋体" w:hAnsi="宋体" w:cs="宋体"/>
                <w:sz w:val="21"/>
                <w:szCs w:val="21"/>
              </w:rPr>
            </w:pPr>
            <w:r>
              <w:rPr>
                <w:rFonts w:hint="eastAsia" w:ascii="宋体" w:hAnsi="宋体" w:cs="宋体"/>
                <w:sz w:val="21"/>
                <w:szCs w:val="21"/>
              </w:rPr>
              <w:t>448404.98</w:t>
            </w:r>
          </w:p>
        </w:tc>
        <w:tc>
          <w:tcPr>
            <w:tcW w:w="1226" w:type="dxa"/>
            <w:tcBorders>
              <w:top w:val="nil"/>
              <w:left w:val="nil"/>
              <w:bottom w:val="nil"/>
              <w:right w:val="nil"/>
            </w:tcBorders>
            <w:vAlign w:val="center"/>
          </w:tcPr>
          <w:p w14:paraId="190A8475">
            <w:pPr>
              <w:widowControl/>
              <w:snapToGrid w:val="0"/>
              <w:spacing w:line="360" w:lineRule="auto"/>
              <w:ind w:firstLine="0"/>
              <w:jc w:val="right"/>
              <w:rPr>
                <w:rFonts w:ascii="宋体" w:hAnsi="宋体" w:cs="宋体"/>
                <w:sz w:val="21"/>
                <w:szCs w:val="21"/>
              </w:rPr>
            </w:pPr>
            <w:r>
              <w:rPr>
                <w:rFonts w:hint="eastAsia" w:ascii="宋体" w:hAnsi="宋体" w:cs="宋体"/>
                <w:sz w:val="21"/>
                <w:szCs w:val="21"/>
              </w:rPr>
              <w:t>503992.05</w:t>
            </w:r>
          </w:p>
        </w:tc>
        <w:tc>
          <w:tcPr>
            <w:tcW w:w="1226" w:type="dxa"/>
            <w:tcBorders>
              <w:top w:val="nil"/>
              <w:left w:val="nil"/>
              <w:bottom w:val="nil"/>
              <w:right w:val="nil"/>
            </w:tcBorders>
            <w:vAlign w:val="center"/>
          </w:tcPr>
          <w:p w14:paraId="4388372C">
            <w:pPr>
              <w:widowControl/>
              <w:snapToGrid w:val="0"/>
              <w:spacing w:line="360" w:lineRule="auto"/>
              <w:ind w:firstLine="0"/>
              <w:jc w:val="right"/>
              <w:rPr>
                <w:rFonts w:ascii="宋体" w:hAnsi="宋体" w:cs="宋体"/>
                <w:sz w:val="21"/>
                <w:szCs w:val="21"/>
              </w:rPr>
            </w:pPr>
            <w:r>
              <w:rPr>
                <w:rFonts w:hint="eastAsia" w:ascii="宋体" w:hAnsi="宋体" w:cs="宋体"/>
                <w:sz w:val="21"/>
                <w:szCs w:val="21"/>
              </w:rPr>
              <w:t>483216.08</w:t>
            </w:r>
          </w:p>
        </w:tc>
        <w:tc>
          <w:tcPr>
            <w:tcW w:w="1226" w:type="dxa"/>
            <w:tcBorders>
              <w:top w:val="nil"/>
              <w:left w:val="nil"/>
              <w:bottom w:val="nil"/>
              <w:right w:val="nil"/>
            </w:tcBorders>
            <w:vAlign w:val="center"/>
          </w:tcPr>
          <w:p w14:paraId="5BB97570">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573905.23</w:t>
            </w:r>
          </w:p>
        </w:tc>
        <w:tc>
          <w:tcPr>
            <w:tcW w:w="1226" w:type="dxa"/>
            <w:tcBorders>
              <w:top w:val="nil"/>
              <w:left w:val="nil"/>
              <w:bottom w:val="nil"/>
              <w:right w:val="nil"/>
            </w:tcBorders>
            <w:vAlign w:val="center"/>
          </w:tcPr>
          <w:p w14:paraId="74DB3D73">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616634.17</w:t>
            </w:r>
          </w:p>
        </w:tc>
      </w:tr>
      <w:tr w14:paraId="7253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2569" w:type="dxa"/>
            <w:tcBorders>
              <w:top w:val="nil"/>
              <w:left w:val="nil"/>
              <w:bottom w:val="single" w:color="000000" w:sz="12" w:space="0"/>
              <w:right w:val="nil"/>
            </w:tcBorders>
            <w:vAlign w:val="center"/>
          </w:tcPr>
          <w:p w14:paraId="0F023B0B">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货币资金占流动资产比重</w:t>
            </w:r>
          </w:p>
        </w:tc>
        <w:tc>
          <w:tcPr>
            <w:tcW w:w="1226" w:type="dxa"/>
            <w:tcBorders>
              <w:top w:val="nil"/>
              <w:left w:val="nil"/>
              <w:bottom w:val="single" w:color="000000" w:sz="12" w:space="0"/>
              <w:right w:val="nil"/>
            </w:tcBorders>
            <w:vAlign w:val="center"/>
          </w:tcPr>
          <w:p w14:paraId="639FCB64">
            <w:pPr>
              <w:widowControl/>
              <w:snapToGrid w:val="0"/>
              <w:spacing w:line="360" w:lineRule="auto"/>
              <w:ind w:firstLine="0"/>
              <w:jc w:val="right"/>
              <w:rPr>
                <w:rFonts w:ascii="宋体" w:hAnsi="宋体" w:cs="宋体"/>
                <w:sz w:val="21"/>
                <w:szCs w:val="21"/>
              </w:rPr>
            </w:pPr>
            <w:r>
              <w:rPr>
                <w:rFonts w:hint="eastAsia" w:ascii="宋体" w:hAnsi="宋体" w:cs="宋体"/>
                <w:sz w:val="21"/>
                <w:szCs w:val="21"/>
              </w:rPr>
              <w:t>29.02%</w:t>
            </w:r>
          </w:p>
        </w:tc>
        <w:tc>
          <w:tcPr>
            <w:tcW w:w="1226" w:type="dxa"/>
            <w:tcBorders>
              <w:top w:val="nil"/>
              <w:left w:val="nil"/>
              <w:bottom w:val="single" w:color="000000" w:sz="12" w:space="0"/>
              <w:right w:val="nil"/>
            </w:tcBorders>
            <w:vAlign w:val="center"/>
          </w:tcPr>
          <w:p w14:paraId="044AB697">
            <w:pPr>
              <w:widowControl/>
              <w:snapToGrid w:val="0"/>
              <w:spacing w:line="360" w:lineRule="auto"/>
              <w:ind w:firstLine="0"/>
              <w:jc w:val="right"/>
              <w:rPr>
                <w:rFonts w:ascii="宋体" w:hAnsi="宋体" w:cs="宋体"/>
                <w:sz w:val="21"/>
                <w:szCs w:val="21"/>
              </w:rPr>
            </w:pPr>
            <w:r>
              <w:rPr>
                <w:rFonts w:hint="eastAsia" w:ascii="宋体" w:hAnsi="宋体" w:cs="宋体"/>
                <w:sz w:val="21"/>
                <w:szCs w:val="21"/>
              </w:rPr>
              <w:t>31.38%</w:t>
            </w:r>
          </w:p>
        </w:tc>
        <w:tc>
          <w:tcPr>
            <w:tcW w:w="1226" w:type="dxa"/>
            <w:tcBorders>
              <w:top w:val="nil"/>
              <w:left w:val="nil"/>
              <w:bottom w:val="single" w:color="000000" w:sz="12" w:space="0"/>
              <w:right w:val="nil"/>
            </w:tcBorders>
            <w:vAlign w:val="center"/>
          </w:tcPr>
          <w:p w14:paraId="414B6A9D">
            <w:pPr>
              <w:widowControl/>
              <w:snapToGrid w:val="0"/>
              <w:spacing w:line="360" w:lineRule="auto"/>
              <w:ind w:firstLine="0"/>
              <w:jc w:val="right"/>
              <w:rPr>
                <w:rFonts w:ascii="宋体" w:hAnsi="宋体" w:cs="宋体"/>
                <w:sz w:val="21"/>
                <w:szCs w:val="21"/>
              </w:rPr>
            </w:pPr>
            <w:r>
              <w:rPr>
                <w:rFonts w:hint="eastAsia" w:ascii="宋体" w:hAnsi="宋体" w:cs="宋体"/>
                <w:sz w:val="21"/>
                <w:szCs w:val="21"/>
              </w:rPr>
              <w:t>31.74%</w:t>
            </w:r>
          </w:p>
        </w:tc>
        <w:tc>
          <w:tcPr>
            <w:tcW w:w="1226" w:type="dxa"/>
            <w:tcBorders>
              <w:top w:val="nil"/>
              <w:left w:val="nil"/>
              <w:bottom w:val="single" w:color="000000" w:sz="12" w:space="0"/>
              <w:right w:val="nil"/>
            </w:tcBorders>
            <w:vAlign w:val="center"/>
          </w:tcPr>
          <w:p w14:paraId="0545E5E0">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21.86%</w:t>
            </w:r>
          </w:p>
        </w:tc>
        <w:tc>
          <w:tcPr>
            <w:tcW w:w="1226" w:type="dxa"/>
            <w:tcBorders>
              <w:top w:val="nil"/>
              <w:left w:val="nil"/>
              <w:bottom w:val="single" w:color="000000" w:sz="12" w:space="0"/>
              <w:right w:val="nil"/>
            </w:tcBorders>
            <w:vAlign w:val="center"/>
          </w:tcPr>
          <w:p w14:paraId="659077DF">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14.99%</w:t>
            </w:r>
          </w:p>
        </w:tc>
      </w:tr>
    </w:tbl>
    <w:p w14:paraId="0C563217">
      <w:pPr>
        <w:widowControl/>
        <w:tabs>
          <w:tab w:val="left" w:pos="1549"/>
        </w:tabs>
        <w:ind w:firstLine="0"/>
        <w:jc w:val="left"/>
        <w:rPr>
          <w:rFonts w:ascii="宋体" w:hAnsi="宋体" w:cs="宋体"/>
          <w:kern w:val="0"/>
          <w:sz w:val="21"/>
          <w:szCs w:val="21"/>
          <w:lang w:bidi="ar"/>
        </w:rPr>
      </w:pPr>
      <w:r>
        <w:rPr>
          <w:rFonts w:hint="eastAsia" w:ascii="宋体" w:hAnsi="宋体" w:cs="宋体"/>
          <w:kern w:val="0"/>
          <w:sz w:val="21"/>
          <w:szCs w:val="21"/>
          <w:lang w:bidi="ar"/>
        </w:rPr>
        <w:t>数据来源：M公司2020-2024年度报告</w:t>
      </w:r>
    </w:p>
    <w:p w14:paraId="61CC4E55">
      <w:pPr>
        <w:pStyle w:val="53"/>
        <w:numPr>
          <w:ilvl w:val="0"/>
          <w:numId w:val="27"/>
        </w:numPr>
        <w:ind w:firstLineChars="0"/>
        <w:rPr>
          <w:color w:val="auto"/>
          <w:szCs w:val="24"/>
        </w:rPr>
      </w:pPr>
      <w:r>
        <w:rPr>
          <w:rFonts w:hint="eastAsia"/>
          <w:color w:val="auto"/>
        </w:rPr>
        <w:t>销售</w:t>
      </w:r>
      <w:r>
        <w:rPr>
          <w:rFonts w:hint="eastAsia"/>
          <w:color w:val="auto"/>
          <w:szCs w:val="24"/>
        </w:rPr>
        <w:t>、管理费用</w:t>
      </w:r>
      <w:r>
        <w:rPr>
          <w:rFonts w:cs="宋体"/>
          <w:color w:val="auto"/>
          <w:szCs w:val="24"/>
        </w:rPr>
        <w:t>支出比重同比提高</w:t>
      </w:r>
    </w:p>
    <w:p w14:paraId="75E5F2A2">
      <w:pPr>
        <w:pStyle w:val="53"/>
        <w:ind w:firstLine="486"/>
        <w:rPr>
          <w:color w:val="auto"/>
        </w:rPr>
      </w:pPr>
      <w:r>
        <w:t>在轻资产运营框架下，企业为强化核心竞争力，通常会实施战略性的资源再配置，将资本集中投向供应链中具有高附加值的关键环节。这种运营模式特别强调通过品牌建设、营销推广强化市场渗透，同时通过管理升级提升组织效能。这种资源配置策略在财务报告中体现为研发支出、销售成本及管理费用的显著增加，反映了企业在</w:t>
      </w:r>
      <w:del w:id="1398" w:author="司马长风" w:date="2026-04-24T16:54:17Z">
        <w:r>
          <w:rPr>
            <w:rFonts w:hint="eastAsia"/>
            <w:color w:val="auto"/>
          </w:rPr>
          <w:delText>构建</w:delText>
        </w:r>
      </w:del>
      <w:ins w:id="1399" w:author="司马长风" w:date="2026-04-24T16:54:17Z">
        <w:r>
          <w:rPr/>
          <w:t>建立</w:t>
        </w:r>
      </w:ins>
      <w:r>
        <w:t>无形资产和扩大市场影响力方面的战略投入。</w:t>
      </w:r>
    </w:p>
    <w:p w14:paraId="119A364D">
      <w:pPr>
        <w:pStyle w:val="53"/>
        <w:ind w:firstLine="486"/>
        <w:rPr>
          <w:color w:val="auto"/>
        </w:rPr>
      </w:pPr>
      <w:r>
        <w:rPr>
          <w:rFonts w:hint="eastAsia"/>
          <w:color w:val="auto"/>
        </w:rPr>
        <w:t>以M公司为例，通过表3-2的数据分析可见，该企业采用线上线下融合的立体销售渠道策略，销售网络的激进扩张推高了期间费用，销售费用由2020年的7.40亿元大幅增长至2024年的10.55亿元。年均复合增长率达10.6%。通过强化品牌资产管理和物流体系优化，管理费用一直维持在25000万元。这种费用结构的变化轨迹，清晰地展现了轻资产运营模式下“费用驱动发展”的典型特征：即通过持续增加在品牌建设、渠道拓展和管理优化等领域的投入，实现市场份额的扩张和运营效能的提升，充分验证了轻资产战略通过战略性费用配置实现可持续发展的运营机理。</w:t>
      </w:r>
    </w:p>
    <w:p w14:paraId="6421EEC7">
      <w:pPr>
        <w:widowControl/>
        <w:tabs>
          <w:tab w:val="left" w:pos="1549"/>
        </w:tabs>
        <w:spacing w:before="207" w:beforeLines="50" w:after="207" w:afterLines="50" w:line="400" w:lineRule="exact"/>
        <w:ind w:firstLine="0"/>
        <w:jc w:val="center"/>
        <w:rPr>
          <w:rFonts w:ascii="宋体" w:hAnsi="宋体" w:cs="宋体"/>
          <w:kern w:val="0"/>
          <w:sz w:val="21"/>
          <w:szCs w:val="21"/>
          <w:lang w:bidi="ar"/>
        </w:rPr>
      </w:pPr>
      <w:r>
        <w:rPr>
          <w:rFonts w:hint="eastAsia" w:ascii="宋体" w:hAnsi="宋体" w:cs="宋体"/>
          <w:kern w:val="0"/>
          <w:sz w:val="21"/>
          <w:szCs w:val="21"/>
          <w:lang w:bidi="ar"/>
        </w:rPr>
        <w:t>表3-2 M公司2020-2024年度费用情况表</w:t>
      </w:r>
    </w:p>
    <w:tbl>
      <w:tblPr>
        <w:tblStyle w:val="37"/>
        <w:tblW w:w="88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6" w:type="dxa"/>
          <w:left w:w="96" w:type="dxa"/>
          <w:bottom w:w="56" w:type="dxa"/>
          <w:right w:w="96" w:type="dxa"/>
        </w:tblCellMar>
      </w:tblPr>
      <w:tblGrid>
        <w:gridCol w:w="798"/>
        <w:gridCol w:w="1892"/>
        <w:gridCol w:w="1856"/>
        <w:gridCol w:w="1286"/>
        <w:gridCol w:w="2065"/>
        <w:gridCol w:w="921"/>
      </w:tblGrid>
      <w:tr w14:paraId="14DC2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98" w:type="dxa"/>
            <w:tcBorders>
              <w:top w:val="single" w:color="000000" w:sz="12" w:space="0"/>
              <w:left w:val="nil"/>
              <w:bottom w:val="single" w:color="000000" w:sz="4" w:space="0"/>
              <w:right w:val="nil"/>
            </w:tcBorders>
            <w:vAlign w:val="center"/>
          </w:tcPr>
          <w:p w14:paraId="04D23B16">
            <w:pPr>
              <w:widowControl/>
              <w:snapToGrid w:val="0"/>
              <w:ind w:firstLine="0"/>
              <w:jc w:val="center"/>
              <w:rPr>
                <w:rFonts w:ascii="宋体" w:hAnsi="宋体" w:cs="宋体"/>
                <w:b/>
                <w:bCs/>
                <w:sz w:val="21"/>
                <w:szCs w:val="21"/>
              </w:rPr>
            </w:pPr>
            <w:r>
              <w:rPr>
                <w:rFonts w:hint="eastAsia" w:ascii="宋体" w:hAnsi="宋体" w:cs="宋体"/>
                <w:b/>
                <w:bCs/>
                <w:sz w:val="21"/>
                <w:szCs w:val="21"/>
              </w:rPr>
              <w:t>年份</w:t>
            </w:r>
          </w:p>
        </w:tc>
        <w:tc>
          <w:tcPr>
            <w:tcW w:w="1892" w:type="dxa"/>
            <w:tcBorders>
              <w:top w:val="single" w:color="000000" w:sz="12" w:space="0"/>
              <w:left w:val="nil"/>
              <w:bottom w:val="single" w:color="000000" w:sz="4" w:space="0"/>
              <w:right w:val="nil"/>
            </w:tcBorders>
            <w:vAlign w:val="center"/>
          </w:tcPr>
          <w:p w14:paraId="103178F6">
            <w:pPr>
              <w:widowControl/>
              <w:snapToGrid w:val="0"/>
              <w:ind w:firstLine="0"/>
              <w:jc w:val="center"/>
              <w:rPr>
                <w:rFonts w:ascii="宋体" w:hAnsi="宋体" w:cs="宋体"/>
                <w:b/>
                <w:bCs/>
                <w:sz w:val="21"/>
                <w:szCs w:val="21"/>
              </w:rPr>
            </w:pPr>
            <w:r>
              <w:rPr>
                <w:rFonts w:hint="eastAsia" w:ascii="宋体" w:hAnsi="宋体" w:cs="宋体"/>
                <w:b/>
                <w:bCs/>
                <w:sz w:val="21"/>
                <w:szCs w:val="21"/>
              </w:rPr>
              <w:t>销售费用</w:t>
            </w:r>
          </w:p>
          <w:p w14:paraId="54FA3129">
            <w:pPr>
              <w:widowControl/>
              <w:snapToGrid w:val="0"/>
              <w:ind w:firstLine="0"/>
              <w:jc w:val="center"/>
              <w:rPr>
                <w:rFonts w:ascii="宋体" w:hAnsi="宋体" w:cs="宋体"/>
                <w:b/>
                <w:bCs/>
                <w:sz w:val="21"/>
                <w:szCs w:val="21"/>
              </w:rPr>
            </w:pPr>
            <w:r>
              <w:rPr>
                <w:rFonts w:hint="eastAsia" w:ascii="宋体" w:hAnsi="宋体" w:cs="宋体"/>
                <w:b/>
                <w:bCs/>
                <w:sz w:val="21"/>
                <w:szCs w:val="21"/>
              </w:rPr>
              <w:t>（万元）</w:t>
            </w:r>
          </w:p>
        </w:tc>
        <w:tc>
          <w:tcPr>
            <w:tcW w:w="1856" w:type="dxa"/>
            <w:tcBorders>
              <w:top w:val="single" w:color="000000" w:sz="12" w:space="0"/>
              <w:left w:val="nil"/>
              <w:bottom w:val="single" w:color="000000" w:sz="4" w:space="0"/>
              <w:right w:val="nil"/>
            </w:tcBorders>
            <w:vAlign w:val="center"/>
          </w:tcPr>
          <w:p w14:paraId="1D3CC9CA">
            <w:pPr>
              <w:widowControl/>
              <w:snapToGrid w:val="0"/>
              <w:ind w:firstLine="0"/>
              <w:jc w:val="center"/>
              <w:rPr>
                <w:rFonts w:ascii="宋体" w:hAnsi="宋体" w:cs="宋体"/>
                <w:b/>
                <w:bCs/>
                <w:sz w:val="21"/>
                <w:szCs w:val="21"/>
              </w:rPr>
            </w:pPr>
            <w:r>
              <w:rPr>
                <w:rFonts w:hint="eastAsia" w:ascii="宋体" w:hAnsi="宋体" w:cs="宋体"/>
                <w:b/>
                <w:bCs/>
                <w:sz w:val="21"/>
                <w:szCs w:val="21"/>
              </w:rPr>
              <w:t>管理费用</w:t>
            </w:r>
          </w:p>
          <w:p w14:paraId="40160055">
            <w:pPr>
              <w:widowControl/>
              <w:snapToGrid w:val="0"/>
              <w:ind w:firstLine="0"/>
              <w:jc w:val="center"/>
              <w:rPr>
                <w:rFonts w:ascii="宋体" w:hAnsi="宋体" w:cs="宋体"/>
                <w:b/>
                <w:bCs/>
                <w:sz w:val="21"/>
                <w:szCs w:val="21"/>
              </w:rPr>
            </w:pPr>
            <w:r>
              <w:rPr>
                <w:rFonts w:hint="eastAsia" w:ascii="宋体" w:hAnsi="宋体" w:cs="宋体"/>
                <w:b/>
                <w:bCs/>
                <w:sz w:val="21"/>
                <w:szCs w:val="21"/>
              </w:rPr>
              <w:t>（万元）</w:t>
            </w:r>
          </w:p>
        </w:tc>
        <w:tc>
          <w:tcPr>
            <w:tcW w:w="1286" w:type="dxa"/>
            <w:tcBorders>
              <w:top w:val="single" w:color="000000" w:sz="12" w:space="0"/>
              <w:left w:val="nil"/>
              <w:bottom w:val="single" w:color="000000" w:sz="4" w:space="0"/>
              <w:right w:val="nil"/>
            </w:tcBorders>
            <w:vAlign w:val="center"/>
          </w:tcPr>
          <w:p w14:paraId="27178E54">
            <w:pPr>
              <w:widowControl/>
              <w:snapToGrid w:val="0"/>
              <w:ind w:firstLine="0"/>
              <w:jc w:val="center"/>
              <w:rPr>
                <w:rFonts w:ascii="宋体" w:hAnsi="宋体" w:cs="宋体"/>
                <w:b/>
                <w:bCs/>
                <w:sz w:val="21"/>
                <w:szCs w:val="21"/>
              </w:rPr>
            </w:pPr>
            <w:r>
              <w:rPr>
                <w:rFonts w:hint="eastAsia" w:ascii="宋体" w:hAnsi="宋体" w:cs="宋体"/>
                <w:b/>
                <w:bCs/>
                <w:sz w:val="21"/>
                <w:szCs w:val="21"/>
              </w:rPr>
              <w:t>合计</w:t>
            </w:r>
          </w:p>
        </w:tc>
        <w:tc>
          <w:tcPr>
            <w:tcW w:w="2065" w:type="dxa"/>
            <w:tcBorders>
              <w:top w:val="single" w:color="000000" w:sz="12" w:space="0"/>
              <w:left w:val="nil"/>
              <w:bottom w:val="single" w:color="000000" w:sz="4" w:space="0"/>
              <w:right w:val="nil"/>
            </w:tcBorders>
            <w:vAlign w:val="center"/>
          </w:tcPr>
          <w:p w14:paraId="4DBBF100">
            <w:pPr>
              <w:widowControl/>
              <w:snapToGrid w:val="0"/>
              <w:ind w:firstLine="0"/>
              <w:jc w:val="center"/>
              <w:rPr>
                <w:rFonts w:ascii="宋体" w:hAnsi="宋体" w:cs="宋体"/>
                <w:b/>
                <w:bCs/>
                <w:sz w:val="21"/>
                <w:szCs w:val="21"/>
              </w:rPr>
            </w:pPr>
            <w:r>
              <w:rPr>
                <w:rFonts w:hint="eastAsia" w:ascii="宋体" w:hAnsi="宋体" w:cs="宋体"/>
                <w:b/>
                <w:bCs/>
                <w:sz w:val="21"/>
                <w:szCs w:val="21"/>
              </w:rPr>
              <w:t>营业总成本</w:t>
            </w:r>
          </w:p>
          <w:p w14:paraId="3E196797">
            <w:pPr>
              <w:widowControl/>
              <w:snapToGrid w:val="0"/>
              <w:ind w:firstLine="0"/>
              <w:jc w:val="center"/>
              <w:rPr>
                <w:rFonts w:ascii="宋体" w:hAnsi="宋体" w:cs="宋体"/>
                <w:b/>
                <w:bCs/>
                <w:sz w:val="21"/>
                <w:szCs w:val="21"/>
              </w:rPr>
            </w:pPr>
            <w:r>
              <w:rPr>
                <w:rFonts w:hint="eastAsia" w:ascii="宋体" w:hAnsi="宋体" w:cs="宋体"/>
                <w:b/>
                <w:bCs/>
                <w:sz w:val="21"/>
                <w:szCs w:val="21"/>
              </w:rPr>
              <w:t>（万元）</w:t>
            </w:r>
          </w:p>
        </w:tc>
        <w:tc>
          <w:tcPr>
            <w:tcW w:w="921" w:type="dxa"/>
            <w:tcBorders>
              <w:top w:val="single" w:color="000000" w:sz="12" w:space="0"/>
              <w:left w:val="nil"/>
              <w:bottom w:val="single" w:color="000000" w:sz="4" w:space="0"/>
              <w:right w:val="nil"/>
            </w:tcBorders>
            <w:vAlign w:val="center"/>
          </w:tcPr>
          <w:p w14:paraId="6FA7D67B">
            <w:pPr>
              <w:widowControl/>
              <w:snapToGrid w:val="0"/>
              <w:ind w:firstLine="0"/>
              <w:jc w:val="center"/>
              <w:rPr>
                <w:rFonts w:ascii="宋体" w:hAnsi="宋体" w:cs="宋体"/>
                <w:b/>
                <w:bCs/>
                <w:sz w:val="21"/>
                <w:szCs w:val="21"/>
              </w:rPr>
            </w:pPr>
            <w:r>
              <w:rPr>
                <w:rFonts w:hint="eastAsia" w:ascii="宋体" w:hAnsi="宋体" w:cs="宋体"/>
                <w:b/>
                <w:bCs/>
                <w:sz w:val="21"/>
                <w:szCs w:val="21"/>
              </w:rPr>
              <w:t>占比</w:t>
            </w:r>
          </w:p>
        </w:tc>
      </w:tr>
      <w:tr w14:paraId="62BF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98" w:type="dxa"/>
            <w:tcBorders>
              <w:top w:val="single" w:color="000000" w:sz="4" w:space="0"/>
              <w:left w:val="nil"/>
              <w:bottom w:val="nil"/>
              <w:right w:val="nil"/>
            </w:tcBorders>
            <w:vAlign w:val="center"/>
          </w:tcPr>
          <w:p w14:paraId="5D3457E7">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2020</w:t>
            </w:r>
          </w:p>
        </w:tc>
        <w:tc>
          <w:tcPr>
            <w:tcW w:w="1892" w:type="dxa"/>
            <w:tcBorders>
              <w:top w:val="single" w:color="000000" w:sz="4" w:space="0"/>
              <w:left w:val="nil"/>
              <w:bottom w:val="nil"/>
              <w:right w:val="nil"/>
            </w:tcBorders>
            <w:vAlign w:val="center"/>
          </w:tcPr>
          <w:p w14:paraId="3C1D0EC9">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73967.18</w:t>
            </w:r>
          </w:p>
        </w:tc>
        <w:tc>
          <w:tcPr>
            <w:tcW w:w="1856" w:type="dxa"/>
            <w:tcBorders>
              <w:top w:val="single" w:color="000000" w:sz="4" w:space="0"/>
              <w:left w:val="nil"/>
              <w:bottom w:val="nil"/>
              <w:right w:val="nil"/>
            </w:tcBorders>
            <w:vAlign w:val="center"/>
          </w:tcPr>
          <w:p w14:paraId="41CD1501">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24030.63</w:t>
            </w:r>
          </w:p>
        </w:tc>
        <w:tc>
          <w:tcPr>
            <w:tcW w:w="1286" w:type="dxa"/>
            <w:tcBorders>
              <w:top w:val="single" w:color="000000" w:sz="4" w:space="0"/>
              <w:left w:val="nil"/>
              <w:bottom w:val="nil"/>
              <w:right w:val="nil"/>
            </w:tcBorders>
            <w:vAlign w:val="center"/>
          </w:tcPr>
          <w:p w14:paraId="73AB94FC">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97997.81</w:t>
            </w:r>
          </w:p>
        </w:tc>
        <w:tc>
          <w:tcPr>
            <w:tcW w:w="2065" w:type="dxa"/>
            <w:tcBorders>
              <w:top w:val="single" w:color="000000" w:sz="4" w:space="0"/>
              <w:left w:val="nil"/>
              <w:bottom w:val="nil"/>
              <w:right w:val="nil"/>
            </w:tcBorders>
            <w:vAlign w:val="center"/>
          </w:tcPr>
          <w:p w14:paraId="187F8EA5">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289518.33</w:t>
            </w:r>
          </w:p>
        </w:tc>
        <w:tc>
          <w:tcPr>
            <w:tcW w:w="921" w:type="dxa"/>
            <w:tcBorders>
              <w:top w:val="single" w:color="000000" w:sz="4" w:space="0"/>
              <w:left w:val="nil"/>
              <w:bottom w:val="nil"/>
              <w:right w:val="nil"/>
            </w:tcBorders>
            <w:vAlign w:val="center"/>
          </w:tcPr>
          <w:p w14:paraId="70901699">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33.85%</w:t>
            </w:r>
          </w:p>
        </w:tc>
      </w:tr>
      <w:tr w14:paraId="41032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98" w:type="dxa"/>
            <w:tcBorders>
              <w:top w:val="nil"/>
              <w:left w:val="nil"/>
              <w:bottom w:val="nil"/>
              <w:right w:val="nil"/>
            </w:tcBorders>
            <w:vAlign w:val="center"/>
          </w:tcPr>
          <w:p w14:paraId="73AC1F0B">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2021</w:t>
            </w:r>
          </w:p>
        </w:tc>
        <w:tc>
          <w:tcPr>
            <w:tcW w:w="1892" w:type="dxa"/>
            <w:tcBorders>
              <w:top w:val="nil"/>
              <w:left w:val="nil"/>
              <w:bottom w:val="nil"/>
              <w:right w:val="nil"/>
            </w:tcBorders>
            <w:vAlign w:val="center"/>
          </w:tcPr>
          <w:p w14:paraId="2D2FD857">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75491.57</w:t>
            </w:r>
          </w:p>
        </w:tc>
        <w:tc>
          <w:tcPr>
            <w:tcW w:w="1856" w:type="dxa"/>
            <w:tcBorders>
              <w:top w:val="nil"/>
              <w:left w:val="nil"/>
              <w:bottom w:val="nil"/>
              <w:right w:val="nil"/>
            </w:tcBorders>
            <w:vAlign w:val="center"/>
          </w:tcPr>
          <w:p w14:paraId="1F8B5873">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25496.68</w:t>
            </w:r>
          </w:p>
        </w:tc>
        <w:tc>
          <w:tcPr>
            <w:tcW w:w="1286" w:type="dxa"/>
            <w:tcBorders>
              <w:top w:val="nil"/>
              <w:left w:val="nil"/>
              <w:bottom w:val="nil"/>
              <w:right w:val="nil"/>
            </w:tcBorders>
            <w:vAlign w:val="center"/>
          </w:tcPr>
          <w:p w14:paraId="3FCCFB42">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100988.25</w:t>
            </w:r>
          </w:p>
        </w:tc>
        <w:tc>
          <w:tcPr>
            <w:tcW w:w="2065" w:type="dxa"/>
            <w:tcBorders>
              <w:top w:val="nil"/>
              <w:left w:val="nil"/>
              <w:bottom w:val="nil"/>
              <w:right w:val="nil"/>
            </w:tcBorders>
            <w:vAlign w:val="center"/>
          </w:tcPr>
          <w:p w14:paraId="35CFF7C2">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290382.14</w:t>
            </w:r>
          </w:p>
        </w:tc>
        <w:tc>
          <w:tcPr>
            <w:tcW w:w="921" w:type="dxa"/>
            <w:tcBorders>
              <w:top w:val="nil"/>
              <w:left w:val="nil"/>
              <w:bottom w:val="nil"/>
              <w:right w:val="nil"/>
            </w:tcBorders>
            <w:vAlign w:val="center"/>
          </w:tcPr>
          <w:p w14:paraId="06608CB8">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34.78%</w:t>
            </w:r>
          </w:p>
        </w:tc>
      </w:tr>
      <w:tr w14:paraId="2F56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98" w:type="dxa"/>
            <w:tcBorders>
              <w:top w:val="nil"/>
              <w:left w:val="nil"/>
              <w:bottom w:val="nil"/>
              <w:right w:val="nil"/>
            </w:tcBorders>
            <w:vAlign w:val="center"/>
          </w:tcPr>
          <w:p w14:paraId="3208E14A">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2022</w:t>
            </w:r>
          </w:p>
        </w:tc>
        <w:tc>
          <w:tcPr>
            <w:tcW w:w="1892" w:type="dxa"/>
            <w:tcBorders>
              <w:top w:val="nil"/>
              <w:left w:val="nil"/>
              <w:bottom w:val="nil"/>
              <w:right w:val="nil"/>
            </w:tcBorders>
            <w:vAlign w:val="center"/>
          </w:tcPr>
          <w:p w14:paraId="19B79034">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75095.46</w:t>
            </w:r>
          </w:p>
        </w:tc>
        <w:tc>
          <w:tcPr>
            <w:tcW w:w="1856" w:type="dxa"/>
            <w:tcBorders>
              <w:top w:val="nil"/>
              <w:left w:val="nil"/>
              <w:bottom w:val="nil"/>
              <w:right w:val="nil"/>
            </w:tcBorders>
            <w:vAlign w:val="center"/>
          </w:tcPr>
          <w:p w14:paraId="3223D6D6">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26187.35</w:t>
            </w:r>
          </w:p>
        </w:tc>
        <w:tc>
          <w:tcPr>
            <w:tcW w:w="1286" w:type="dxa"/>
            <w:tcBorders>
              <w:top w:val="nil"/>
              <w:left w:val="nil"/>
              <w:bottom w:val="nil"/>
              <w:right w:val="nil"/>
            </w:tcBorders>
            <w:vAlign w:val="center"/>
          </w:tcPr>
          <w:p w14:paraId="23F58F35">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101282.81</w:t>
            </w:r>
          </w:p>
        </w:tc>
        <w:tc>
          <w:tcPr>
            <w:tcW w:w="2065" w:type="dxa"/>
            <w:tcBorders>
              <w:top w:val="nil"/>
              <w:left w:val="nil"/>
              <w:bottom w:val="nil"/>
              <w:right w:val="nil"/>
            </w:tcBorders>
            <w:vAlign w:val="center"/>
          </w:tcPr>
          <w:p w14:paraId="1E83B853">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272483.94</w:t>
            </w:r>
          </w:p>
        </w:tc>
        <w:tc>
          <w:tcPr>
            <w:tcW w:w="921" w:type="dxa"/>
            <w:tcBorders>
              <w:top w:val="nil"/>
              <w:left w:val="nil"/>
              <w:bottom w:val="nil"/>
              <w:right w:val="nil"/>
            </w:tcBorders>
            <w:vAlign w:val="center"/>
          </w:tcPr>
          <w:p w14:paraId="3E431A59">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37.17%</w:t>
            </w:r>
          </w:p>
        </w:tc>
      </w:tr>
      <w:tr w14:paraId="193BE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98" w:type="dxa"/>
            <w:tcBorders>
              <w:top w:val="nil"/>
              <w:left w:val="nil"/>
              <w:bottom w:val="nil"/>
              <w:right w:val="nil"/>
            </w:tcBorders>
            <w:vAlign w:val="center"/>
          </w:tcPr>
          <w:p w14:paraId="2B169275">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2023</w:t>
            </w:r>
          </w:p>
        </w:tc>
        <w:tc>
          <w:tcPr>
            <w:tcW w:w="1892" w:type="dxa"/>
            <w:tcBorders>
              <w:top w:val="nil"/>
              <w:left w:val="nil"/>
              <w:bottom w:val="nil"/>
              <w:right w:val="nil"/>
            </w:tcBorders>
            <w:vAlign w:val="center"/>
          </w:tcPr>
          <w:p w14:paraId="1BFD60E2">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94003.40</w:t>
            </w:r>
          </w:p>
        </w:tc>
        <w:tc>
          <w:tcPr>
            <w:tcW w:w="1856" w:type="dxa"/>
            <w:tcBorders>
              <w:top w:val="nil"/>
              <w:left w:val="nil"/>
              <w:bottom w:val="nil"/>
              <w:right w:val="nil"/>
            </w:tcBorders>
            <w:vAlign w:val="center"/>
          </w:tcPr>
          <w:p w14:paraId="627A716D">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24409.59</w:t>
            </w:r>
          </w:p>
        </w:tc>
        <w:tc>
          <w:tcPr>
            <w:tcW w:w="1286" w:type="dxa"/>
            <w:tcBorders>
              <w:top w:val="nil"/>
              <w:left w:val="nil"/>
              <w:bottom w:val="nil"/>
              <w:right w:val="nil"/>
            </w:tcBorders>
            <w:vAlign w:val="center"/>
          </w:tcPr>
          <w:p w14:paraId="0E5E4CB3">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118412.99</w:t>
            </w:r>
          </w:p>
        </w:tc>
        <w:tc>
          <w:tcPr>
            <w:tcW w:w="2065" w:type="dxa"/>
            <w:tcBorders>
              <w:top w:val="nil"/>
              <w:left w:val="nil"/>
              <w:bottom w:val="nil"/>
              <w:right w:val="nil"/>
            </w:tcBorders>
            <w:vAlign w:val="center"/>
          </w:tcPr>
          <w:p w14:paraId="52B12A4B">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285229.6</w:t>
            </w:r>
          </w:p>
        </w:tc>
        <w:tc>
          <w:tcPr>
            <w:tcW w:w="921" w:type="dxa"/>
            <w:tcBorders>
              <w:top w:val="nil"/>
              <w:left w:val="nil"/>
              <w:bottom w:val="nil"/>
              <w:right w:val="nil"/>
            </w:tcBorders>
            <w:vAlign w:val="center"/>
          </w:tcPr>
          <w:p w14:paraId="71B07315">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41.51%</w:t>
            </w:r>
          </w:p>
        </w:tc>
      </w:tr>
      <w:tr w14:paraId="5CC3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798" w:type="dxa"/>
            <w:tcBorders>
              <w:top w:val="nil"/>
              <w:left w:val="nil"/>
              <w:bottom w:val="single" w:color="000000" w:sz="12" w:space="0"/>
              <w:right w:val="nil"/>
            </w:tcBorders>
            <w:vAlign w:val="center"/>
          </w:tcPr>
          <w:p w14:paraId="29EB4549">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2024</w:t>
            </w:r>
          </w:p>
        </w:tc>
        <w:tc>
          <w:tcPr>
            <w:tcW w:w="1892" w:type="dxa"/>
            <w:tcBorders>
              <w:top w:val="nil"/>
              <w:left w:val="nil"/>
              <w:bottom w:val="single" w:color="000000" w:sz="12" w:space="0"/>
              <w:right w:val="nil"/>
            </w:tcBorders>
            <w:vAlign w:val="center"/>
          </w:tcPr>
          <w:p w14:paraId="41CDBF43">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105477.68</w:t>
            </w:r>
          </w:p>
        </w:tc>
        <w:tc>
          <w:tcPr>
            <w:tcW w:w="1856" w:type="dxa"/>
            <w:tcBorders>
              <w:top w:val="nil"/>
              <w:left w:val="nil"/>
              <w:bottom w:val="single" w:color="000000" w:sz="12" w:space="0"/>
              <w:right w:val="nil"/>
            </w:tcBorders>
            <w:vAlign w:val="center"/>
          </w:tcPr>
          <w:p w14:paraId="0D2F3A98">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25380.47</w:t>
            </w:r>
          </w:p>
        </w:tc>
        <w:tc>
          <w:tcPr>
            <w:tcW w:w="1286" w:type="dxa"/>
            <w:tcBorders>
              <w:top w:val="nil"/>
              <w:left w:val="nil"/>
              <w:bottom w:val="single" w:color="000000" w:sz="12" w:space="0"/>
              <w:right w:val="nil"/>
            </w:tcBorders>
            <w:vAlign w:val="center"/>
          </w:tcPr>
          <w:p w14:paraId="67E7971B">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130858.15</w:t>
            </w:r>
          </w:p>
        </w:tc>
        <w:tc>
          <w:tcPr>
            <w:tcW w:w="2065" w:type="dxa"/>
            <w:tcBorders>
              <w:top w:val="nil"/>
              <w:left w:val="nil"/>
              <w:bottom w:val="single" w:color="000000" w:sz="12" w:space="0"/>
              <w:right w:val="nil"/>
            </w:tcBorders>
            <w:vAlign w:val="center"/>
          </w:tcPr>
          <w:p w14:paraId="3A9CE85C">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279163.77</w:t>
            </w:r>
          </w:p>
        </w:tc>
        <w:tc>
          <w:tcPr>
            <w:tcW w:w="921" w:type="dxa"/>
            <w:tcBorders>
              <w:top w:val="nil"/>
              <w:left w:val="nil"/>
              <w:bottom w:val="single" w:color="000000" w:sz="12" w:space="0"/>
              <w:right w:val="nil"/>
            </w:tcBorders>
            <w:vAlign w:val="center"/>
          </w:tcPr>
          <w:p w14:paraId="308AED6F">
            <w:pPr>
              <w:widowControl/>
              <w:snapToGrid w:val="0"/>
              <w:spacing w:line="360" w:lineRule="auto"/>
              <w:ind w:firstLine="0"/>
              <w:jc w:val="center"/>
              <w:rPr>
                <w:rFonts w:ascii="宋体" w:hAnsi="宋体" w:cs="宋体"/>
                <w:sz w:val="21"/>
                <w:szCs w:val="21"/>
              </w:rPr>
            </w:pPr>
            <w:r>
              <w:rPr>
                <w:rFonts w:hint="eastAsia" w:ascii="宋体" w:hAnsi="宋体" w:cs="宋体"/>
                <w:sz w:val="21"/>
                <w:szCs w:val="21"/>
              </w:rPr>
              <w:t>46.87%</w:t>
            </w:r>
          </w:p>
        </w:tc>
      </w:tr>
    </w:tbl>
    <w:p w14:paraId="568EBA4F">
      <w:pPr>
        <w:widowControl/>
        <w:tabs>
          <w:tab w:val="left" w:pos="2199"/>
        </w:tabs>
        <w:ind w:firstLine="0"/>
        <w:rPr>
          <w:sz w:val="21"/>
          <w:szCs w:val="21"/>
        </w:rPr>
      </w:pPr>
      <w:r>
        <w:rPr>
          <w:rFonts w:hint="eastAsia"/>
          <w:sz w:val="21"/>
          <w:szCs w:val="21"/>
        </w:rPr>
        <w:t>数据来源：M公司2020-2024年度报告</w:t>
      </w:r>
    </w:p>
    <w:p w14:paraId="3C8E41CA">
      <w:pPr>
        <w:pStyle w:val="53"/>
        <w:numPr>
          <w:ilvl w:val="0"/>
          <w:numId w:val="27"/>
        </w:numPr>
        <w:ind w:firstLineChars="0"/>
        <w:rPr>
          <w:color w:val="auto"/>
        </w:rPr>
      </w:pPr>
      <w:r>
        <w:rPr>
          <w:rFonts w:hint="eastAsia"/>
          <w:color w:val="auto"/>
        </w:rPr>
        <w:t>固定资产比重低</w:t>
      </w:r>
    </w:p>
    <w:p w14:paraId="387EBB19">
      <w:pPr>
        <w:pStyle w:val="53"/>
        <w:ind w:firstLine="486"/>
        <w:rPr>
          <w:color w:val="auto"/>
        </w:rPr>
      </w:pPr>
      <w:r>
        <w:rPr>
          <w:rFonts w:hint="eastAsia"/>
          <w:color w:val="auto"/>
        </w:rPr>
        <w:t>采用轻资产运营策略的企业，通常通过聚焦核心业务和外包非关键业务来优化资源配置，这种运营模式显著降低了固定资产的投资需求，</w:t>
      </w:r>
      <w:r>
        <w:rPr>
          <w:rFonts w:ascii="Arial" w:hAnsi="Arial" w:eastAsia="Arial" w:cs="Arial"/>
          <w:color w:val="auto"/>
          <w:szCs w:val="24"/>
          <w:shd w:val="clear" w:color="auto" w:fill="FFFFFF"/>
        </w:rPr>
        <w:t>进而表现为资产结构中固定资产占比较低。</w:t>
      </w:r>
      <w:r>
        <w:rPr>
          <w:rFonts w:hint="eastAsia"/>
          <w:color w:val="auto"/>
        </w:rPr>
        <w:t>M公司公司作为典型案例，其2020-2024年的财务报表（表3-3）显示，固定资产占总资产的比例持续控制在4%以下，其中2023年更是降至2.86%的最低水平。</w:t>
      </w:r>
      <w:r>
        <w:rPr>
          <w:rFonts w:ascii="Arial" w:hAnsi="Arial" w:eastAsia="Arial" w:cs="Arial"/>
          <w:color w:val="auto"/>
          <w:szCs w:val="24"/>
          <w:shd w:val="clear" w:color="auto" w:fill="FFFFFF"/>
        </w:rPr>
        <w:t>这种资产结构特征清晰印证了轻资产运营模式的本质</w:t>
      </w:r>
      <w:r>
        <w:rPr>
          <w:rFonts w:hint="eastAsia" w:ascii="Arial" w:hAnsi="Arial" w:cs="Arial"/>
          <w:color w:val="auto"/>
          <w:szCs w:val="24"/>
          <w:shd w:val="clear" w:color="auto" w:fill="FFFFFF"/>
        </w:rPr>
        <w:t>：</w:t>
      </w:r>
      <w:r>
        <w:rPr>
          <w:rFonts w:hint="eastAsia"/>
          <w:color w:val="auto"/>
        </w:rPr>
        <w:t>即通过最小化固定资产投入，提高资本利用效率，将资源集中于研发、品牌管理等高附加值环节，从而形成以无形资产为核心的竞争优势。该数据序列不仅反映了M公司在资源配置上的战略选择，也直观展示了轻资产模式通过降低资本密集度实现运营灵活性和财务弹性的内在机制。</w:t>
      </w:r>
    </w:p>
    <w:p w14:paraId="70DC8A51">
      <w:pPr>
        <w:widowControl/>
        <w:tabs>
          <w:tab w:val="left" w:pos="1549"/>
        </w:tabs>
        <w:spacing w:before="207" w:beforeLines="50" w:after="207" w:afterLines="50" w:line="400" w:lineRule="exact"/>
        <w:ind w:firstLine="0"/>
        <w:jc w:val="center"/>
        <w:rPr>
          <w:rFonts w:ascii="宋体" w:hAnsi="宋体" w:cs="宋体"/>
          <w:kern w:val="0"/>
          <w:sz w:val="21"/>
          <w:szCs w:val="21"/>
          <w:lang w:bidi="ar"/>
        </w:rPr>
      </w:pPr>
      <w:r>
        <w:rPr>
          <w:rFonts w:hint="eastAsia" w:ascii="宋体" w:hAnsi="宋体" w:cs="宋体"/>
          <w:kern w:val="0"/>
          <w:sz w:val="21"/>
          <w:szCs w:val="21"/>
          <w:lang w:bidi="ar"/>
        </w:rPr>
        <w:t>表3-3 M公司2020-2024年度固定资产情况表</w:t>
      </w:r>
    </w:p>
    <w:tbl>
      <w:tblPr>
        <w:tblStyle w:val="37"/>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6" w:type="dxa"/>
          <w:left w:w="96" w:type="dxa"/>
          <w:bottom w:w="56" w:type="dxa"/>
          <w:right w:w="96" w:type="dxa"/>
        </w:tblCellMar>
      </w:tblPr>
      <w:tblGrid>
        <w:gridCol w:w="802"/>
        <w:gridCol w:w="2517"/>
        <w:gridCol w:w="2231"/>
        <w:gridCol w:w="3089"/>
      </w:tblGrid>
      <w:tr w14:paraId="2F201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02" w:type="dxa"/>
            <w:tcBorders>
              <w:top w:val="single" w:color="000000" w:sz="12" w:space="0"/>
              <w:left w:val="nil"/>
              <w:bottom w:val="single" w:color="000000" w:sz="4" w:space="0"/>
              <w:right w:val="nil"/>
            </w:tcBorders>
            <w:vAlign w:val="center"/>
          </w:tcPr>
          <w:p w14:paraId="57B33644">
            <w:pPr>
              <w:widowControl/>
              <w:tabs>
                <w:tab w:val="left" w:pos="2199"/>
              </w:tabs>
              <w:snapToGrid w:val="0"/>
              <w:ind w:firstLine="0"/>
              <w:jc w:val="center"/>
              <w:rPr>
                <w:rFonts w:ascii="宋体" w:hAnsi="宋体" w:cs="宋体"/>
                <w:b/>
                <w:bCs/>
                <w:sz w:val="21"/>
                <w:szCs w:val="21"/>
              </w:rPr>
            </w:pPr>
            <w:r>
              <w:rPr>
                <w:rFonts w:hint="eastAsia" w:ascii="宋体" w:hAnsi="宋体" w:cs="宋体"/>
                <w:b/>
                <w:bCs/>
                <w:sz w:val="21"/>
                <w:szCs w:val="21"/>
              </w:rPr>
              <w:t>年份</w:t>
            </w:r>
          </w:p>
        </w:tc>
        <w:tc>
          <w:tcPr>
            <w:tcW w:w="2517" w:type="dxa"/>
            <w:tcBorders>
              <w:top w:val="single" w:color="000000" w:sz="12" w:space="0"/>
              <w:left w:val="nil"/>
              <w:bottom w:val="single" w:color="000000" w:sz="4" w:space="0"/>
              <w:right w:val="nil"/>
            </w:tcBorders>
            <w:vAlign w:val="center"/>
          </w:tcPr>
          <w:p w14:paraId="1135BDD3">
            <w:pPr>
              <w:widowControl/>
              <w:tabs>
                <w:tab w:val="left" w:pos="2199"/>
              </w:tabs>
              <w:snapToGrid w:val="0"/>
              <w:ind w:firstLine="0"/>
              <w:jc w:val="center"/>
              <w:rPr>
                <w:rFonts w:ascii="宋体" w:hAnsi="宋体" w:cs="宋体"/>
                <w:b/>
                <w:bCs/>
                <w:sz w:val="21"/>
                <w:szCs w:val="21"/>
              </w:rPr>
            </w:pPr>
            <w:r>
              <w:rPr>
                <w:rFonts w:hint="eastAsia" w:ascii="宋体" w:hAnsi="宋体" w:cs="宋体"/>
                <w:b/>
                <w:bCs/>
                <w:sz w:val="21"/>
                <w:szCs w:val="21"/>
              </w:rPr>
              <w:t>固定资产（万元）</w:t>
            </w:r>
          </w:p>
        </w:tc>
        <w:tc>
          <w:tcPr>
            <w:tcW w:w="2231" w:type="dxa"/>
            <w:tcBorders>
              <w:top w:val="single" w:color="000000" w:sz="12" w:space="0"/>
              <w:left w:val="nil"/>
              <w:bottom w:val="single" w:color="000000" w:sz="4" w:space="0"/>
              <w:right w:val="nil"/>
            </w:tcBorders>
            <w:vAlign w:val="center"/>
          </w:tcPr>
          <w:p w14:paraId="55C00970">
            <w:pPr>
              <w:widowControl/>
              <w:tabs>
                <w:tab w:val="left" w:pos="2199"/>
              </w:tabs>
              <w:snapToGrid w:val="0"/>
              <w:ind w:firstLine="0"/>
              <w:jc w:val="center"/>
              <w:rPr>
                <w:rFonts w:ascii="宋体" w:hAnsi="宋体" w:cs="宋体"/>
                <w:b/>
                <w:bCs/>
                <w:sz w:val="21"/>
                <w:szCs w:val="21"/>
              </w:rPr>
            </w:pPr>
            <w:r>
              <w:rPr>
                <w:rFonts w:hint="eastAsia" w:ascii="宋体" w:hAnsi="宋体" w:cs="宋体"/>
                <w:b/>
                <w:bCs/>
                <w:sz w:val="21"/>
                <w:szCs w:val="21"/>
              </w:rPr>
              <w:t>总资产（万元）</w:t>
            </w:r>
          </w:p>
        </w:tc>
        <w:tc>
          <w:tcPr>
            <w:tcW w:w="3089" w:type="dxa"/>
            <w:tcBorders>
              <w:top w:val="single" w:color="000000" w:sz="12" w:space="0"/>
              <w:left w:val="nil"/>
              <w:bottom w:val="single" w:color="000000" w:sz="4" w:space="0"/>
              <w:right w:val="nil"/>
            </w:tcBorders>
            <w:vAlign w:val="center"/>
          </w:tcPr>
          <w:p w14:paraId="4336F9F6">
            <w:pPr>
              <w:widowControl/>
              <w:tabs>
                <w:tab w:val="left" w:pos="2199"/>
              </w:tabs>
              <w:snapToGrid w:val="0"/>
              <w:ind w:firstLine="0"/>
              <w:jc w:val="center"/>
              <w:rPr>
                <w:rFonts w:ascii="宋体" w:hAnsi="宋体" w:cs="宋体"/>
                <w:b/>
                <w:bCs/>
                <w:sz w:val="21"/>
                <w:szCs w:val="21"/>
              </w:rPr>
            </w:pPr>
            <w:r>
              <w:rPr>
                <w:rFonts w:hint="eastAsia" w:ascii="宋体" w:hAnsi="宋体" w:cs="宋体"/>
                <w:b/>
                <w:bCs/>
                <w:sz w:val="21"/>
                <w:szCs w:val="21"/>
              </w:rPr>
              <w:t>固定资产占总资产比重</w:t>
            </w:r>
          </w:p>
        </w:tc>
      </w:tr>
      <w:tr w14:paraId="57EDC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02" w:type="dxa"/>
            <w:tcBorders>
              <w:top w:val="single" w:color="000000" w:sz="4" w:space="0"/>
              <w:left w:val="nil"/>
              <w:bottom w:val="nil"/>
              <w:right w:val="nil"/>
            </w:tcBorders>
            <w:vAlign w:val="center"/>
          </w:tcPr>
          <w:p w14:paraId="7D41C1F8">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2020</w:t>
            </w:r>
          </w:p>
        </w:tc>
        <w:tc>
          <w:tcPr>
            <w:tcW w:w="2517" w:type="dxa"/>
            <w:tcBorders>
              <w:top w:val="single" w:color="000000" w:sz="4" w:space="0"/>
              <w:left w:val="nil"/>
              <w:bottom w:val="nil"/>
              <w:right w:val="nil"/>
            </w:tcBorders>
            <w:vAlign w:val="center"/>
          </w:tcPr>
          <w:p w14:paraId="5EBB4B1E">
            <w:pPr>
              <w:widowControl/>
              <w:tabs>
                <w:tab w:val="left" w:pos="2199"/>
              </w:tabs>
              <w:snapToGrid w:val="0"/>
              <w:spacing w:line="360" w:lineRule="auto"/>
              <w:ind w:firstLine="40"/>
              <w:jc w:val="center"/>
              <w:rPr>
                <w:rFonts w:ascii="宋体" w:hAnsi="宋体" w:cs="宋体"/>
                <w:sz w:val="21"/>
                <w:szCs w:val="21"/>
              </w:rPr>
            </w:pPr>
            <w:r>
              <w:rPr>
                <w:rFonts w:hint="eastAsia" w:ascii="宋体" w:hAnsi="宋体" w:cs="宋体"/>
                <w:sz w:val="21"/>
                <w:szCs w:val="21"/>
              </w:rPr>
              <w:t>32348.57</w:t>
            </w:r>
          </w:p>
        </w:tc>
        <w:tc>
          <w:tcPr>
            <w:tcW w:w="2231" w:type="dxa"/>
            <w:tcBorders>
              <w:top w:val="single" w:color="000000" w:sz="4" w:space="0"/>
              <w:left w:val="nil"/>
              <w:bottom w:val="nil"/>
              <w:right w:val="nil"/>
            </w:tcBorders>
            <w:vAlign w:val="center"/>
          </w:tcPr>
          <w:p w14:paraId="523D99D6">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928492.09</w:t>
            </w:r>
          </w:p>
        </w:tc>
        <w:tc>
          <w:tcPr>
            <w:tcW w:w="3089" w:type="dxa"/>
            <w:tcBorders>
              <w:top w:val="single" w:color="000000" w:sz="4" w:space="0"/>
              <w:left w:val="nil"/>
              <w:bottom w:val="nil"/>
              <w:right w:val="nil"/>
            </w:tcBorders>
            <w:vAlign w:val="center"/>
          </w:tcPr>
          <w:p w14:paraId="20437BB7">
            <w:pPr>
              <w:widowControl/>
              <w:tabs>
                <w:tab w:val="left" w:pos="2199"/>
              </w:tabs>
              <w:snapToGrid w:val="0"/>
              <w:spacing w:line="360" w:lineRule="auto"/>
              <w:ind w:firstLine="958" w:firstLineChars="452"/>
              <w:jc w:val="left"/>
              <w:rPr>
                <w:rFonts w:ascii="宋体" w:hAnsi="宋体" w:cs="宋体"/>
                <w:sz w:val="21"/>
                <w:szCs w:val="21"/>
              </w:rPr>
            </w:pPr>
            <w:r>
              <w:rPr>
                <w:rFonts w:hint="eastAsia" w:ascii="宋体" w:hAnsi="宋体" w:cs="宋体"/>
                <w:sz w:val="21"/>
                <w:szCs w:val="21"/>
              </w:rPr>
              <w:t>3.48%</w:t>
            </w:r>
          </w:p>
        </w:tc>
      </w:tr>
      <w:tr w14:paraId="7407D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02" w:type="dxa"/>
            <w:tcBorders>
              <w:top w:val="nil"/>
              <w:left w:val="nil"/>
              <w:bottom w:val="nil"/>
              <w:right w:val="nil"/>
            </w:tcBorders>
            <w:vAlign w:val="center"/>
          </w:tcPr>
          <w:p w14:paraId="590C9FF8">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2021</w:t>
            </w:r>
          </w:p>
        </w:tc>
        <w:tc>
          <w:tcPr>
            <w:tcW w:w="2517" w:type="dxa"/>
            <w:tcBorders>
              <w:top w:val="nil"/>
              <w:left w:val="nil"/>
              <w:bottom w:val="nil"/>
              <w:right w:val="nil"/>
            </w:tcBorders>
            <w:vAlign w:val="center"/>
          </w:tcPr>
          <w:p w14:paraId="5461C954">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32266.14</w:t>
            </w:r>
          </w:p>
        </w:tc>
        <w:tc>
          <w:tcPr>
            <w:tcW w:w="2231" w:type="dxa"/>
            <w:tcBorders>
              <w:top w:val="nil"/>
              <w:left w:val="nil"/>
              <w:bottom w:val="nil"/>
              <w:right w:val="nil"/>
            </w:tcBorders>
            <w:vAlign w:val="center"/>
          </w:tcPr>
          <w:p w14:paraId="46758C5C">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1039061.15</w:t>
            </w:r>
          </w:p>
        </w:tc>
        <w:tc>
          <w:tcPr>
            <w:tcW w:w="3089" w:type="dxa"/>
            <w:tcBorders>
              <w:top w:val="nil"/>
              <w:left w:val="nil"/>
              <w:bottom w:val="nil"/>
              <w:right w:val="nil"/>
            </w:tcBorders>
            <w:vAlign w:val="center"/>
          </w:tcPr>
          <w:p w14:paraId="26966E07">
            <w:pPr>
              <w:widowControl/>
              <w:snapToGrid w:val="0"/>
              <w:spacing w:line="360" w:lineRule="auto"/>
              <w:ind w:firstLine="958" w:firstLineChars="452"/>
              <w:jc w:val="left"/>
              <w:rPr>
                <w:rFonts w:ascii="宋体" w:hAnsi="宋体" w:cs="宋体"/>
                <w:sz w:val="21"/>
                <w:szCs w:val="21"/>
              </w:rPr>
            </w:pPr>
            <w:r>
              <w:rPr>
                <w:rFonts w:hint="eastAsia" w:ascii="宋体" w:hAnsi="宋体" w:cs="宋体"/>
                <w:sz w:val="21"/>
                <w:szCs w:val="21"/>
              </w:rPr>
              <w:t>3.11%</w:t>
            </w:r>
          </w:p>
        </w:tc>
      </w:tr>
      <w:tr w14:paraId="16A8F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02" w:type="dxa"/>
            <w:tcBorders>
              <w:top w:val="nil"/>
              <w:left w:val="nil"/>
              <w:bottom w:val="nil"/>
              <w:right w:val="nil"/>
            </w:tcBorders>
            <w:vAlign w:val="center"/>
          </w:tcPr>
          <w:p w14:paraId="6CACCCA0">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2022</w:t>
            </w:r>
          </w:p>
        </w:tc>
        <w:tc>
          <w:tcPr>
            <w:tcW w:w="2517" w:type="dxa"/>
            <w:tcBorders>
              <w:top w:val="nil"/>
              <w:left w:val="nil"/>
              <w:bottom w:val="nil"/>
              <w:right w:val="nil"/>
            </w:tcBorders>
            <w:vAlign w:val="center"/>
          </w:tcPr>
          <w:p w14:paraId="3C330159">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39248.64</w:t>
            </w:r>
          </w:p>
        </w:tc>
        <w:tc>
          <w:tcPr>
            <w:tcW w:w="2231" w:type="dxa"/>
            <w:tcBorders>
              <w:top w:val="nil"/>
              <w:left w:val="nil"/>
              <w:bottom w:val="nil"/>
              <w:right w:val="nil"/>
            </w:tcBorders>
            <w:vAlign w:val="center"/>
          </w:tcPr>
          <w:p w14:paraId="0BC78A7A">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1105024.88</w:t>
            </w:r>
          </w:p>
        </w:tc>
        <w:tc>
          <w:tcPr>
            <w:tcW w:w="3089" w:type="dxa"/>
            <w:tcBorders>
              <w:top w:val="nil"/>
              <w:left w:val="nil"/>
              <w:bottom w:val="nil"/>
              <w:right w:val="nil"/>
            </w:tcBorders>
            <w:vAlign w:val="center"/>
          </w:tcPr>
          <w:p w14:paraId="01182751">
            <w:pPr>
              <w:widowControl/>
              <w:tabs>
                <w:tab w:val="left" w:pos="2199"/>
              </w:tabs>
              <w:snapToGrid w:val="0"/>
              <w:spacing w:line="360" w:lineRule="auto"/>
              <w:ind w:firstLine="958" w:firstLineChars="452"/>
              <w:jc w:val="left"/>
              <w:rPr>
                <w:rFonts w:ascii="宋体" w:hAnsi="宋体" w:cs="宋体"/>
                <w:sz w:val="21"/>
                <w:szCs w:val="21"/>
              </w:rPr>
            </w:pPr>
            <w:r>
              <w:rPr>
                <w:rFonts w:hint="eastAsia" w:ascii="宋体" w:hAnsi="宋体" w:cs="宋体"/>
                <w:sz w:val="21"/>
                <w:szCs w:val="21"/>
              </w:rPr>
              <w:t>3.55%</w:t>
            </w:r>
          </w:p>
        </w:tc>
      </w:tr>
      <w:tr w14:paraId="5959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02" w:type="dxa"/>
            <w:tcBorders>
              <w:top w:val="nil"/>
              <w:left w:val="nil"/>
              <w:bottom w:val="nil"/>
              <w:right w:val="nil"/>
            </w:tcBorders>
            <w:vAlign w:val="center"/>
          </w:tcPr>
          <w:p w14:paraId="6BE61629">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2023</w:t>
            </w:r>
          </w:p>
        </w:tc>
        <w:tc>
          <w:tcPr>
            <w:tcW w:w="2517" w:type="dxa"/>
            <w:tcBorders>
              <w:top w:val="nil"/>
              <w:left w:val="nil"/>
              <w:bottom w:val="nil"/>
              <w:right w:val="nil"/>
            </w:tcBorders>
            <w:vAlign w:val="center"/>
          </w:tcPr>
          <w:p w14:paraId="74ED05D6">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31175.45</w:t>
            </w:r>
          </w:p>
        </w:tc>
        <w:tc>
          <w:tcPr>
            <w:tcW w:w="2231" w:type="dxa"/>
            <w:tcBorders>
              <w:top w:val="nil"/>
              <w:left w:val="nil"/>
              <w:bottom w:val="nil"/>
              <w:right w:val="nil"/>
            </w:tcBorders>
            <w:vAlign w:val="center"/>
          </w:tcPr>
          <w:p w14:paraId="4405CA5E">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1087627.32</w:t>
            </w:r>
          </w:p>
        </w:tc>
        <w:tc>
          <w:tcPr>
            <w:tcW w:w="3089" w:type="dxa"/>
            <w:tcBorders>
              <w:top w:val="nil"/>
              <w:left w:val="nil"/>
              <w:bottom w:val="nil"/>
              <w:right w:val="nil"/>
            </w:tcBorders>
            <w:vAlign w:val="center"/>
          </w:tcPr>
          <w:p w14:paraId="2D315A15">
            <w:pPr>
              <w:widowControl/>
              <w:tabs>
                <w:tab w:val="left" w:pos="2199"/>
              </w:tabs>
              <w:snapToGrid w:val="0"/>
              <w:spacing w:line="360" w:lineRule="auto"/>
              <w:ind w:firstLine="958" w:firstLineChars="452"/>
              <w:jc w:val="left"/>
              <w:rPr>
                <w:rFonts w:ascii="宋体" w:hAnsi="宋体" w:cs="宋体"/>
                <w:sz w:val="21"/>
                <w:szCs w:val="21"/>
              </w:rPr>
            </w:pPr>
            <w:r>
              <w:rPr>
                <w:rFonts w:hint="eastAsia" w:ascii="宋体" w:hAnsi="宋体" w:cs="宋体"/>
                <w:sz w:val="21"/>
                <w:szCs w:val="21"/>
              </w:rPr>
              <w:t>2.86%</w:t>
            </w:r>
          </w:p>
        </w:tc>
      </w:tr>
      <w:tr w14:paraId="4973A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jc w:val="center"/>
        </w:trPr>
        <w:tc>
          <w:tcPr>
            <w:tcW w:w="802" w:type="dxa"/>
            <w:tcBorders>
              <w:top w:val="nil"/>
              <w:left w:val="nil"/>
              <w:bottom w:val="single" w:color="000000" w:sz="12" w:space="0"/>
              <w:right w:val="nil"/>
            </w:tcBorders>
            <w:vAlign w:val="center"/>
          </w:tcPr>
          <w:p w14:paraId="5D8D61B5">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2024</w:t>
            </w:r>
          </w:p>
        </w:tc>
        <w:tc>
          <w:tcPr>
            <w:tcW w:w="2517" w:type="dxa"/>
            <w:tcBorders>
              <w:top w:val="nil"/>
              <w:left w:val="nil"/>
              <w:bottom w:val="single" w:color="000000" w:sz="12" w:space="0"/>
              <w:right w:val="nil"/>
            </w:tcBorders>
            <w:vAlign w:val="center"/>
          </w:tcPr>
          <w:p w14:paraId="13EA5371">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32892.95</w:t>
            </w:r>
          </w:p>
        </w:tc>
        <w:tc>
          <w:tcPr>
            <w:tcW w:w="2231" w:type="dxa"/>
            <w:tcBorders>
              <w:top w:val="nil"/>
              <w:left w:val="nil"/>
              <w:bottom w:val="single" w:color="000000" w:sz="12" w:space="0"/>
              <w:right w:val="nil"/>
            </w:tcBorders>
            <w:vAlign w:val="center"/>
          </w:tcPr>
          <w:p w14:paraId="1F8FE51A">
            <w:pPr>
              <w:widowControl/>
              <w:tabs>
                <w:tab w:val="left" w:pos="2199"/>
              </w:tabs>
              <w:snapToGrid w:val="0"/>
              <w:spacing w:line="360" w:lineRule="auto"/>
              <w:ind w:firstLine="0"/>
              <w:jc w:val="center"/>
              <w:rPr>
                <w:rFonts w:ascii="宋体" w:hAnsi="宋体" w:cs="宋体"/>
                <w:sz w:val="21"/>
                <w:szCs w:val="21"/>
              </w:rPr>
            </w:pPr>
            <w:r>
              <w:rPr>
                <w:rFonts w:hint="eastAsia" w:ascii="宋体" w:hAnsi="宋体" w:cs="宋体"/>
                <w:sz w:val="21"/>
                <w:szCs w:val="21"/>
              </w:rPr>
              <w:t>1080552.66</w:t>
            </w:r>
          </w:p>
        </w:tc>
        <w:tc>
          <w:tcPr>
            <w:tcW w:w="3089" w:type="dxa"/>
            <w:tcBorders>
              <w:top w:val="nil"/>
              <w:left w:val="nil"/>
              <w:bottom w:val="single" w:color="000000" w:sz="12" w:space="0"/>
              <w:right w:val="nil"/>
            </w:tcBorders>
            <w:vAlign w:val="center"/>
          </w:tcPr>
          <w:p w14:paraId="6E54E21F">
            <w:pPr>
              <w:widowControl/>
              <w:tabs>
                <w:tab w:val="left" w:pos="2199"/>
              </w:tabs>
              <w:snapToGrid w:val="0"/>
              <w:spacing w:line="360" w:lineRule="auto"/>
              <w:ind w:firstLine="958" w:firstLineChars="452"/>
              <w:jc w:val="left"/>
              <w:rPr>
                <w:rFonts w:ascii="宋体" w:hAnsi="宋体" w:cs="宋体"/>
                <w:sz w:val="21"/>
                <w:szCs w:val="21"/>
              </w:rPr>
            </w:pPr>
            <w:r>
              <w:rPr>
                <w:rFonts w:hint="eastAsia" w:ascii="宋体" w:hAnsi="宋体" w:cs="宋体"/>
                <w:sz w:val="21"/>
                <w:szCs w:val="21"/>
              </w:rPr>
              <w:t>3.04%</w:t>
            </w:r>
          </w:p>
        </w:tc>
      </w:tr>
    </w:tbl>
    <w:p w14:paraId="7565EDED">
      <w:pPr>
        <w:widowControl/>
        <w:tabs>
          <w:tab w:val="left" w:pos="2199"/>
        </w:tabs>
        <w:ind w:firstLine="0"/>
        <w:rPr>
          <w:rFonts w:ascii="宋体" w:hAnsi="宋体" w:cs="宋体"/>
          <w:sz w:val="21"/>
          <w:szCs w:val="21"/>
        </w:rPr>
      </w:pPr>
      <w:r>
        <w:rPr>
          <w:rFonts w:hint="eastAsia"/>
          <w:sz w:val="21"/>
          <w:szCs w:val="21"/>
        </w:rPr>
        <w:t>数据来源：M公司2020-2024年度报告</w:t>
      </w:r>
    </w:p>
    <w:p w14:paraId="62659E92">
      <w:pPr>
        <w:widowControl/>
        <w:numPr>
          <w:ilvl w:val="0"/>
          <w:numId w:val="27"/>
        </w:numPr>
        <w:spacing w:line="400" w:lineRule="exact"/>
        <w:rPr>
          <w:rFonts w:ascii="宋体" w:hAnsi="宋体" w:cs="宋体"/>
        </w:rPr>
      </w:pPr>
      <w:bookmarkStart w:id="60" w:name="OLE_LINK10"/>
      <w:r>
        <w:rPr>
          <w:rFonts w:hint="eastAsia" w:ascii="宋体" w:hAnsi="宋体" w:cs="宋体"/>
          <w:szCs w:val="24"/>
        </w:rPr>
        <w:t xml:space="preserve">流动负债总量显著，无息负债占据主导地位                                                                                                            </w:t>
      </w:r>
    </w:p>
    <w:bookmarkEnd w:id="60"/>
    <w:p w14:paraId="6F814272">
      <w:pPr>
        <w:pStyle w:val="53"/>
        <w:ind w:firstLine="486"/>
        <w:rPr>
          <w:color w:val="auto"/>
        </w:rPr>
      </w:pPr>
      <w:r>
        <w:t>轻资产运营企业在资本结构中呈现出独特的负债特征，通过战略性运用财务杠杆效应。该模式强调在研发创新和渠道控制领域</w:t>
      </w:r>
      <w:del w:id="1400" w:author="司马长风" w:date="2026-04-24T16:54:17Z">
        <w:r>
          <w:rPr>
            <w:color w:val="auto"/>
          </w:rPr>
          <w:delText>构建</w:delText>
        </w:r>
      </w:del>
      <w:ins w:id="1401" w:author="司马长风" w:date="2026-04-24T16:54:17Z">
        <w:r>
          <w:rPr/>
          <w:t>建立</w:t>
        </w:r>
      </w:ins>
      <w:r>
        <w:t>核心竞争力，从而在企业生态链中形成对上下游合作伙伴的议价能力。这种能力使企业能够有效运用商业信用，通过增加应付账款等无息负债的规模和比例，形成高流动负债占比的财务结构。</w:t>
      </w:r>
    </w:p>
    <w:p w14:paraId="4CDEEF79">
      <w:pPr>
        <w:pStyle w:val="53"/>
        <w:ind w:firstLine="486"/>
        <w:rPr>
          <w:color w:val="auto"/>
        </w:rPr>
      </w:pPr>
      <w:r>
        <w:rPr>
          <w:color w:val="auto"/>
        </w:rPr>
        <w:t>对M公司20</w:t>
      </w:r>
      <w:r>
        <w:rPr>
          <w:rFonts w:hint="eastAsia"/>
          <w:color w:val="auto"/>
        </w:rPr>
        <w:t>20</w:t>
      </w:r>
      <w:r>
        <w:rPr>
          <w:color w:val="auto"/>
        </w:rPr>
        <w:t>-202</w:t>
      </w:r>
      <w:r>
        <w:rPr>
          <w:rFonts w:hint="eastAsia"/>
          <w:color w:val="auto"/>
        </w:rPr>
        <w:t>4</w:t>
      </w:r>
      <w:r>
        <w:rPr>
          <w:color w:val="auto"/>
        </w:rPr>
        <w:t>年的财务数据分析（表3-</w:t>
      </w:r>
      <w:r>
        <w:rPr>
          <w:rFonts w:hint="eastAsia"/>
          <w:color w:val="auto"/>
        </w:rPr>
        <w:t>4</w:t>
      </w:r>
      <w:r>
        <w:rPr>
          <w:color w:val="auto"/>
        </w:rPr>
        <w:t>）显示，其流动负债在总负债中占比持续超过95%，凸显了负债结构的高度流动性。尤为显著的是，无息负债在流动负债中占据主导地位，20</w:t>
      </w:r>
      <w:r>
        <w:rPr>
          <w:rFonts w:hint="eastAsia"/>
          <w:color w:val="auto"/>
        </w:rPr>
        <w:t>20</w:t>
      </w:r>
      <w:r>
        <w:rPr>
          <w:color w:val="auto"/>
        </w:rPr>
        <w:t>年占比高达</w:t>
      </w:r>
      <w:r>
        <w:rPr>
          <w:rFonts w:hint="eastAsia"/>
          <w:color w:val="auto"/>
        </w:rPr>
        <w:t>72.31</w:t>
      </w:r>
      <w:r>
        <w:rPr>
          <w:color w:val="auto"/>
        </w:rPr>
        <w:t>%，即便在占比最低的202</w:t>
      </w:r>
      <w:r>
        <w:rPr>
          <w:rFonts w:hint="eastAsia"/>
          <w:color w:val="auto"/>
        </w:rPr>
        <w:t>4</w:t>
      </w:r>
      <w:r>
        <w:rPr>
          <w:color w:val="auto"/>
        </w:rPr>
        <w:t>年，仍接近流动负债总额的</w:t>
      </w:r>
      <w:r>
        <w:rPr>
          <w:rFonts w:hint="eastAsia"/>
          <w:color w:val="auto"/>
        </w:rPr>
        <w:t>34.92</w:t>
      </w:r>
      <w:r>
        <w:rPr>
          <w:color w:val="auto"/>
        </w:rPr>
        <w:t>%。这种无息负债主导的流动负债结构，不仅降低了企业的融资成本，更通过占用供应链资金实现了运营资本的优化</w:t>
      </w:r>
      <w:r>
        <w:rPr>
          <w:rFonts w:hint="eastAsia"/>
          <w:color w:val="auto"/>
        </w:rPr>
        <w:t>，生动诠释了轻资产模式中依托高杠杆效应实现规模扩张的财务运营机理。</w:t>
      </w:r>
    </w:p>
    <w:p w14:paraId="1F95C9B4">
      <w:pPr>
        <w:pStyle w:val="53"/>
        <w:spacing w:before="207" w:beforeLines="50" w:after="207" w:afterLines="50"/>
        <w:ind w:firstLine="0" w:firstLineChars="0"/>
        <w:jc w:val="center"/>
        <w:rPr>
          <w:color w:val="auto"/>
          <w:sz w:val="21"/>
          <w:szCs w:val="21"/>
        </w:rPr>
      </w:pPr>
      <w:r>
        <w:rPr>
          <w:color w:val="auto"/>
          <w:sz w:val="21"/>
          <w:szCs w:val="21"/>
        </w:rPr>
        <w:t>表3-</w:t>
      </w:r>
      <w:r>
        <w:rPr>
          <w:rFonts w:hint="eastAsia"/>
          <w:color w:val="auto"/>
          <w:sz w:val="21"/>
          <w:szCs w:val="21"/>
        </w:rPr>
        <w:t xml:space="preserve">4 </w:t>
      </w:r>
      <w:r>
        <w:rPr>
          <w:color w:val="auto"/>
          <w:sz w:val="21"/>
          <w:szCs w:val="21"/>
        </w:rPr>
        <w:t>M公司</w:t>
      </w:r>
      <w:r>
        <w:rPr>
          <w:rFonts w:hint="eastAsia"/>
          <w:color w:val="auto"/>
          <w:sz w:val="21"/>
          <w:szCs w:val="21"/>
        </w:rPr>
        <w:t>2020-2024年度</w:t>
      </w:r>
      <w:r>
        <w:rPr>
          <w:color w:val="auto"/>
          <w:sz w:val="21"/>
          <w:szCs w:val="21"/>
        </w:rPr>
        <w:t>负债情况表</w:t>
      </w:r>
    </w:p>
    <w:tbl>
      <w:tblPr>
        <w:tblStyle w:val="37"/>
        <w:tblW w:w="9535" w:type="dxa"/>
        <w:jc w:val="center"/>
        <w:tblLayout w:type="autofit"/>
        <w:tblCellMar>
          <w:top w:w="56" w:type="dxa"/>
          <w:left w:w="96" w:type="dxa"/>
          <w:bottom w:w="56" w:type="dxa"/>
          <w:right w:w="96" w:type="dxa"/>
        </w:tblCellMar>
      </w:tblPr>
      <w:tblGrid>
        <w:gridCol w:w="1065"/>
        <w:gridCol w:w="1956"/>
        <w:gridCol w:w="1956"/>
        <w:gridCol w:w="1808"/>
        <w:gridCol w:w="2750"/>
      </w:tblGrid>
      <w:tr w14:paraId="6E6F1DF4">
        <w:tblPrEx>
          <w:tblCellMar>
            <w:top w:w="56" w:type="dxa"/>
            <w:left w:w="96" w:type="dxa"/>
            <w:bottom w:w="56" w:type="dxa"/>
            <w:right w:w="96" w:type="dxa"/>
          </w:tblCellMar>
        </w:tblPrEx>
        <w:trPr>
          <w:tblHeader/>
          <w:jc w:val="center"/>
        </w:trPr>
        <w:tc>
          <w:tcPr>
            <w:tcW w:w="1065" w:type="dxa"/>
            <w:tcBorders>
              <w:top w:val="single" w:color="000000" w:sz="12" w:space="0"/>
              <w:bottom w:val="single" w:color="000000" w:sz="4" w:space="0"/>
            </w:tcBorders>
            <w:vAlign w:val="center"/>
          </w:tcPr>
          <w:p w14:paraId="5067C293">
            <w:pPr>
              <w:pStyle w:val="53"/>
              <w:snapToGrid w:val="0"/>
              <w:spacing w:line="240" w:lineRule="auto"/>
              <w:ind w:firstLine="0" w:firstLineChars="0"/>
              <w:jc w:val="center"/>
              <w:rPr>
                <w:b/>
                <w:bCs/>
                <w:color w:val="auto"/>
                <w:sz w:val="21"/>
                <w:szCs w:val="21"/>
              </w:rPr>
            </w:pPr>
            <w:r>
              <w:rPr>
                <w:rFonts w:hint="eastAsia"/>
                <w:b/>
                <w:bCs/>
                <w:color w:val="auto"/>
                <w:sz w:val="21"/>
                <w:szCs w:val="21"/>
              </w:rPr>
              <w:t>年份</w:t>
            </w:r>
          </w:p>
        </w:tc>
        <w:tc>
          <w:tcPr>
            <w:tcW w:w="1956" w:type="dxa"/>
            <w:tcBorders>
              <w:top w:val="single" w:color="000000" w:sz="12" w:space="0"/>
              <w:bottom w:val="single" w:color="000000" w:sz="4" w:space="0"/>
            </w:tcBorders>
            <w:vAlign w:val="center"/>
          </w:tcPr>
          <w:p w14:paraId="37A0667B">
            <w:pPr>
              <w:pStyle w:val="53"/>
              <w:snapToGrid w:val="0"/>
              <w:spacing w:line="240" w:lineRule="auto"/>
              <w:ind w:firstLine="0" w:firstLineChars="0"/>
              <w:jc w:val="center"/>
              <w:rPr>
                <w:b/>
                <w:bCs/>
                <w:color w:val="auto"/>
                <w:sz w:val="21"/>
                <w:szCs w:val="21"/>
              </w:rPr>
            </w:pPr>
            <w:r>
              <w:rPr>
                <w:rFonts w:hint="eastAsia"/>
                <w:b/>
                <w:bCs/>
                <w:color w:val="auto"/>
                <w:sz w:val="21"/>
                <w:szCs w:val="21"/>
              </w:rPr>
              <w:t>无息负债</w:t>
            </w:r>
          </w:p>
          <w:p w14:paraId="1F8857CC">
            <w:pPr>
              <w:pStyle w:val="53"/>
              <w:snapToGrid w:val="0"/>
              <w:spacing w:line="240" w:lineRule="auto"/>
              <w:ind w:firstLine="0" w:firstLineChars="0"/>
              <w:jc w:val="center"/>
              <w:rPr>
                <w:b/>
                <w:bCs/>
                <w:color w:val="auto"/>
                <w:sz w:val="21"/>
                <w:szCs w:val="21"/>
              </w:rPr>
            </w:pPr>
            <w:r>
              <w:rPr>
                <w:rFonts w:hint="eastAsia"/>
                <w:b/>
                <w:bCs/>
                <w:color w:val="auto"/>
                <w:sz w:val="21"/>
                <w:szCs w:val="21"/>
              </w:rPr>
              <w:t>（万元）</w:t>
            </w:r>
          </w:p>
        </w:tc>
        <w:tc>
          <w:tcPr>
            <w:tcW w:w="1956" w:type="dxa"/>
            <w:tcBorders>
              <w:top w:val="single" w:color="000000" w:sz="12" w:space="0"/>
              <w:bottom w:val="single" w:color="000000" w:sz="4" w:space="0"/>
            </w:tcBorders>
            <w:vAlign w:val="center"/>
          </w:tcPr>
          <w:p w14:paraId="4C9D0227">
            <w:pPr>
              <w:pStyle w:val="53"/>
              <w:snapToGrid w:val="0"/>
              <w:spacing w:line="240" w:lineRule="auto"/>
              <w:ind w:firstLine="0" w:firstLineChars="0"/>
              <w:jc w:val="center"/>
              <w:rPr>
                <w:b/>
                <w:bCs/>
                <w:color w:val="auto"/>
                <w:sz w:val="21"/>
                <w:szCs w:val="21"/>
              </w:rPr>
            </w:pPr>
            <w:r>
              <w:rPr>
                <w:rFonts w:hint="eastAsia"/>
                <w:b/>
                <w:bCs/>
                <w:color w:val="auto"/>
                <w:sz w:val="21"/>
                <w:szCs w:val="21"/>
              </w:rPr>
              <w:t>流动负债</w:t>
            </w:r>
          </w:p>
          <w:p w14:paraId="3E68723A">
            <w:pPr>
              <w:pStyle w:val="53"/>
              <w:snapToGrid w:val="0"/>
              <w:spacing w:line="240" w:lineRule="auto"/>
              <w:ind w:firstLine="0" w:firstLineChars="0"/>
              <w:jc w:val="center"/>
              <w:rPr>
                <w:b/>
                <w:bCs/>
                <w:color w:val="auto"/>
                <w:sz w:val="21"/>
                <w:szCs w:val="21"/>
              </w:rPr>
            </w:pPr>
            <w:r>
              <w:rPr>
                <w:rFonts w:hint="eastAsia"/>
                <w:b/>
                <w:bCs/>
                <w:color w:val="auto"/>
                <w:sz w:val="21"/>
                <w:szCs w:val="21"/>
              </w:rPr>
              <w:t>（万元）</w:t>
            </w:r>
          </w:p>
        </w:tc>
        <w:tc>
          <w:tcPr>
            <w:tcW w:w="1808" w:type="dxa"/>
            <w:tcBorders>
              <w:top w:val="single" w:color="000000" w:sz="12" w:space="0"/>
              <w:bottom w:val="single" w:color="000000" w:sz="4" w:space="0"/>
            </w:tcBorders>
            <w:vAlign w:val="center"/>
          </w:tcPr>
          <w:p w14:paraId="47F2EFAA">
            <w:pPr>
              <w:pStyle w:val="53"/>
              <w:snapToGrid w:val="0"/>
              <w:spacing w:line="240" w:lineRule="auto"/>
              <w:ind w:firstLine="0" w:firstLineChars="0"/>
              <w:jc w:val="center"/>
              <w:rPr>
                <w:b/>
                <w:bCs/>
                <w:color w:val="auto"/>
                <w:sz w:val="21"/>
                <w:szCs w:val="21"/>
              </w:rPr>
            </w:pPr>
            <w:r>
              <w:rPr>
                <w:rFonts w:hint="eastAsia"/>
                <w:b/>
                <w:bCs/>
                <w:color w:val="auto"/>
                <w:sz w:val="21"/>
                <w:szCs w:val="21"/>
              </w:rPr>
              <w:t>总负债</w:t>
            </w:r>
          </w:p>
          <w:p w14:paraId="4DE1295E">
            <w:pPr>
              <w:pStyle w:val="53"/>
              <w:snapToGrid w:val="0"/>
              <w:spacing w:line="240" w:lineRule="auto"/>
              <w:ind w:firstLine="0" w:firstLineChars="0"/>
              <w:jc w:val="center"/>
              <w:rPr>
                <w:b/>
                <w:bCs/>
                <w:color w:val="auto"/>
                <w:sz w:val="21"/>
                <w:szCs w:val="21"/>
              </w:rPr>
            </w:pPr>
            <w:r>
              <w:rPr>
                <w:rFonts w:hint="eastAsia"/>
                <w:b/>
                <w:bCs/>
                <w:color w:val="auto"/>
                <w:sz w:val="21"/>
                <w:szCs w:val="21"/>
              </w:rPr>
              <w:t>（万元）</w:t>
            </w:r>
          </w:p>
        </w:tc>
        <w:tc>
          <w:tcPr>
            <w:tcW w:w="2750" w:type="dxa"/>
            <w:tcBorders>
              <w:top w:val="single" w:color="000000" w:sz="12" w:space="0"/>
              <w:bottom w:val="single" w:color="000000" w:sz="4" w:space="0"/>
            </w:tcBorders>
            <w:vAlign w:val="center"/>
          </w:tcPr>
          <w:p w14:paraId="51FCE878">
            <w:pPr>
              <w:pStyle w:val="53"/>
              <w:snapToGrid w:val="0"/>
              <w:spacing w:line="240" w:lineRule="auto"/>
              <w:ind w:firstLine="0" w:firstLineChars="0"/>
              <w:rPr>
                <w:b/>
                <w:bCs/>
                <w:color w:val="auto"/>
                <w:sz w:val="21"/>
                <w:szCs w:val="21"/>
              </w:rPr>
            </w:pPr>
            <w:r>
              <w:rPr>
                <w:rFonts w:hint="eastAsia"/>
                <w:b/>
                <w:bCs/>
                <w:color w:val="auto"/>
                <w:sz w:val="21"/>
                <w:szCs w:val="21"/>
              </w:rPr>
              <w:t>流动负债占总负债比重</w:t>
            </w:r>
          </w:p>
        </w:tc>
      </w:tr>
      <w:tr w14:paraId="5F743089">
        <w:tblPrEx>
          <w:tblCellMar>
            <w:top w:w="56" w:type="dxa"/>
            <w:left w:w="96" w:type="dxa"/>
            <w:bottom w:w="56" w:type="dxa"/>
            <w:right w:w="96" w:type="dxa"/>
          </w:tblCellMar>
        </w:tblPrEx>
        <w:trPr>
          <w:jc w:val="center"/>
        </w:trPr>
        <w:tc>
          <w:tcPr>
            <w:tcW w:w="1065" w:type="dxa"/>
            <w:tcBorders>
              <w:top w:val="single" w:color="000000" w:sz="4" w:space="0"/>
            </w:tcBorders>
            <w:vAlign w:val="center"/>
          </w:tcPr>
          <w:p w14:paraId="37DD1C17">
            <w:pPr>
              <w:pStyle w:val="53"/>
              <w:snapToGrid w:val="0"/>
              <w:spacing w:line="360" w:lineRule="auto"/>
              <w:ind w:firstLine="0" w:firstLineChars="0"/>
              <w:jc w:val="center"/>
              <w:rPr>
                <w:color w:val="auto"/>
                <w:sz w:val="21"/>
                <w:szCs w:val="21"/>
              </w:rPr>
            </w:pPr>
            <w:r>
              <w:rPr>
                <w:rFonts w:hint="eastAsia"/>
                <w:color w:val="auto"/>
                <w:sz w:val="21"/>
                <w:szCs w:val="21"/>
              </w:rPr>
              <w:t>2020</w:t>
            </w:r>
          </w:p>
        </w:tc>
        <w:tc>
          <w:tcPr>
            <w:tcW w:w="1956" w:type="dxa"/>
            <w:tcBorders>
              <w:top w:val="single" w:color="000000" w:sz="4" w:space="0"/>
            </w:tcBorders>
            <w:vAlign w:val="center"/>
          </w:tcPr>
          <w:p w14:paraId="388B8156">
            <w:pPr>
              <w:pStyle w:val="53"/>
              <w:wordWrap/>
              <w:snapToGrid w:val="0"/>
              <w:spacing w:line="360" w:lineRule="auto"/>
              <w:ind w:firstLine="0" w:firstLineChars="0"/>
              <w:jc w:val="center"/>
              <w:rPr>
                <w:color w:val="auto"/>
                <w:sz w:val="21"/>
                <w:szCs w:val="21"/>
              </w:rPr>
            </w:pPr>
            <w:r>
              <w:rPr>
                <w:rFonts w:hint="eastAsia"/>
                <w:color w:val="auto"/>
                <w:sz w:val="21"/>
                <w:szCs w:val="21"/>
              </w:rPr>
              <w:t>231877.57</w:t>
            </w:r>
          </w:p>
        </w:tc>
        <w:tc>
          <w:tcPr>
            <w:tcW w:w="1956" w:type="dxa"/>
            <w:tcBorders>
              <w:top w:val="single" w:color="000000" w:sz="4" w:space="0"/>
            </w:tcBorders>
            <w:vAlign w:val="center"/>
          </w:tcPr>
          <w:p w14:paraId="5AED980F">
            <w:pPr>
              <w:pStyle w:val="53"/>
              <w:wordWrap/>
              <w:snapToGrid w:val="0"/>
              <w:spacing w:line="360" w:lineRule="auto"/>
              <w:ind w:firstLine="0" w:firstLineChars="0"/>
              <w:jc w:val="center"/>
              <w:rPr>
                <w:color w:val="auto"/>
                <w:sz w:val="21"/>
                <w:szCs w:val="21"/>
              </w:rPr>
            </w:pPr>
            <w:r>
              <w:rPr>
                <w:rFonts w:hint="eastAsia"/>
                <w:color w:val="auto"/>
                <w:sz w:val="21"/>
                <w:szCs w:val="21"/>
              </w:rPr>
              <w:t>320658.41</w:t>
            </w:r>
          </w:p>
        </w:tc>
        <w:tc>
          <w:tcPr>
            <w:tcW w:w="1808" w:type="dxa"/>
            <w:tcBorders>
              <w:top w:val="single" w:color="000000" w:sz="4" w:space="0"/>
            </w:tcBorders>
            <w:vAlign w:val="center"/>
          </w:tcPr>
          <w:p w14:paraId="67EF4CCA">
            <w:pPr>
              <w:pStyle w:val="53"/>
              <w:wordWrap/>
              <w:snapToGrid w:val="0"/>
              <w:spacing w:line="360" w:lineRule="auto"/>
              <w:ind w:firstLine="0" w:firstLineChars="0"/>
              <w:jc w:val="center"/>
              <w:rPr>
                <w:color w:val="auto"/>
                <w:sz w:val="21"/>
                <w:szCs w:val="21"/>
              </w:rPr>
            </w:pPr>
            <w:r>
              <w:rPr>
                <w:rFonts w:hint="eastAsia"/>
                <w:color w:val="auto"/>
                <w:sz w:val="21"/>
                <w:szCs w:val="21"/>
              </w:rPr>
              <w:t>323860.45</w:t>
            </w:r>
          </w:p>
        </w:tc>
        <w:tc>
          <w:tcPr>
            <w:tcW w:w="2750" w:type="dxa"/>
            <w:tcBorders>
              <w:top w:val="single" w:color="000000" w:sz="4" w:space="0"/>
            </w:tcBorders>
            <w:vAlign w:val="center"/>
          </w:tcPr>
          <w:p w14:paraId="6261DD50">
            <w:pPr>
              <w:pStyle w:val="53"/>
              <w:wordWrap/>
              <w:snapToGrid w:val="0"/>
              <w:spacing w:line="360" w:lineRule="auto"/>
              <w:ind w:firstLine="0" w:firstLineChars="0"/>
              <w:jc w:val="center"/>
              <w:rPr>
                <w:color w:val="auto"/>
                <w:sz w:val="21"/>
                <w:szCs w:val="21"/>
              </w:rPr>
            </w:pPr>
            <w:r>
              <w:rPr>
                <w:rFonts w:hint="eastAsia"/>
                <w:color w:val="auto"/>
                <w:sz w:val="21"/>
                <w:szCs w:val="21"/>
              </w:rPr>
              <w:t>99.01%</w:t>
            </w:r>
          </w:p>
        </w:tc>
      </w:tr>
      <w:tr w14:paraId="17A44BE1">
        <w:tblPrEx>
          <w:tblCellMar>
            <w:top w:w="56" w:type="dxa"/>
            <w:left w:w="96" w:type="dxa"/>
            <w:bottom w:w="56" w:type="dxa"/>
            <w:right w:w="96" w:type="dxa"/>
          </w:tblCellMar>
        </w:tblPrEx>
        <w:trPr>
          <w:jc w:val="center"/>
        </w:trPr>
        <w:tc>
          <w:tcPr>
            <w:tcW w:w="1065" w:type="dxa"/>
            <w:vAlign w:val="center"/>
          </w:tcPr>
          <w:p w14:paraId="0776D5E2">
            <w:pPr>
              <w:pStyle w:val="53"/>
              <w:snapToGrid w:val="0"/>
              <w:spacing w:line="360" w:lineRule="auto"/>
              <w:ind w:firstLine="0" w:firstLineChars="0"/>
              <w:jc w:val="center"/>
              <w:rPr>
                <w:color w:val="auto"/>
                <w:sz w:val="21"/>
                <w:szCs w:val="21"/>
              </w:rPr>
            </w:pPr>
            <w:r>
              <w:rPr>
                <w:rFonts w:hint="eastAsia"/>
                <w:color w:val="auto"/>
                <w:sz w:val="21"/>
                <w:szCs w:val="21"/>
              </w:rPr>
              <w:t>2021</w:t>
            </w:r>
          </w:p>
        </w:tc>
        <w:tc>
          <w:tcPr>
            <w:tcW w:w="1956" w:type="dxa"/>
            <w:vAlign w:val="center"/>
          </w:tcPr>
          <w:p w14:paraId="74F7F7F8">
            <w:pPr>
              <w:pStyle w:val="53"/>
              <w:wordWrap/>
              <w:snapToGrid w:val="0"/>
              <w:spacing w:line="360" w:lineRule="auto"/>
              <w:ind w:firstLine="0" w:firstLineChars="0"/>
              <w:jc w:val="center"/>
              <w:rPr>
                <w:color w:val="auto"/>
                <w:sz w:val="21"/>
                <w:szCs w:val="21"/>
              </w:rPr>
            </w:pPr>
            <w:r>
              <w:rPr>
                <w:rFonts w:hint="eastAsia"/>
                <w:color w:val="auto"/>
                <w:sz w:val="21"/>
                <w:szCs w:val="21"/>
              </w:rPr>
              <w:t>233669.39</w:t>
            </w:r>
          </w:p>
        </w:tc>
        <w:tc>
          <w:tcPr>
            <w:tcW w:w="1956" w:type="dxa"/>
            <w:vAlign w:val="center"/>
          </w:tcPr>
          <w:p w14:paraId="67F0E020">
            <w:pPr>
              <w:pStyle w:val="53"/>
              <w:wordWrap/>
              <w:snapToGrid w:val="0"/>
              <w:spacing w:line="360" w:lineRule="auto"/>
              <w:ind w:firstLine="0" w:firstLineChars="0"/>
              <w:jc w:val="center"/>
              <w:rPr>
                <w:color w:val="auto"/>
                <w:sz w:val="21"/>
                <w:szCs w:val="21"/>
              </w:rPr>
            </w:pPr>
            <w:r>
              <w:rPr>
                <w:rFonts w:hint="eastAsia"/>
                <w:color w:val="auto"/>
                <w:sz w:val="21"/>
                <w:szCs w:val="21"/>
              </w:rPr>
              <w:t>417244.61</w:t>
            </w:r>
          </w:p>
        </w:tc>
        <w:tc>
          <w:tcPr>
            <w:tcW w:w="1808" w:type="dxa"/>
            <w:vAlign w:val="center"/>
          </w:tcPr>
          <w:p w14:paraId="1ED30F5B">
            <w:pPr>
              <w:pStyle w:val="53"/>
              <w:wordWrap/>
              <w:snapToGrid w:val="0"/>
              <w:spacing w:line="360" w:lineRule="auto"/>
              <w:ind w:firstLine="0" w:firstLineChars="0"/>
              <w:jc w:val="center"/>
              <w:rPr>
                <w:color w:val="auto"/>
                <w:sz w:val="21"/>
                <w:szCs w:val="21"/>
              </w:rPr>
            </w:pPr>
            <w:r>
              <w:rPr>
                <w:rFonts w:hint="eastAsia"/>
                <w:color w:val="auto"/>
                <w:sz w:val="21"/>
                <w:szCs w:val="21"/>
              </w:rPr>
              <w:t>426386.09</w:t>
            </w:r>
          </w:p>
        </w:tc>
        <w:tc>
          <w:tcPr>
            <w:tcW w:w="2750" w:type="dxa"/>
            <w:vAlign w:val="center"/>
          </w:tcPr>
          <w:p w14:paraId="2200E6D5">
            <w:pPr>
              <w:pStyle w:val="53"/>
              <w:wordWrap/>
              <w:snapToGrid w:val="0"/>
              <w:spacing w:line="360" w:lineRule="auto"/>
              <w:ind w:firstLine="0" w:firstLineChars="0"/>
              <w:jc w:val="center"/>
              <w:rPr>
                <w:color w:val="auto"/>
                <w:sz w:val="21"/>
                <w:szCs w:val="21"/>
              </w:rPr>
            </w:pPr>
            <w:r>
              <w:rPr>
                <w:rFonts w:hint="eastAsia"/>
                <w:color w:val="auto"/>
                <w:sz w:val="21"/>
                <w:szCs w:val="21"/>
              </w:rPr>
              <w:t>97.86%</w:t>
            </w:r>
          </w:p>
        </w:tc>
      </w:tr>
      <w:tr w14:paraId="3CA31994">
        <w:tblPrEx>
          <w:tblCellMar>
            <w:top w:w="56" w:type="dxa"/>
            <w:left w:w="96" w:type="dxa"/>
            <w:bottom w:w="56" w:type="dxa"/>
            <w:right w:w="96" w:type="dxa"/>
          </w:tblCellMar>
        </w:tblPrEx>
        <w:trPr>
          <w:jc w:val="center"/>
        </w:trPr>
        <w:tc>
          <w:tcPr>
            <w:tcW w:w="1065" w:type="dxa"/>
            <w:vAlign w:val="center"/>
          </w:tcPr>
          <w:p w14:paraId="14FFA9B1">
            <w:pPr>
              <w:pStyle w:val="53"/>
              <w:snapToGrid w:val="0"/>
              <w:spacing w:line="360" w:lineRule="auto"/>
              <w:ind w:firstLine="0" w:firstLineChars="0"/>
              <w:jc w:val="center"/>
              <w:rPr>
                <w:color w:val="auto"/>
                <w:sz w:val="21"/>
                <w:szCs w:val="21"/>
              </w:rPr>
            </w:pPr>
            <w:r>
              <w:rPr>
                <w:rFonts w:hint="eastAsia"/>
                <w:color w:val="auto"/>
                <w:sz w:val="21"/>
                <w:szCs w:val="21"/>
              </w:rPr>
              <w:t>2022</w:t>
            </w:r>
          </w:p>
        </w:tc>
        <w:tc>
          <w:tcPr>
            <w:tcW w:w="1956" w:type="dxa"/>
            <w:vAlign w:val="center"/>
          </w:tcPr>
          <w:p w14:paraId="2F1DB28F">
            <w:pPr>
              <w:pStyle w:val="53"/>
              <w:wordWrap/>
              <w:snapToGrid w:val="0"/>
              <w:spacing w:line="360" w:lineRule="auto"/>
              <w:ind w:firstLine="0" w:firstLineChars="0"/>
              <w:jc w:val="center"/>
              <w:rPr>
                <w:color w:val="auto"/>
                <w:sz w:val="21"/>
                <w:szCs w:val="21"/>
              </w:rPr>
            </w:pPr>
            <w:r>
              <w:rPr>
                <w:rFonts w:hint="eastAsia"/>
                <w:color w:val="auto"/>
                <w:sz w:val="21"/>
                <w:szCs w:val="21"/>
              </w:rPr>
              <w:t>227893.33</w:t>
            </w:r>
          </w:p>
        </w:tc>
        <w:tc>
          <w:tcPr>
            <w:tcW w:w="1956" w:type="dxa"/>
            <w:vAlign w:val="center"/>
          </w:tcPr>
          <w:p w14:paraId="2157E7D3">
            <w:pPr>
              <w:pStyle w:val="53"/>
              <w:wordWrap/>
              <w:snapToGrid w:val="0"/>
              <w:spacing w:line="360" w:lineRule="auto"/>
              <w:ind w:firstLine="0" w:firstLineChars="0"/>
              <w:jc w:val="center"/>
              <w:rPr>
                <w:color w:val="auto"/>
                <w:sz w:val="21"/>
                <w:szCs w:val="21"/>
              </w:rPr>
            </w:pPr>
            <w:r>
              <w:rPr>
                <w:rFonts w:hint="eastAsia"/>
                <w:color w:val="auto"/>
                <w:sz w:val="21"/>
                <w:szCs w:val="21"/>
              </w:rPr>
              <w:t>464327.87</w:t>
            </w:r>
          </w:p>
        </w:tc>
        <w:tc>
          <w:tcPr>
            <w:tcW w:w="1808" w:type="dxa"/>
            <w:vAlign w:val="center"/>
          </w:tcPr>
          <w:p w14:paraId="44655541">
            <w:pPr>
              <w:pStyle w:val="53"/>
              <w:wordWrap/>
              <w:snapToGrid w:val="0"/>
              <w:spacing w:line="360" w:lineRule="auto"/>
              <w:ind w:firstLine="0" w:firstLineChars="0"/>
              <w:jc w:val="center"/>
              <w:rPr>
                <w:color w:val="auto"/>
                <w:sz w:val="21"/>
                <w:szCs w:val="21"/>
              </w:rPr>
            </w:pPr>
            <w:r>
              <w:rPr>
                <w:rFonts w:hint="eastAsia"/>
                <w:color w:val="auto"/>
                <w:sz w:val="21"/>
                <w:szCs w:val="21"/>
              </w:rPr>
              <w:t>476869.03</w:t>
            </w:r>
          </w:p>
        </w:tc>
        <w:tc>
          <w:tcPr>
            <w:tcW w:w="2750" w:type="dxa"/>
            <w:vAlign w:val="center"/>
          </w:tcPr>
          <w:p w14:paraId="7E848304">
            <w:pPr>
              <w:pStyle w:val="53"/>
              <w:wordWrap/>
              <w:snapToGrid w:val="0"/>
              <w:spacing w:line="360" w:lineRule="auto"/>
              <w:ind w:firstLine="0" w:firstLineChars="0"/>
              <w:jc w:val="center"/>
              <w:rPr>
                <w:color w:val="auto"/>
                <w:sz w:val="21"/>
                <w:szCs w:val="21"/>
              </w:rPr>
            </w:pPr>
            <w:r>
              <w:rPr>
                <w:rFonts w:hint="eastAsia"/>
                <w:color w:val="auto"/>
                <w:sz w:val="21"/>
                <w:szCs w:val="21"/>
              </w:rPr>
              <w:t>97.37%</w:t>
            </w:r>
          </w:p>
        </w:tc>
      </w:tr>
      <w:tr w14:paraId="0A025C10">
        <w:tblPrEx>
          <w:tblCellMar>
            <w:top w:w="56" w:type="dxa"/>
            <w:left w:w="96" w:type="dxa"/>
            <w:bottom w:w="56" w:type="dxa"/>
            <w:right w:w="96" w:type="dxa"/>
          </w:tblCellMar>
        </w:tblPrEx>
        <w:trPr>
          <w:jc w:val="center"/>
        </w:trPr>
        <w:tc>
          <w:tcPr>
            <w:tcW w:w="1065" w:type="dxa"/>
            <w:vAlign w:val="center"/>
          </w:tcPr>
          <w:p w14:paraId="5819169C">
            <w:pPr>
              <w:pStyle w:val="53"/>
              <w:snapToGrid w:val="0"/>
              <w:spacing w:line="360" w:lineRule="auto"/>
              <w:ind w:firstLine="0" w:firstLineChars="0"/>
              <w:jc w:val="center"/>
              <w:rPr>
                <w:color w:val="auto"/>
                <w:sz w:val="21"/>
                <w:szCs w:val="21"/>
              </w:rPr>
            </w:pPr>
            <w:r>
              <w:rPr>
                <w:rFonts w:hint="eastAsia"/>
                <w:color w:val="auto"/>
                <w:sz w:val="21"/>
                <w:szCs w:val="21"/>
              </w:rPr>
              <w:t>2023</w:t>
            </w:r>
          </w:p>
        </w:tc>
        <w:tc>
          <w:tcPr>
            <w:tcW w:w="1956" w:type="dxa"/>
            <w:vAlign w:val="center"/>
          </w:tcPr>
          <w:p w14:paraId="55854253">
            <w:pPr>
              <w:pStyle w:val="53"/>
              <w:wordWrap/>
              <w:snapToGrid w:val="0"/>
              <w:spacing w:line="360" w:lineRule="auto"/>
              <w:ind w:firstLine="0" w:firstLineChars="0"/>
              <w:jc w:val="center"/>
              <w:rPr>
                <w:color w:val="auto"/>
                <w:sz w:val="21"/>
                <w:szCs w:val="21"/>
              </w:rPr>
            </w:pPr>
            <w:r>
              <w:rPr>
                <w:rFonts w:hint="eastAsia"/>
                <w:color w:val="auto"/>
                <w:sz w:val="21"/>
                <w:szCs w:val="21"/>
              </w:rPr>
              <w:t>155629.41</w:t>
            </w:r>
          </w:p>
        </w:tc>
        <w:tc>
          <w:tcPr>
            <w:tcW w:w="1956" w:type="dxa"/>
            <w:vAlign w:val="center"/>
          </w:tcPr>
          <w:p w14:paraId="744E5A51">
            <w:pPr>
              <w:pStyle w:val="53"/>
              <w:wordWrap/>
              <w:snapToGrid w:val="0"/>
              <w:spacing w:line="360" w:lineRule="auto"/>
              <w:ind w:firstLine="0" w:firstLineChars="0"/>
              <w:jc w:val="center"/>
              <w:rPr>
                <w:color w:val="auto"/>
                <w:sz w:val="21"/>
                <w:szCs w:val="21"/>
              </w:rPr>
            </w:pPr>
            <w:r>
              <w:rPr>
                <w:rFonts w:hint="eastAsia"/>
                <w:color w:val="auto"/>
                <w:sz w:val="21"/>
                <w:szCs w:val="21"/>
              </w:rPr>
              <w:t>412403.58</w:t>
            </w:r>
          </w:p>
        </w:tc>
        <w:tc>
          <w:tcPr>
            <w:tcW w:w="1808" w:type="dxa"/>
            <w:vAlign w:val="center"/>
          </w:tcPr>
          <w:p w14:paraId="7CEBD267">
            <w:pPr>
              <w:pStyle w:val="53"/>
              <w:wordWrap/>
              <w:snapToGrid w:val="0"/>
              <w:spacing w:line="360" w:lineRule="auto"/>
              <w:ind w:firstLine="0" w:firstLineChars="0"/>
              <w:jc w:val="center"/>
              <w:rPr>
                <w:color w:val="auto"/>
                <w:sz w:val="21"/>
                <w:szCs w:val="21"/>
              </w:rPr>
            </w:pPr>
            <w:r>
              <w:rPr>
                <w:rFonts w:hint="eastAsia"/>
                <w:color w:val="auto"/>
                <w:sz w:val="21"/>
                <w:szCs w:val="21"/>
              </w:rPr>
              <w:t>432488.92</w:t>
            </w:r>
          </w:p>
        </w:tc>
        <w:tc>
          <w:tcPr>
            <w:tcW w:w="2750" w:type="dxa"/>
            <w:vAlign w:val="center"/>
          </w:tcPr>
          <w:p w14:paraId="7DF3B8B8">
            <w:pPr>
              <w:pStyle w:val="53"/>
              <w:wordWrap/>
              <w:snapToGrid w:val="0"/>
              <w:spacing w:line="360" w:lineRule="auto"/>
              <w:ind w:firstLine="0" w:firstLineChars="0"/>
              <w:jc w:val="center"/>
              <w:rPr>
                <w:color w:val="auto"/>
                <w:sz w:val="21"/>
                <w:szCs w:val="21"/>
              </w:rPr>
            </w:pPr>
            <w:r>
              <w:rPr>
                <w:rFonts w:hint="eastAsia"/>
                <w:color w:val="auto"/>
                <w:sz w:val="21"/>
                <w:szCs w:val="21"/>
              </w:rPr>
              <w:t>95.35%</w:t>
            </w:r>
          </w:p>
        </w:tc>
      </w:tr>
      <w:tr w14:paraId="58BBCA52">
        <w:tblPrEx>
          <w:tblCellMar>
            <w:top w:w="56" w:type="dxa"/>
            <w:left w:w="96" w:type="dxa"/>
            <w:bottom w:w="56" w:type="dxa"/>
            <w:right w:w="96" w:type="dxa"/>
          </w:tblCellMar>
        </w:tblPrEx>
        <w:trPr>
          <w:jc w:val="center"/>
        </w:trPr>
        <w:tc>
          <w:tcPr>
            <w:tcW w:w="1065" w:type="dxa"/>
            <w:tcBorders>
              <w:bottom w:val="single" w:color="000000" w:sz="12" w:space="0"/>
            </w:tcBorders>
            <w:vAlign w:val="center"/>
          </w:tcPr>
          <w:p w14:paraId="179296F9">
            <w:pPr>
              <w:pStyle w:val="53"/>
              <w:snapToGrid w:val="0"/>
              <w:spacing w:line="360" w:lineRule="auto"/>
              <w:ind w:firstLine="0" w:firstLineChars="0"/>
              <w:jc w:val="center"/>
              <w:rPr>
                <w:color w:val="auto"/>
                <w:sz w:val="21"/>
                <w:szCs w:val="21"/>
              </w:rPr>
            </w:pPr>
            <w:r>
              <w:rPr>
                <w:rFonts w:hint="eastAsia"/>
                <w:color w:val="auto"/>
                <w:sz w:val="21"/>
                <w:szCs w:val="21"/>
              </w:rPr>
              <w:t>2024</w:t>
            </w:r>
          </w:p>
        </w:tc>
        <w:tc>
          <w:tcPr>
            <w:tcW w:w="1956" w:type="dxa"/>
            <w:tcBorders>
              <w:bottom w:val="single" w:color="000000" w:sz="12" w:space="0"/>
            </w:tcBorders>
            <w:vAlign w:val="center"/>
          </w:tcPr>
          <w:p w14:paraId="6DB69B08">
            <w:pPr>
              <w:pStyle w:val="53"/>
              <w:wordWrap/>
              <w:snapToGrid w:val="0"/>
              <w:spacing w:line="360" w:lineRule="auto"/>
              <w:ind w:firstLine="0" w:firstLineChars="0"/>
              <w:jc w:val="center"/>
              <w:rPr>
                <w:color w:val="auto"/>
                <w:sz w:val="21"/>
                <w:szCs w:val="21"/>
              </w:rPr>
            </w:pPr>
            <w:r>
              <w:rPr>
                <w:rFonts w:hint="eastAsia"/>
                <w:color w:val="auto"/>
                <w:sz w:val="21"/>
                <w:szCs w:val="21"/>
              </w:rPr>
              <w:t>138480.22</w:t>
            </w:r>
          </w:p>
        </w:tc>
        <w:tc>
          <w:tcPr>
            <w:tcW w:w="1956" w:type="dxa"/>
            <w:tcBorders>
              <w:bottom w:val="single" w:color="000000" w:sz="12" w:space="0"/>
            </w:tcBorders>
            <w:vAlign w:val="center"/>
          </w:tcPr>
          <w:p w14:paraId="1166742D">
            <w:pPr>
              <w:pStyle w:val="53"/>
              <w:wordWrap/>
              <w:snapToGrid w:val="0"/>
              <w:spacing w:line="360" w:lineRule="auto"/>
              <w:ind w:firstLine="0" w:firstLineChars="0"/>
              <w:jc w:val="center"/>
              <w:rPr>
                <w:color w:val="auto"/>
                <w:sz w:val="21"/>
                <w:szCs w:val="21"/>
              </w:rPr>
            </w:pPr>
            <w:r>
              <w:rPr>
                <w:rFonts w:hint="eastAsia"/>
                <w:color w:val="auto"/>
                <w:sz w:val="21"/>
                <w:szCs w:val="21"/>
              </w:rPr>
              <w:t>396541.47</w:t>
            </w:r>
          </w:p>
        </w:tc>
        <w:tc>
          <w:tcPr>
            <w:tcW w:w="1808" w:type="dxa"/>
            <w:tcBorders>
              <w:bottom w:val="single" w:color="000000" w:sz="12" w:space="0"/>
            </w:tcBorders>
            <w:vAlign w:val="center"/>
          </w:tcPr>
          <w:p w14:paraId="228395FA">
            <w:pPr>
              <w:pStyle w:val="53"/>
              <w:wordWrap/>
              <w:snapToGrid w:val="0"/>
              <w:spacing w:line="360" w:lineRule="auto"/>
              <w:ind w:firstLine="0" w:firstLineChars="0"/>
              <w:jc w:val="center"/>
              <w:rPr>
                <w:color w:val="auto"/>
                <w:sz w:val="21"/>
                <w:szCs w:val="21"/>
              </w:rPr>
            </w:pPr>
            <w:r>
              <w:rPr>
                <w:rFonts w:hint="eastAsia"/>
                <w:color w:val="auto"/>
                <w:sz w:val="21"/>
                <w:szCs w:val="21"/>
              </w:rPr>
              <w:t>410580.67</w:t>
            </w:r>
          </w:p>
        </w:tc>
        <w:tc>
          <w:tcPr>
            <w:tcW w:w="2750" w:type="dxa"/>
            <w:tcBorders>
              <w:bottom w:val="single" w:color="000000" w:sz="12" w:space="0"/>
            </w:tcBorders>
            <w:vAlign w:val="center"/>
          </w:tcPr>
          <w:p w14:paraId="2D1D5111">
            <w:pPr>
              <w:pStyle w:val="53"/>
              <w:wordWrap/>
              <w:snapToGrid w:val="0"/>
              <w:spacing w:line="360" w:lineRule="auto"/>
              <w:ind w:firstLine="0" w:firstLineChars="0"/>
              <w:jc w:val="center"/>
              <w:rPr>
                <w:color w:val="auto"/>
                <w:sz w:val="21"/>
                <w:szCs w:val="21"/>
              </w:rPr>
            </w:pPr>
            <w:r>
              <w:rPr>
                <w:rFonts w:hint="eastAsia"/>
                <w:color w:val="auto"/>
                <w:sz w:val="21"/>
                <w:szCs w:val="21"/>
              </w:rPr>
              <w:t>96.58%</w:t>
            </w:r>
          </w:p>
        </w:tc>
      </w:tr>
    </w:tbl>
    <w:p w14:paraId="374DA121">
      <w:pPr>
        <w:widowControl/>
        <w:tabs>
          <w:tab w:val="left" w:pos="1549"/>
        </w:tabs>
        <w:ind w:firstLine="0"/>
        <w:jc w:val="left"/>
        <w:rPr>
          <w:rFonts w:ascii="宋体" w:hAnsi="宋体" w:cs="宋体"/>
          <w:kern w:val="0"/>
          <w:sz w:val="21"/>
          <w:szCs w:val="21"/>
          <w:lang w:bidi="ar"/>
        </w:rPr>
        <w:sectPr>
          <w:headerReference r:id="rId26" w:type="default"/>
          <w:headerReference r:id="rId27" w:type="even"/>
          <w:footnotePr>
            <w:numRestart w:val="eachPage"/>
          </w:footnotePr>
          <w:pgSz w:w="11909" w:h="16834"/>
          <w:pgMar w:top="1701" w:right="1701" w:bottom="1418" w:left="1701" w:header="1304" w:footer="1021" w:gutter="0"/>
          <w:cols w:space="720" w:num="1"/>
          <w:docGrid w:type="linesAndChars" w:linePitch="415" w:charSpace="614"/>
        </w:sectPr>
      </w:pPr>
      <w:r>
        <w:rPr>
          <w:rFonts w:hint="eastAsia" w:ascii="宋体" w:hAnsi="宋体" w:cs="宋体"/>
          <w:kern w:val="0"/>
          <w:sz w:val="21"/>
          <w:szCs w:val="21"/>
          <w:lang w:bidi="ar"/>
        </w:rPr>
        <w:t>数据来源：根据东方财富网M公司2020-2024年财务报表整理</w:t>
      </w:r>
    </w:p>
    <w:p w14:paraId="382B33B3">
      <w:pPr>
        <w:pStyle w:val="48"/>
        <w:numPr>
          <w:ilvl w:val="0"/>
          <w:numId w:val="0"/>
        </w:numPr>
        <w:spacing w:before="415" w:after="207"/>
      </w:pPr>
      <w:bookmarkStart w:id="61" w:name="_Toc11533"/>
      <w:bookmarkStart w:id="62" w:name="_Toc15980"/>
      <w:r>
        <w:t>第四章 轻资产运营模式下M公司财务风险识别及成因</w:t>
      </w:r>
      <w:bookmarkEnd w:id="61"/>
      <w:r>
        <w:t>分析</w:t>
      </w:r>
      <w:bookmarkEnd w:id="62"/>
    </w:p>
    <w:p w14:paraId="6C6B2328">
      <w:pPr>
        <w:pStyle w:val="53"/>
        <w:ind w:firstLine="486"/>
        <w:rPr>
          <w:rFonts w:hint="eastAsia"/>
          <w:color w:val="auto"/>
        </w:rPr>
      </w:pPr>
      <w:r>
        <w:t>本章采用行业基准比较法与案例对比分析法，对M公司的财务风险水平进行系统评价。具体而言，研究通过收集服装行业的平均财务指标，与M公司的同期财务数据进行多维度的量化对比，以揭示企业在行业中的财务稳健性特征。为深入剖析轻资产运营模式对财务风险的异质性影响，本研究选取雅戈尔集团作为关键对照案例。该对比企业不仅在业务规模上与M具有可比性，且主营业务同为男装领域，但采用重资产运营模式，形成了鲜明的战略对照。通过</w:t>
      </w:r>
      <w:del w:id="1402" w:author="司马长风" w:date="2026-04-24T16:54:17Z">
        <w:r>
          <w:rPr>
            <w:rFonts w:hint="eastAsia"/>
            <w:color w:val="auto"/>
          </w:rPr>
          <w:delText>构建</w:delText>
        </w:r>
      </w:del>
      <w:ins w:id="1403" w:author="司马长风" w:date="2026-04-24T16:54:17Z">
        <w:r>
          <w:rPr/>
          <w:t>建立</w:t>
        </w:r>
      </w:ins>
      <w:r>
        <w:t>这样的比较框架，研究能够有效识别不同运营模式在财务杠杆运用、资本结构配置及流动性管理等方面的差异，进而厘清轻资产策略驱动财务风险演化的动态逻辑，并辩证分析其带来的双重经济后果。</w:t>
      </w:r>
    </w:p>
    <w:p w14:paraId="65309A28">
      <w:pPr>
        <w:pStyle w:val="50"/>
        <w:numPr>
          <w:ilvl w:val="0"/>
          <w:numId w:val="28"/>
        </w:numPr>
        <w:spacing w:before="207" w:after="207"/>
        <w:rPr>
          <w:rFonts w:hint="default"/>
        </w:rPr>
      </w:pPr>
      <w:bookmarkStart w:id="63" w:name="_Toc23698"/>
      <w:bookmarkStart w:id="64" w:name="_Toc29291"/>
      <w:r>
        <w:t>轻资产运营模式下M公司财务风险识别</w:t>
      </w:r>
      <w:bookmarkEnd w:id="63"/>
      <w:bookmarkEnd w:id="64"/>
    </w:p>
    <w:p w14:paraId="1496EEA3">
      <w:pPr>
        <w:pStyle w:val="51"/>
        <w:numPr>
          <w:ilvl w:val="0"/>
          <w:numId w:val="0"/>
        </w:numPr>
        <w:spacing w:before="207"/>
        <w:ind w:firstLine="567"/>
      </w:pPr>
      <w:bookmarkStart w:id="65" w:name="_Toc13816"/>
      <w:bookmarkStart w:id="66" w:name="_Toc12238"/>
      <w:r>
        <w:rPr>
          <w:rFonts w:hint="eastAsia"/>
        </w:rPr>
        <w:t>一、</w:t>
      </w:r>
      <w:r>
        <w:t>筹资风险识别</w:t>
      </w:r>
      <w:bookmarkEnd w:id="65"/>
      <w:bookmarkEnd w:id="66"/>
    </w:p>
    <w:p w14:paraId="7D4DB196">
      <w:pPr>
        <w:pStyle w:val="53"/>
        <w:numPr>
          <w:ilvl w:val="0"/>
          <w:numId w:val="29"/>
        </w:numPr>
        <w:ind w:firstLine="486"/>
        <w:rPr>
          <w:color w:val="auto"/>
        </w:rPr>
      </w:pPr>
      <w:r>
        <w:rPr>
          <w:rFonts w:hint="eastAsia"/>
          <w:color w:val="auto"/>
        </w:rPr>
        <w:t>融资渠道分析</w:t>
      </w:r>
    </w:p>
    <w:p w14:paraId="5613566F">
      <w:pPr>
        <w:pStyle w:val="53"/>
        <w:numPr>
          <w:ilvl w:val="0"/>
          <w:numId w:val="0"/>
        </w:numPr>
        <w:ind w:leftChars="200"/>
        <w:rPr>
          <w:ins w:id="1404" w:author="司马长风" w:date="2026-04-24T16:54:17Z"/>
          <w:color w:val="auto"/>
        </w:rPr>
      </w:pPr>
    </w:p>
    <w:p w14:paraId="401906A1">
      <w:pPr>
        <w:pStyle w:val="53"/>
        <w:ind w:firstLine="486"/>
        <w:rPr>
          <w:del w:id="1405" w:author="司马长风" w:date="2026-04-24T16:54:17Z"/>
          <w:color w:val="auto"/>
        </w:rPr>
      </w:pPr>
      <w:r>
        <w:t>图4-1揭示了M公司负债结构呈现显著特征：流动负债占比高达95%，深刻折射出轻资产模式下资本结构的异质性特征。</w:t>
      </w:r>
      <w:del w:id="1406" w:author="司马长风" w:date="2026-04-24T16:54:17Z">
        <w:r>
          <w:rPr>
            <w:rFonts w:hint="eastAsia"/>
            <w:color w:val="auto"/>
          </w:rPr>
          <w:delText>受制于固定资产等硬</w:delText>
        </w:r>
      </w:del>
      <w:ins w:id="1407" w:author="司马长风" w:date="2026-04-24T16:54:17Z">
        <w:r>
          <w:rPr/>
          <w:t>在轻</w:t>
        </w:r>
      </w:ins>
      <w:r>
        <w:t>资产</w:t>
      </w:r>
      <w:del w:id="1408" w:author="司马长风" w:date="2026-04-24T16:54:17Z">
        <w:r>
          <w:rPr>
            <w:rFonts w:hint="eastAsia"/>
            <w:color w:val="auto"/>
          </w:rPr>
          <w:delText>抵押物的稀缺性，企业长期信贷融资渠道受阻，致使长短期债务期限结构严重错配。这种债务结构蕴含着双重风险：</w:delText>
        </w:r>
      </w:del>
    </w:p>
    <w:p w14:paraId="7550930B">
      <w:pPr>
        <w:pStyle w:val="20"/>
        <w:tabs>
          <w:tab w:val="right" w:leader="dot" w:pos="8507"/>
        </w:tabs>
        <w:ind w:firstLine="520"/>
        <w:rPr>
          <w:ins w:id="1409" w:author="司马长风" w:date="2026-04-24T16:54:17Z"/>
        </w:rPr>
      </w:pPr>
      <w:del w:id="1410" w:author="司马长风" w:date="2026-04-24T16:54:17Z">
        <w:r>
          <w:rPr>
            <w:rFonts w:hint="eastAsia"/>
            <w:color w:val="auto"/>
          </w:rPr>
          <w:delText>其一，短期债务的过度集聚极易诱发系统性流动性危机。短期债务需频繁展期，在市场环境突变或企业信用评级下调时，可能面临再融资失败</w:delText>
        </w:r>
      </w:del>
      <w:ins w:id="1411" w:author="司马长风" w:date="2026-04-24T16:54:17Z">
        <w:r>
          <w:rPr/>
          <w:t>运营模式下，M 公司虽然减少了对固定资产的直接投入，但并不意味着资金需求明显下降。相反，公司在品牌推广、产品研发、渠道建设和日常运营等方面仍需要持续投入资金。如果内部积累不足，外部融资安排又不够合理，就容易出现筹资</w:t>
        </w:r>
      </w:ins>
      <w:r>
        <w:t>风险</w:t>
      </w:r>
      <w:del w:id="1412" w:author="司马长风" w:date="2026-04-24T16:54:17Z">
        <w:r>
          <w:rPr>
            <w:rFonts w:hint="eastAsia"/>
            <w:color w:val="auto"/>
          </w:rPr>
          <w:delText>，进而引发资金链断裂。M</w:delText>
        </w:r>
      </w:del>
      <w:ins w:id="1413" w:author="司马长风" w:date="2026-04-24T16:54:17Z">
        <w:r>
          <w:rPr/>
          <w:t>。</w:t>
        </w:r>
      </w:ins>
    </w:p>
    <w:p w14:paraId="633275F5">
      <w:pPr>
        <w:pStyle w:val="53"/>
        <w:ind w:firstLine="486"/>
        <w:rPr>
          <w:del w:id="1414" w:author="司马长风" w:date="2026-04-24T16:54:17Z"/>
          <w:rFonts w:hint="eastAsia"/>
          <w:color w:val="auto"/>
        </w:rPr>
      </w:pPr>
      <w:ins w:id="1415" w:author="司马长风" w:date="2026-04-24T16:54:17Z">
        <w:r>
          <w:rPr/>
          <w:t xml:space="preserve">结合 M </w:t>
        </w:r>
      </w:ins>
      <w:r>
        <w:t>公司的</w:t>
      </w:r>
      <w:del w:id="1416" w:author="司马长风" w:date="2026-04-24T16:54:17Z">
        <w:r>
          <w:rPr>
            <w:rFonts w:hint="eastAsia"/>
            <w:color w:val="auto"/>
          </w:rPr>
          <w:delText>流动负债中，短期借款与无息负债占据主导，尽管短期融资在获取便利性上优于长期贷款，但其期限短促的特性增加了</w:delText>
        </w:r>
      </w:del>
      <w:ins w:id="1417" w:author="司马长风" w:date="2026-04-24T16:54:17Z">
        <w:r>
          <w:rPr/>
          <w:t>经营特点，其筹资风险主要体现在以下几个方面：一是融资渠道相对单一，企业在融资环境收紧时更容易受到影响；二是</w:t>
        </w:r>
      </w:ins>
      <w:r>
        <w:t>债务</w:t>
      </w:r>
      <w:del w:id="1418" w:author="司马长风" w:date="2026-04-24T16:54:17Z">
        <w:r>
          <w:rPr>
            <w:rFonts w:hint="eastAsia"/>
            <w:color w:val="auto"/>
          </w:rPr>
          <w:delText>滚动的压力，一旦内部自有资金无法有效覆盖到期</w:delText>
        </w:r>
      </w:del>
      <w:ins w:id="1419" w:author="司马长风" w:date="2026-04-24T16:54:17Z">
        <w:r>
          <w:rPr/>
          <w:t>结构如果安排不当，可能导致短期</w:t>
        </w:r>
      </w:ins>
      <w:r>
        <w:t>债务</w:t>
      </w:r>
      <w:del w:id="1420" w:author="司马长风" w:date="2026-04-24T16:54:17Z">
        <w:r>
          <w:rPr>
            <w:rFonts w:hint="eastAsia"/>
            <w:color w:val="auto"/>
          </w:rPr>
          <w:delText>本息，将导致偿付缺口扩大，进而显著加剧</w:delText>
        </w:r>
      </w:del>
      <w:ins w:id="1421" w:author="司马长风" w:date="2026-04-24T16:54:17Z">
        <w:r>
          <w:rPr/>
          <w:t>压力偏高，从而削弱短期偿债能力；三是在轻资产模式下，</w:t>
        </w:r>
      </w:ins>
      <w:r>
        <w:t>企业</w:t>
      </w:r>
      <w:del w:id="1422" w:author="司马长风" w:date="2026-04-24T16:54:17Z">
        <w:r>
          <w:rPr>
            <w:rFonts w:hint="eastAsia"/>
            <w:color w:val="auto"/>
          </w:rPr>
          <w:delText>的财务脆弱性。</w:delText>
        </w:r>
      </w:del>
    </w:p>
    <w:p w14:paraId="03CDE0B7">
      <w:pPr>
        <w:pStyle w:val="53"/>
        <w:ind w:firstLine="486"/>
        <w:rPr>
          <w:del w:id="1423" w:author="司马长风" w:date="2026-04-24T16:54:17Z"/>
          <w:color w:val="auto"/>
        </w:rPr>
      </w:pPr>
      <w:del w:id="1424" w:author="司马长风" w:date="2026-04-24T16:54:17Z">
        <w:r>
          <w:rPr>
            <w:rFonts w:hint="eastAsia"/>
            <w:color w:val="auto"/>
          </w:rPr>
          <w:delText>其二，无息负债的融资模式本质上具有显著的脆弱性与内生不稳定性。相较于股权</w:delText>
        </w:r>
      </w:del>
      <w:ins w:id="1425" w:author="司马长风" w:date="2026-04-24T16:54:17Z">
        <w:r>
          <w:rPr/>
          <w:t>可用于抵押担保的有形资产相对较少，这在一定程度上也会制约</w:t>
        </w:r>
      </w:ins>
      <w:r>
        <w:t>融资</w:t>
      </w:r>
      <w:del w:id="1426" w:author="司马长风" w:date="2026-04-24T16:54:17Z">
        <w:r>
          <w:rPr>
            <w:rFonts w:hint="eastAsia"/>
            <w:color w:val="auto"/>
          </w:rPr>
          <w:delText>和银行信贷，无息负债（如应付账款）的持续性高度依赖企业的商业信用。M公司通过强大的品牌议价</w:delText>
        </w:r>
      </w:del>
      <w:r>
        <w:t>能力</w:t>
      </w:r>
      <w:del w:id="1427" w:author="司马长风" w:date="2026-04-24T16:54:17Z">
        <w:r>
          <w:rPr>
            <w:rFonts w:hint="eastAsia"/>
            <w:color w:val="auto"/>
          </w:rPr>
          <w:delText>和供应链协同管理，有效占用了上下游资金。然而，这种</w:delText>
        </w:r>
      </w:del>
      <w:ins w:id="1428" w:author="司马长风" w:date="2026-04-24T16:54:17Z">
        <w:r>
          <w:rPr/>
          <w:t>。若</w:t>
        </w:r>
      </w:ins>
      <w:r>
        <w:t>融资</w:t>
      </w:r>
      <w:del w:id="1429" w:author="司马长风" w:date="2026-04-24T16:54:17Z">
        <w:r>
          <w:rPr>
            <w:rFonts w:hint="eastAsia"/>
            <w:color w:val="auto"/>
          </w:rPr>
          <w:delText>优势建立在企业运营绩效和市场地位基础之上，一旦</w:delText>
        </w:r>
      </w:del>
      <w:ins w:id="1430" w:author="司马长风" w:date="2026-04-24T16:54:17Z">
        <w:r>
          <w:rPr/>
          <w:t>规模、融资期限与</w:t>
        </w:r>
      </w:ins>
      <w:r>
        <w:t>经营</w:t>
      </w:r>
      <w:del w:id="1431" w:author="司马长风" w:date="2026-04-24T16:54:17Z">
        <w:r>
          <w:rPr>
            <w:rFonts w:hint="eastAsia"/>
            <w:color w:val="auto"/>
          </w:rPr>
          <w:delText>能力衰退或行业发展态势转变，</w:delText>
        </w:r>
      </w:del>
      <w:ins w:id="1432" w:author="司马长风" w:date="2026-04-24T16:54:17Z">
        <w:r>
          <w:rPr/>
          <w:t>需要之间缺乏有效匹配，企业就</w:t>
        </w:r>
      </w:ins>
      <w:r>
        <w:t>可能</w:t>
      </w:r>
      <w:del w:id="1433" w:author="司马长风" w:date="2026-04-24T16:54:17Z">
        <w:r>
          <w:rPr>
            <w:rFonts w:hint="eastAsia"/>
            <w:color w:val="auto"/>
          </w:rPr>
          <w:delText>导致供应商和经销商的合作意愿下降，从而削弱无息负债的可持续性，最终触发筹资风险。</w:delText>
        </w:r>
      </w:del>
    </w:p>
    <w:p w14:paraId="27571DE1">
      <w:pPr>
        <w:pStyle w:val="20"/>
        <w:tabs>
          <w:tab w:val="right" w:leader="dot" w:pos="8507"/>
        </w:tabs>
        <w:ind w:firstLine="520"/>
      </w:pPr>
      <w:del w:id="1434" w:author="司马长风" w:date="2026-04-24T16:54:17Z">
        <w:r>
          <w:rPr>
            <w:rFonts w:hint="eastAsia"/>
            <w:color w:val="auto"/>
          </w:rPr>
          <w:delText>综上，M公司的负债结构深刻反映了轻资产运营模式的</w:delText>
        </w:r>
      </w:del>
      <w:ins w:id="1435" w:author="司马长风" w:date="2026-04-24T16:54:17Z">
        <w:r>
          <w:rPr/>
          <w:t>面临资金紧张、</w:t>
        </w:r>
      </w:ins>
      <w:r>
        <w:t>融资</w:t>
      </w:r>
      <w:del w:id="1436" w:author="司马长风" w:date="2026-04-24T16:54:17Z">
        <w:r>
          <w:rPr>
            <w:rFonts w:hint="eastAsia"/>
            <w:color w:val="auto"/>
          </w:rPr>
          <w:delText>特征，同时也揭示了该模式在债务管理和流动性维持方面的潜在挑战</w:delText>
        </w:r>
      </w:del>
      <w:ins w:id="1437" w:author="司马长风" w:date="2026-04-24T16:54:17Z">
        <w:r>
          <w:rPr/>
          <w:t>成本上升和偿债压力加大的问题</w:t>
        </w:r>
      </w:ins>
      <w:r>
        <w:t>。</w:t>
      </w:r>
    </w:p>
    <w:p w14:paraId="40DC967C">
      <w:pPr>
        <w:pStyle w:val="53"/>
        <w:spacing w:line="240" w:lineRule="auto"/>
        <w:ind w:firstLine="0" w:firstLineChars="0"/>
        <w:jc w:val="center"/>
        <w:rPr>
          <w:color w:val="auto"/>
        </w:rPr>
      </w:pPr>
      <w:del w:id="1438" w:author="司马长风" w:date="2026-04-24T16:54:17Z">
        <w:r>
          <w:rPr>
            <w:color w:val="auto"/>
            <w:sz w:val="21"/>
            <w:szCs w:val="21"/>
          </w:rPr>
          <w:drawing>
            <wp:inline distT="0" distB="0" distL="114300" distR="114300">
              <wp:extent cx="4772025" cy="2743200"/>
              <wp:effectExtent l="0" t="0" r="9525" b="0"/>
              <wp:docPr id="10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1"/>
                      <pic:cNvPicPr>
                        <a:picLocks noChangeAspect="1"/>
                      </pic:cNvPicPr>
                    </pic:nvPicPr>
                    <pic:blipFill>
                      <a:blip r:embed="rId48"/>
                      <a:stretch>
                        <a:fillRect/>
                      </a:stretch>
                    </pic:blipFill>
                    <pic:spPr>
                      <a:xfrm>
                        <a:off x="0" y="0"/>
                        <a:ext cx="4772025" cy="2743200"/>
                      </a:xfrm>
                      <a:prstGeom prst="rect">
                        <a:avLst/>
                      </a:prstGeom>
                      <a:noFill/>
                      <a:ln>
                        <a:noFill/>
                      </a:ln>
                    </pic:spPr>
                  </pic:pic>
                </a:graphicData>
              </a:graphic>
            </wp:inline>
          </w:drawing>
        </w:r>
      </w:del>
      <w:ins w:id="1440" w:author="司马长风" w:date="2026-04-24T16:54:17Z">
        <w:r>
          <w:rPr>
            <w:color w:val="auto"/>
            <w:sz w:val="21"/>
            <w:szCs w:val="21"/>
          </w:rPr>
          <w:drawing>
            <wp:inline distT="0" distB="0" distL="114300" distR="114300">
              <wp:extent cx="4772025" cy="2743200"/>
              <wp:effectExtent l="0" t="0" r="9525" b="0"/>
              <wp:docPr id="11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5"/>
                      <pic:cNvPicPr>
                        <a:picLocks noChangeAspect="1"/>
                      </pic:cNvPicPr>
                    </pic:nvPicPr>
                    <pic:blipFill>
                      <a:blip r:embed="rId48"/>
                      <a:stretch>
                        <a:fillRect/>
                      </a:stretch>
                    </pic:blipFill>
                    <pic:spPr>
                      <a:xfrm>
                        <a:off x="0" y="0"/>
                        <a:ext cx="4772025" cy="2743200"/>
                      </a:xfrm>
                      <a:prstGeom prst="rect">
                        <a:avLst/>
                      </a:prstGeom>
                      <a:noFill/>
                      <a:ln>
                        <a:noFill/>
                      </a:ln>
                    </pic:spPr>
                  </pic:pic>
                </a:graphicData>
              </a:graphic>
            </wp:inline>
          </w:drawing>
        </w:r>
      </w:ins>
    </w:p>
    <w:p w14:paraId="6985DE59">
      <w:pPr>
        <w:autoSpaceDE w:val="0"/>
        <w:autoSpaceDN w:val="0"/>
        <w:adjustRightInd w:val="0"/>
        <w:spacing w:line="400" w:lineRule="exact"/>
        <w:ind w:firstLine="0"/>
        <w:jc w:val="center"/>
        <w:rPr>
          <w:rFonts w:ascii="宋体" w:hAnsi="宋体" w:cs="宋体"/>
          <w:kern w:val="0"/>
          <w:sz w:val="21"/>
          <w:szCs w:val="21"/>
          <w:lang w:bidi="ar"/>
        </w:rPr>
      </w:pPr>
      <w:r>
        <w:rPr>
          <w:rFonts w:hint="eastAsia" w:ascii="宋体" w:hAnsi="宋体" w:cs="宋体"/>
          <w:kern w:val="0"/>
          <w:sz w:val="21"/>
          <w:szCs w:val="21"/>
          <w:lang w:bidi="ar"/>
        </w:rPr>
        <w:t>图4-1 M公司2020-2024年度负债结构图</w:t>
      </w:r>
    </w:p>
    <w:p w14:paraId="4FAFEB3A">
      <w:pPr>
        <w:autoSpaceDE w:val="0"/>
        <w:autoSpaceDN w:val="0"/>
        <w:adjustRightInd w:val="0"/>
        <w:spacing w:after="207" w:afterLines="50"/>
        <w:ind w:firstLine="424" w:firstLineChars="200"/>
        <w:jc w:val="left"/>
        <w:rPr>
          <w:sz w:val="21"/>
          <w:szCs w:val="21"/>
        </w:rPr>
      </w:pPr>
      <w:r>
        <w:rPr>
          <w:rFonts w:hint="eastAsia"/>
          <w:sz w:val="21"/>
          <w:szCs w:val="21"/>
        </w:rPr>
        <w:t>数据来源：根据东方财富网M公司2020-2024年财务报表整理</w:t>
      </w:r>
    </w:p>
    <w:p w14:paraId="2ADFE351">
      <w:pPr>
        <w:pStyle w:val="53"/>
        <w:numPr>
          <w:ilvl w:val="0"/>
          <w:numId w:val="29"/>
        </w:numPr>
        <w:ind w:firstLine="486"/>
        <w:rPr>
          <w:color w:val="auto"/>
        </w:rPr>
      </w:pPr>
      <w:r>
        <w:rPr>
          <w:rFonts w:hint="eastAsia"/>
          <w:color w:val="auto"/>
        </w:rPr>
        <w:t>偿债水平分析</w:t>
      </w:r>
    </w:p>
    <w:p w14:paraId="6A206CB2">
      <w:pPr>
        <w:pStyle w:val="53"/>
        <w:ind w:firstLine="486"/>
        <w:rPr>
          <w:rFonts w:hint="eastAsia"/>
          <w:color w:val="auto"/>
        </w:rPr>
      </w:pPr>
      <w:r>
        <w:t>为精准测度轻资产运营企业的偿债风险，本文选取流动比率、资产负债比率、现金流利息保障倍数三项关键财务指标，</w:t>
      </w:r>
      <w:del w:id="1442" w:author="司马长风" w:date="2026-04-24T16:54:17Z">
        <w:r>
          <w:rPr>
            <w:rFonts w:hint="eastAsia"/>
            <w:color w:val="auto"/>
          </w:rPr>
          <w:delText>构建</w:delText>
        </w:r>
      </w:del>
      <w:ins w:id="1443" w:author="司马长风" w:date="2026-04-24T16:54:17Z">
        <w:r>
          <w:rPr/>
          <w:t>建立</w:t>
        </w:r>
      </w:ins>
      <w:r>
        <w:t>多维度风险识别体系。通过这三项指标的联动分析，能够有效量化M公司在不同时间维度上的债务清偿压力，通过深度挖掘并前瞻性识别潜在的偿债风险隐患，为企业实施主动式风险管控策略提供量化依据与决策支持。</w:t>
      </w:r>
    </w:p>
    <w:p w14:paraId="78F6D36F">
      <w:pPr>
        <w:pStyle w:val="53"/>
        <w:ind w:firstLine="486"/>
        <w:rPr>
          <w:rFonts w:hint="eastAsia"/>
          <w:color w:val="auto"/>
        </w:rPr>
      </w:pPr>
      <w:r>
        <w:rPr>
          <w:rFonts w:hint="eastAsia"/>
          <w:color w:val="auto"/>
        </w:rPr>
        <w:t>流动比率通过量化流动资产与流动负债的结构性配比，直观反映了企业短期债务的覆盖程度，是评估短期偿债能力与财务安全边际的核心指标。图4-2数据显示，2020年至2023年，服装行业平均流动比率维持在2.5的基准水平，之后有所下降。而M公司的该指标显著低于行业均值，至2022年，其流动比率已降至1.04，其流动比率不仅大幅偏离行业基准线，更与典型的重资产企业雅戈尔集团持平，这暗示了该轻资产企业在营运资本管理上存在严重的结构性失衡。不过从2022年开始，M公司流动比率开始回升，不仅超越雅戈尔集团，与行业差距也逐渐缩小，至2024年，已高于行业均值。这一数值表明，2022年新冠疫情之后，M公司经营状况开始好转，流动资产在量上高于流动负债，揭示出企业短期偿债能力正逐步强化。</w:t>
      </w:r>
    </w:p>
    <w:p w14:paraId="301A434F">
      <w:pPr>
        <w:pStyle w:val="53"/>
        <w:spacing w:line="240" w:lineRule="auto"/>
        <w:ind w:firstLine="0" w:firstLineChars="0"/>
        <w:jc w:val="center"/>
        <w:rPr>
          <w:color w:val="auto"/>
        </w:rPr>
      </w:pPr>
      <w:r>
        <w:rPr>
          <w:color w:val="auto"/>
        </w:rPr>
        <w:drawing>
          <wp:inline distT="0" distB="0" distL="114300" distR="114300">
            <wp:extent cx="4838700" cy="2762250"/>
            <wp:effectExtent l="0" t="0" r="0" b="0"/>
            <wp:docPr id="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
                    <pic:cNvPicPr>
                      <a:picLocks noChangeAspect="1"/>
                    </pic:cNvPicPr>
                  </pic:nvPicPr>
                  <pic:blipFill>
                    <a:blip r:embed="rId49"/>
                    <a:stretch>
                      <a:fillRect/>
                    </a:stretch>
                  </pic:blipFill>
                  <pic:spPr>
                    <a:xfrm>
                      <a:off x="0" y="0"/>
                      <a:ext cx="4838700" cy="2762250"/>
                    </a:xfrm>
                    <a:prstGeom prst="rect">
                      <a:avLst/>
                    </a:prstGeom>
                    <a:noFill/>
                    <a:ln>
                      <a:noFill/>
                    </a:ln>
                  </pic:spPr>
                </pic:pic>
              </a:graphicData>
            </a:graphic>
          </wp:inline>
        </w:drawing>
      </w:r>
    </w:p>
    <w:p w14:paraId="7A94FC72">
      <w:pPr>
        <w:autoSpaceDE w:val="0"/>
        <w:autoSpaceDN w:val="0"/>
        <w:adjustRightInd w:val="0"/>
        <w:spacing w:line="400" w:lineRule="exact"/>
        <w:ind w:firstLine="0"/>
        <w:jc w:val="center"/>
        <w:rPr>
          <w:rFonts w:ascii="宋体" w:hAnsi="宋体" w:cs="宋体"/>
          <w:kern w:val="0"/>
          <w:sz w:val="21"/>
          <w:szCs w:val="21"/>
          <w:lang w:bidi="ar"/>
        </w:rPr>
      </w:pPr>
      <w:r>
        <w:rPr>
          <w:rFonts w:hint="eastAsia" w:ascii="宋体" w:hAnsi="宋体" w:cs="宋体"/>
          <w:kern w:val="0"/>
          <w:sz w:val="21"/>
          <w:szCs w:val="21"/>
          <w:lang w:bidi="ar"/>
        </w:rPr>
        <w:t>图4-2 M公司、雅戈尔及服装行业2020-2024年流动比率变化图</w:t>
      </w:r>
    </w:p>
    <w:p w14:paraId="40A59DF2">
      <w:pPr>
        <w:autoSpaceDE w:val="0"/>
        <w:autoSpaceDN w:val="0"/>
        <w:adjustRightInd w:val="0"/>
        <w:spacing w:after="207" w:afterLines="50" w:line="400" w:lineRule="exact"/>
        <w:ind w:firstLine="424" w:firstLineChars="200"/>
        <w:jc w:val="left"/>
        <w:rPr>
          <w:rFonts w:ascii="宋体" w:hAnsi="宋体" w:cs="宋体"/>
          <w:kern w:val="0"/>
          <w:sz w:val="21"/>
          <w:szCs w:val="21"/>
          <w:lang w:bidi="ar"/>
        </w:rPr>
      </w:pPr>
      <w:r>
        <w:rPr>
          <w:rFonts w:hint="eastAsia" w:ascii="宋体" w:hAnsi="宋体" w:cs="宋体"/>
          <w:kern w:val="0"/>
          <w:sz w:val="21"/>
          <w:szCs w:val="21"/>
          <w:lang w:bidi="ar"/>
        </w:rPr>
        <w:t>数据来源：根据东方财富网</w:t>
      </w:r>
      <w:r>
        <w:rPr>
          <w:rFonts w:hint="eastAsia"/>
          <w:sz w:val="21"/>
          <w:szCs w:val="21"/>
        </w:rPr>
        <w:t>M公司、雅戈尔及服装行业2020-2024年财务报表</w:t>
      </w:r>
      <w:r>
        <w:rPr>
          <w:rFonts w:hint="eastAsia" w:ascii="宋体" w:hAnsi="宋体" w:cs="宋体"/>
          <w:kern w:val="0"/>
          <w:sz w:val="21"/>
          <w:szCs w:val="21"/>
          <w:lang w:bidi="ar"/>
        </w:rPr>
        <w:t>整理</w:t>
      </w:r>
    </w:p>
    <w:p w14:paraId="2CA9228F">
      <w:pPr>
        <w:pStyle w:val="53"/>
        <w:ind w:firstLine="486"/>
        <w:rPr>
          <w:rFonts w:hint="eastAsia"/>
          <w:color w:val="auto"/>
        </w:rPr>
      </w:pPr>
      <w:r>
        <w:t>资产负债率则刻画了企业总资产中负债资金的占比，反映其财务杠杆运用程度。如图4-3所示，雅戈尔集团因实施重资产运营策略，通过抵押固定资产获得较强借款能力，其资产负债率远高于M。雅戈尔的纵向一体化模式涵盖原材料种植、生产制造及产品销售全链条，需大量资本投入，故负债水平持续高位。反观M公司，2020年后因发行5亿元公司债券用于偿还有息债务，导致该指标上升，高于行业均值。2023年之后，M公司该指标开始逐渐下降，而行业指标开始大幅攀升。值得注意的是，资产负债率长期攀升可能削弱企业后续融资能力，需警惕</w:t>
      </w:r>
      <w:del w:id="1444" w:author="司马长风" w:date="2026-04-24T16:54:17Z">
        <w:r>
          <w:rPr>
            <w:rFonts w:hint="eastAsia"/>
            <w:color w:val="auto"/>
          </w:rPr>
          <w:delText>由此</w:delText>
        </w:r>
      </w:del>
      <w:ins w:id="1445" w:author="司马长风" w:date="2026-04-24T16:54:17Z">
        <w:r>
          <w:rPr/>
          <w:t>据此</w:t>
        </w:r>
      </w:ins>
      <w:r>
        <w:t>引发的财务弹性下降风险。</w:t>
      </w:r>
    </w:p>
    <w:p w14:paraId="6F9F9306">
      <w:pPr>
        <w:autoSpaceDE w:val="0"/>
        <w:autoSpaceDN w:val="0"/>
        <w:adjustRightInd w:val="0"/>
        <w:ind w:firstLine="0"/>
        <w:jc w:val="center"/>
      </w:pPr>
      <w:r>
        <w:drawing>
          <wp:inline distT="0" distB="0" distL="114300" distR="114300">
            <wp:extent cx="4838700" cy="2762250"/>
            <wp:effectExtent l="0" t="0" r="0" b="0"/>
            <wp:docPr id="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
                    <pic:cNvPicPr>
                      <a:picLocks noChangeAspect="1"/>
                    </pic:cNvPicPr>
                  </pic:nvPicPr>
                  <pic:blipFill>
                    <a:blip r:embed="rId50"/>
                    <a:stretch>
                      <a:fillRect/>
                    </a:stretch>
                  </pic:blipFill>
                  <pic:spPr>
                    <a:xfrm>
                      <a:off x="0" y="0"/>
                      <a:ext cx="4838700" cy="2762250"/>
                    </a:xfrm>
                    <a:prstGeom prst="rect">
                      <a:avLst/>
                    </a:prstGeom>
                    <a:noFill/>
                    <a:ln>
                      <a:noFill/>
                    </a:ln>
                  </pic:spPr>
                </pic:pic>
              </a:graphicData>
            </a:graphic>
          </wp:inline>
        </w:drawing>
      </w:r>
    </w:p>
    <w:p w14:paraId="57D84D88">
      <w:pPr>
        <w:autoSpaceDE w:val="0"/>
        <w:autoSpaceDN w:val="0"/>
        <w:adjustRightInd w:val="0"/>
        <w:spacing w:line="400" w:lineRule="exact"/>
        <w:jc w:val="center"/>
        <w:rPr>
          <w:rFonts w:ascii="宋体" w:hAnsi="宋体" w:cs="宋体"/>
          <w:sz w:val="21"/>
          <w:szCs w:val="21"/>
        </w:rPr>
      </w:pPr>
      <w:r>
        <w:rPr>
          <w:rFonts w:hint="eastAsia" w:ascii="宋体" w:hAnsi="宋体" w:cs="宋体"/>
          <w:kern w:val="0"/>
          <w:sz w:val="21"/>
          <w:szCs w:val="21"/>
          <w:lang w:bidi="ar"/>
        </w:rPr>
        <w:t xml:space="preserve">图4-3 </w:t>
      </w:r>
      <w:r>
        <w:rPr>
          <w:rFonts w:hint="eastAsia" w:ascii="宋体" w:hAnsi="宋体" w:cs="宋体"/>
          <w:sz w:val="21"/>
          <w:szCs w:val="21"/>
        </w:rPr>
        <w:t>M公司、雅戈尔及服装行业2020-2024年</w:t>
      </w:r>
      <w:r>
        <w:rPr>
          <w:rFonts w:hint="eastAsia" w:ascii="宋体" w:hAnsi="宋体" w:cs="宋体"/>
          <w:kern w:val="0"/>
          <w:sz w:val="21"/>
          <w:szCs w:val="21"/>
          <w:lang w:bidi="ar"/>
        </w:rPr>
        <w:t>资产负债率变化图</w:t>
      </w:r>
    </w:p>
    <w:p w14:paraId="20233A18">
      <w:pPr>
        <w:autoSpaceDE w:val="0"/>
        <w:autoSpaceDN w:val="0"/>
        <w:adjustRightInd w:val="0"/>
        <w:ind w:firstLine="424" w:firstLineChars="200"/>
        <w:jc w:val="left"/>
        <w:rPr>
          <w:rFonts w:ascii="宋体" w:hAnsi="宋体" w:cs="宋体"/>
          <w:kern w:val="0"/>
          <w:sz w:val="21"/>
          <w:szCs w:val="21"/>
          <w:lang w:bidi="ar"/>
        </w:rPr>
      </w:pPr>
      <w:r>
        <w:rPr>
          <w:rFonts w:hint="eastAsia" w:ascii="宋体" w:hAnsi="宋体" w:cs="宋体"/>
          <w:sz w:val="21"/>
          <w:szCs w:val="21"/>
        </w:rPr>
        <w:t>数据来源：根据东方财富网M公司、雅戈尔及服装行业2020-2024年财务报表整理</w:t>
      </w:r>
    </w:p>
    <w:p w14:paraId="02785C7A">
      <w:pPr>
        <w:pStyle w:val="53"/>
        <w:ind w:firstLine="486"/>
        <w:rPr>
          <w:rFonts w:hint="eastAsia"/>
          <w:color w:val="auto"/>
        </w:rPr>
      </w:pPr>
      <w:r>
        <w:t>现金流利息保障倍数指企业用经营活动产生的现金净流量支付债务利息的能力，是评价偿债风险的重要指标。图4-4显示，2020-2023年M公司现金流利息保障倍数始终低于服装行业平均水平，且均呈现先降后升的显著态势。2020年爆发的疫情使得资本市场不确定性加剧，风险资产偏好下降，企业融资环境趋紧。服装业面临筹资难度增加，筹资活动减少，从而放大现金流利息倍数变化幅度的利息支出相应减少的困境。值得注意的是，M持续弱于行业基准的现金流利息保障能力，表明其财务安全性较低的长期偿债能力存在结构性缺失。这种劣势可能削弱债权人对企业的信心，进而推高未来融资成本，形成“融资难-成本高-偿债压力增大”的恶性循环。</w:t>
      </w:r>
      <w:del w:id="1446" w:author="司马长风" w:date="2026-04-24T16:54:17Z">
        <w:r>
          <w:rPr>
            <w:rFonts w:hint="eastAsia"/>
            <w:color w:val="auto"/>
          </w:rPr>
          <w:delText>随着</w:delText>
        </w:r>
      </w:del>
      <w:ins w:id="1447" w:author="司马长风" w:date="2026-04-24T16:54:17Z">
        <w:r>
          <w:rPr/>
          <w:t>近些年，</w:t>
        </w:r>
      </w:ins>
      <w:r>
        <w:t>该指标在2023年下半年反超行业均值，M公司此前紧绷的短期资金链条得到明显舒缓，短期偿债风险显著降低，财务弹性逐步恢复。</w:t>
      </w:r>
    </w:p>
    <w:p w14:paraId="5E8058CF">
      <w:pPr>
        <w:autoSpaceDE w:val="0"/>
        <w:autoSpaceDN w:val="0"/>
        <w:adjustRightInd w:val="0"/>
        <w:spacing w:line="400" w:lineRule="exact"/>
        <w:jc w:val="left"/>
        <w:rPr>
          <w:rFonts w:ascii="仿宋_GB2312" w:hAnsi="仿宋_GB2312" w:eastAsia="仿宋_GB2312" w:cs="仿宋_GB2312"/>
          <w:sz w:val="32"/>
          <w:szCs w:val="32"/>
        </w:rPr>
      </w:pPr>
    </w:p>
    <w:p w14:paraId="7CDBE8A5">
      <w:pPr>
        <w:autoSpaceDE w:val="0"/>
        <w:autoSpaceDN w:val="0"/>
        <w:adjustRightInd w:val="0"/>
        <w:ind w:firstLine="0"/>
        <w:jc w:val="center"/>
      </w:pPr>
      <w:r>
        <w:drawing>
          <wp:inline distT="0" distB="0" distL="114300" distR="114300">
            <wp:extent cx="4848225" cy="2752725"/>
            <wp:effectExtent l="0" t="0" r="9525" b="9525"/>
            <wp:docPr id="95" name="图片 7"/>
            <wp:cNvGraphicFramePr/>
            <a:graphic xmlns:a="http://schemas.openxmlformats.org/drawingml/2006/main">
              <a:graphicData uri="http://schemas.openxmlformats.org/drawingml/2006/picture">
                <pic:pic xmlns:pic="http://schemas.openxmlformats.org/drawingml/2006/picture">
                  <pic:nvPicPr>
                    <pic:cNvPr id="95" name="图片 7"/>
                    <pic:cNvPicPr/>
                  </pic:nvPicPr>
                  <pic:blipFill>
                    <a:blip r:embed="rId51"/>
                    <a:stretch>
                      <a:fillRect/>
                    </a:stretch>
                  </pic:blipFill>
                  <pic:spPr>
                    <a:xfrm>
                      <a:off x="0" y="0"/>
                      <a:ext cx="4848225" cy="2752725"/>
                    </a:xfrm>
                    <a:prstGeom prst="rect">
                      <a:avLst/>
                    </a:prstGeom>
                    <a:noFill/>
                    <a:ln>
                      <a:noFill/>
                    </a:ln>
                  </pic:spPr>
                </pic:pic>
              </a:graphicData>
            </a:graphic>
          </wp:inline>
        </w:drawing>
      </w:r>
    </w:p>
    <w:p w14:paraId="1B7904EB">
      <w:pPr>
        <w:autoSpaceDE w:val="0"/>
        <w:autoSpaceDN w:val="0"/>
        <w:adjustRightInd w:val="0"/>
        <w:spacing w:line="400" w:lineRule="exact"/>
        <w:jc w:val="center"/>
        <w:rPr>
          <w:rFonts w:ascii="宋体" w:hAnsi="宋体" w:cs="宋体"/>
          <w:kern w:val="0"/>
          <w:sz w:val="21"/>
          <w:szCs w:val="21"/>
          <w:lang w:bidi="ar"/>
        </w:rPr>
      </w:pPr>
      <w:r>
        <w:rPr>
          <w:rFonts w:hint="eastAsia" w:ascii="宋体" w:hAnsi="宋体" w:cs="宋体"/>
          <w:kern w:val="0"/>
          <w:sz w:val="21"/>
          <w:szCs w:val="21"/>
          <w:lang w:bidi="ar"/>
        </w:rPr>
        <w:t>图4-4 M公司及服装行业2020-2024年现金流量利息保障倍数变化图</w:t>
      </w:r>
    </w:p>
    <w:p w14:paraId="0CBE7255">
      <w:pPr>
        <w:autoSpaceDE w:val="0"/>
        <w:autoSpaceDN w:val="0"/>
        <w:adjustRightInd w:val="0"/>
        <w:spacing w:after="207" w:afterLines="50" w:line="400" w:lineRule="exact"/>
        <w:jc w:val="left"/>
        <w:rPr>
          <w:rFonts w:ascii="宋体" w:hAnsi="宋体" w:cs="宋体"/>
          <w:kern w:val="0"/>
          <w:sz w:val="21"/>
          <w:szCs w:val="21"/>
          <w:lang w:bidi="ar"/>
        </w:rPr>
      </w:pPr>
      <w:r>
        <w:rPr>
          <w:rFonts w:hint="eastAsia" w:ascii="宋体" w:hAnsi="宋体" w:cs="宋体"/>
          <w:kern w:val="0"/>
          <w:sz w:val="21"/>
          <w:szCs w:val="21"/>
          <w:lang w:bidi="ar"/>
        </w:rPr>
        <w:t>数据来源：根据东方财富网M公司及服装行业2020-2024年财务报表整理</w:t>
      </w:r>
    </w:p>
    <w:p w14:paraId="0134DAE2">
      <w:pPr>
        <w:pStyle w:val="51"/>
        <w:numPr>
          <w:ilvl w:val="0"/>
          <w:numId w:val="0"/>
        </w:numPr>
        <w:spacing w:before="207"/>
        <w:ind w:firstLine="567"/>
      </w:pPr>
      <w:bookmarkStart w:id="67" w:name="_Toc20849"/>
      <w:bookmarkStart w:id="68" w:name="_Toc15571"/>
      <w:r>
        <w:rPr>
          <w:rFonts w:hint="eastAsia"/>
        </w:rPr>
        <w:t>二、</w:t>
      </w:r>
      <w:r>
        <w:t>投资风险识别</w:t>
      </w:r>
      <w:bookmarkEnd w:id="67"/>
      <w:bookmarkEnd w:id="68"/>
    </w:p>
    <w:p w14:paraId="63BDC5D3">
      <w:pPr>
        <w:pStyle w:val="53"/>
        <w:numPr>
          <w:ilvl w:val="0"/>
          <w:numId w:val="30"/>
        </w:numPr>
        <w:ind w:firstLine="486"/>
        <w:rPr>
          <w:color w:val="auto"/>
        </w:rPr>
      </w:pPr>
      <w:r>
        <w:rPr>
          <w:color w:val="auto"/>
        </w:rPr>
        <w:t>投资效率分析</w:t>
      </w:r>
    </w:p>
    <w:p w14:paraId="025B1290">
      <w:pPr>
        <w:pStyle w:val="53"/>
        <w:ind w:firstLine="486"/>
        <w:rPr>
          <w:rFonts w:hint="eastAsia"/>
          <w:color w:val="auto"/>
        </w:rPr>
      </w:pPr>
      <w:r>
        <w:rPr>
          <w:rFonts w:hint="eastAsia"/>
          <w:color w:val="auto"/>
        </w:rPr>
        <w:t>成本费用利润率反映单位成本费用支出所创造的经营收益，是衡量企业投入产出效率的核心依据。比率越高，意味着企业以同等成本换取的经济效益越突出。图4-5数据显示，M公司与服装行业成本和费用的平均利润率基本持平。相较之下，雅戈尔集团虽在该指标上波动较大，但整体表现显著优于M公司及行业平均水平。值得注意的是，从2020年开始，雅戈尔的成本费用利润率开始大幅下降，与行业均值和M公司的差距越来越小。此外，自2023年以来，M公司与行业平均成本费用利润率均呈下行态势。究其原因，主要在于企业成本费用结构失衡：营业成本与销售费用逐年刚性攀升，持续压缩利润空间。其次，宏观经济波动与外部环境变化对终端消费市场造成冲击，其快速扩张的线下直营店遭遇关店潮，实体客流的大幅萎缩，进一步加剧了经营风险，对企业盈利能力的可持续性构成了严峻挑战。</w:t>
      </w:r>
    </w:p>
    <w:p w14:paraId="7AE3D442">
      <w:pPr>
        <w:pStyle w:val="53"/>
        <w:ind w:firstLine="486"/>
        <w:rPr>
          <w:rFonts w:hint="eastAsia"/>
          <w:color w:val="auto"/>
        </w:rPr>
      </w:pPr>
      <w:r>
        <w:rPr>
          <w:rFonts w:hint="eastAsia"/>
          <w:color w:val="auto"/>
        </w:rPr>
        <w:t>比较雅戈尔的经营特点，其通过大规模固定资产投资形成规模经济效应，使单位产品成本得到有效降低，生产效率得到提高。而作为轻资产运营的典型，M公司虽然投入了更多的资源进行品牌建设、市场营销和产品设计，但外包生产模式更依赖供应链管理，加之高额的营销、研发和管理费用，在一定程度上压缩了利润空间。 此外，轻资产模式要求企业持续保持市场竞争力，一旦外部环境恶化或内部管理失效，其盈利能力的脆弱性将充分暴露。</w:t>
      </w:r>
    </w:p>
    <w:p w14:paraId="1152DFCB">
      <w:pPr>
        <w:autoSpaceDE w:val="0"/>
        <w:autoSpaceDN w:val="0"/>
        <w:adjustRightInd w:val="0"/>
        <w:ind w:firstLine="0"/>
        <w:jc w:val="center"/>
      </w:pPr>
      <w:r>
        <w:drawing>
          <wp:inline distT="0" distB="0" distL="114300" distR="114300">
            <wp:extent cx="4848225" cy="2752725"/>
            <wp:effectExtent l="0" t="0" r="9525" b="9525"/>
            <wp:docPr id="96" name="图片 8"/>
            <wp:cNvGraphicFramePr/>
            <a:graphic xmlns:a="http://schemas.openxmlformats.org/drawingml/2006/main">
              <a:graphicData uri="http://schemas.openxmlformats.org/drawingml/2006/picture">
                <pic:pic xmlns:pic="http://schemas.openxmlformats.org/drawingml/2006/picture">
                  <pic:nvPicPr>
                    <pic:cNvPr id="96" name="图片 8"/>
                    <pic:cNvPicPr/>
                  </pic:nvPicPr>
                  <pic:blipFill>
                    <a:blip r:embed="rId52"/>
                    <a:stretch>
                      <a:fillRect/>
                    </a:stretch>
                  </pic:blipFill>
                  <pic:spPr>
                    <a:xfrm>
                      <a:off x="0" y="0"/>
                      <a:ext cx="4848225" cy="2752725"/>
                    </a:xfrm>
                    <a:prstGeom prst="rect">
                      <a:avLst/>
                    </a:prstGeom>
                    <a:noFill/>
                    <a:ln>
                      <a:noFill/>
                    </a:ln>
                  </pic:spPr>
                </pic:pic>
              </a:graphicData>
            </a:graphic>
          </wp:inline>
        </w:drawing>
      </w:r>
    </w:p>
    <w:p w14:paraId="336023DF">
      <w:pPr>
        <w:autoSpaceDE w:val="0"/>
        <w:autoSpaceDN w:val="0"/>
        <w:adjustRightInd w:val="0"/>
        <w:spacing w:line="400" w:lineRule="exact"/>
        <w:ind w:firstLine="0"/>
        <w:jc w:val="center"/>
        <w:rPr>
          <w:rFonts w:ascii="宋体" w:hAnsi="宋体" w:cs="宋体"/>
          <w:sz w:val="21"/>
          <w:szCs w:val="21"/>
        </w:rPr>
      </w:pPr>
      <w:r>
        <w:rPr>
          <w:rFonts w:hint="eastAsia" w:ascii="宋体" w:hAnsi="宋体" w:cs="宋体"/>
          <w:sz w:val="21"/>
          <w:szCs w:val="21"/>
        </w:rPr>
        <w:t>图4-5 M公司、雅戈尔及服装行业2020-2024年成本费用利润率变化图</w:t>
      </w:r>
    </w:p>
    <w:p w14:paraId="0A4CF38A">
      <w:pPr>
        <w:autoSpaceDE w:val="0"/>
        <w:autoSpaceDN w:val="0"/>
        <w:adjustRightInd w:val="0"/>
        <w:spacing w:after="207" w:afterLines="50" w:line="400" w:lineRule="exact"/>
        <w:ind w:firstLine="424" w:firstLineChars="200"/>
        <w:jc w:val="left"/>
        <w:rPr>
          <w:rFonts w:ascii="宋体" w:hAnsi="宋体" w:cs="宋体"/>
          <w:sz w:val="21"/>
          <w:szCs w:val="21"/>
        </w:rPr>
      </w:pPr>
      <w:r>
        <w:rPr>
          <w:rFonts w:hint="eastAsia" w:ascii="宋体" w:hAnsi="宋体" w:cs="宋体"/>
          <w:sz w:val="21"/>
          <w:szCs w:val="21"/>
        </w:rPr>
        <w:t>数据来源：根据东方财富网M公司、雅戈尔及服装行业2020-2024年财务报表整理</w:t>
      </w:r>
    </w:p>
    <w:p w14:paraId="45279A39">
      <w:pPr>
        <w:pStyle w:val="53"/>
        <w:numPr>
          <w:ilvl w:val="0"/>
          <w:numId w:val="30"/>
        </w:numPr>
        <w:ind w:firstLine="486"/>
        <w:rPr>
          <w:color w:val="auto"/>
        </w:rPr>
      </w:pPr>
      <w:r>
        <w:rPr>
          <w:rFonts w:hint="eastAsia"/>
          <w:color w:val="auto"/>
        </w:rPr>
        <w:t>发展能力分析</w:t>
      </w:r>
    </w:p>
    <w:p w14:paraId="1B54532D">
      <w:pPr>
        <w:pStyle w:val="53"/>
        <w:ind w:firstLine="486"/>
        <w:rPr>
          <w:rFonts w:hint="eastAsia"/>
          <w:color w:val="auto"/>
        </w:rPr>
      </w:pPr>
      <w:r>
        <w:t>M公司于2014年在轻资产运营框架内确立“实业+投资”的多元化发展战略，通过</w:t>
      </w:r>
      <w:del w:id="1448" w:author="司马长风" w:date="2026-04-24T16:54:17Z">
        <w:r>
          <w:rPr>
            <w:rFonts w:hint="eastAsia"/>
            <w:color w:val="auto"/>
          </w:rPr>
          <w:delText>构建</w:delText>
        </w:r>
      </w:del>
      <w:ins w:id="1449" w:author="司马长风" w:date="2026-04-24T16:54:17Z">
        <w:r>
          <w:rPr/>
          <w:t>建立</w:t>
        </w:r>
      </w:ins>
      <w:r>
        <w:t>“核心业务+财务投资”双轮驱动模式，实现财务投资获利回流，支撑实体业务的规模化扩张。表4-2数据显示，2020-2024年间M公司财务资产投资收益占比在2022年疫情前后基本呈现先降后升态势。2020年疫情爆发后，主营业务盈利能力受冲击，尽管实施“实业+投资”战略，其总体盈利能力改善有限。值得注意的是，受理财与股票公允价值下行影响，投资收益明显收缩，暴露出投资效率下降的风险。同时，尽管企业借减持兴业股权优化资金结构，但此举并未实质性改善盈利，反而因金融市场波动加剧了投资风险的暴露程度。上述分析表明，M公司的多元化投资战略在特殊经济环境下面临效率与风险的双面挑战。</w:t>
      </w:r>
    </w:p>
    <w:p w14:paraId="0D07B05B">
      <w:pPr>
        <w:autoSpaceDE w:val="0"/>
        <w:autoSpaceDN w:val="0"/>
        <w:adjustRightInd w:val="0"/>
        <w:spacing w:before="207" w:beforeLines="50" w:after="207" w:afterLines="50" w:line="400" w:lineRule="exact"/>
        <w:ind w:firstLine="0"/>
        <w:jc w:val="center"/>
        <w:rPr>
          <w:rFonts w:ascii="宋体" w:hAnsi="宋体" w:cs="宋体"/>
          <w:sz w:val="21"/>
          <w:szCs w:val="21"/>
        </w:rPr>
      </w:pPr>
      <w:r>
        <w:rPr>
          <w:rFonts w:hint="eastAsia" w:ascii="宋体" w:hAnsi="宋体" w:cs="宋体"/>
          <w:sz w:val="21"/>
          <w:szCs w:val="21"/>
        </w:rPr>
        <w:t>表4-2 M公司2020-2024年财务投资收益分析表</w:t>
      </w:r>
    </w:p>
    <w:tbl>
      <w:tblPr>
        <w:tblStyle w:val="37"/>
        <w:tblW w:w="8637" w:type="dxa"/>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56" w:type="dxa"/>
          <w:left w:w="96" w:type="dxa"/>
          <w:bottom w:w="56" w:type="dxa"/>
          <w:right w:w="96" w:type="dxa"/>
        </w:tblCellMar>
      </w:tblPr>
      <w:tblGrid>
        <w:gridCol w:w="4405"/>
        <w:gridCol w:w="846"/>
        <w:gridCol w:w="846"/>
        <w:gridCol w:w="846"/>
        <w:gridCol w:w="846"/>
        <w:gridCol w:w="848"/>
      </w:tblGrid>
      <w:tr w14:paraId="6CA098B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56" w:type="dxa"/>
            <w:left w:w="96" w:type="dxa"/>
            <w:bottom w:w="56" w:type="dxa"/>
            <w:right w:w="96" w:type="dxa"/>
          </w:tblCellMar>
        </w:tblPrEx>
        <w:trPr>
          <w:tblHeader/>
          <w:jc w:val="center"/>
        </w:trPr>
        <w:tc>
          <w:tcPr>
            <w:tcW w:w="4405" w:type="dxa"/>
            <w:tcBorders>
              <w:top w:val="single" w:color="000000" w:sz="12" w:space="0"/>
              <w:bottom w:val="single" w:color="000000" w:sz="4" w:space="0"/>
            </w:tcBorders>
            <w:noWrap/>
            <w:vAlign w:val="center"/>
          </w:tcPr>
          <w:p w14:paraId="7B053FB6">
            <w:pPr>
              <w:widowControl/>
              <w:snapToGrid w:val="0"/>
              <w:spacing w:before="207" w:beforeLines="50" w:after="207" w:afterLines="50" w:line="240" w:lineRule="exact"/>
              <w:ind w:firstLine="0"/>
              <w:jc w:val="center"/>
              <w:rPr>
                <w:rFonts w:ascii="宋体" w:hAnsi="宋体" w:cs="宋体"/>
                <w:b/>
                <w:bCs/>
                <w:iCs/>
                <w:kern w:val="0"/>
                <w:sz w:val="21"/>
                <w:szCs w:val="21"/>
              </w:rPr>
            </w:pPr>
            <w:r>
              <w:rPr>
                <w:rFonts w:hint="eastAsia" w:ascii="宋体" w:hAnsi="宋体" w:cs="宋体"/>
                <w:b/>
                <w:bCs/>
                <w:iCs/>
                <w:kern w:val="0"/>
                <w:sz w:val="21"/>
                <w:szCs w:val="21"/>
              </w:rPr>
              <w:t>项目</w:t>
            </w:r>
          </w:p>
        </w:tc>
        <w:tc>
          <w:tcPr>
            <w:tcW w:w="846" w:type="dxa"/>
            <w:tcBorders>
              <w:top w:val="single" w:color="000000" w:sz="12" w:space="0"/>
              <w:bottom w:val="single" w:color="000000" w:sz="4" w:space="0"/>
            </w:tcBorders>
            <w:noWrap/>
            <w:vAlign w:val="center"/>
          </w:tcPr>
          <w:p w14:paraId="136A3337">
            <w:pPr>
              <w:widowControl/>
              <w:snapToGrid w:val="0"/>
              <w:spacing w:before="207" w:beforeLines="50" w:after="207" w:afterLines="50" w:line="240" w:lineRule="exact"/>
              <w:ind w:firstLine="0"/>
              <w:jc w:val="center"/>
              <w:rPr>
                <w:rFonts w:ascii="宋体" w:hAnsi="宋体" w:cs="宋体"/>
                <w:b/>
                <w:bCs/>
                <w:iCs/>
                <w:kern w:val="0"/>
                <w:sz w:val="21"/>
                <w:szCs w:val="21"/>
              </w:rPr>
            </w:pPr>
            <w:r>
              <w:rPr>
                <w:rFonts w:hint="eastAsia" w:ascii="宋体" w:hAnsi="宋体" w:cs="宋体"/>
                <w:b/>
                <w:bCs/>
                <w:iCs/>
                <w:kern w:val="0"/>
                <w:sz w:val="21"/>
                <w:szCs w:val="21"/>
              </w:rPr>
              <w:t>2020</w:t>
            </w:r>
          </w:p>
        </w:tc>
        <w:tc>
          <w:tcPr>
            <w:tcW w:w="846" w:type="dxa"/>
            <w:tcBorders>
              <w:top w:val="single" w:color="000000" w:sz="12" w:space="0"/>
              <w:bottom w:val="single" w:color="000000" w:sz="4" w:space="0"/>
            </w:tcBorders>
            <w:noWrap/>
            <w:vAlign w:val="center"/>
          </w:tcPr>
          <w:p w14:paraId="6C3B6F76">
            <w:pPr>
              <w:widowControl/>
              <w:snapToGrid w:val="0"/>
              <w:spacing w:before="207" w:beforeLines="50" w:after="207" w:afterLines="50" w:line="240" w:lineRule="exact"/>
              <w:ind w:firstLine="0"/>
              <w:jc w:val="center"/>
              <w:rPr>
                <w:rFonts w:ascii="宋体" w:hAnsi="宋体" w:cs="宋体"/>
                <w:b/>
                <w:bCs/>
                <w:iCs/>
                <w:kern w:val="0"/>
                <w:sz w:val="21"/>
                <w:szCs w:val="21"/>
              </w:rPr>
            </w:pPr>
            <w:r>
              <w:rPr>
                <w:rFonts w:hint="eastAsia" w:ascii="宋体" w:hAnsi="宋体" w:cs="宋体"/>
                <w:b/>
                <w:bCs/>
                <w:iCs/>
                <w:kern w:val="0"/>
                <w:sz w:val="21"/>
                <w:szCs w:val="21"/>
              </w:rPr>
              <w:t>2021</w:t>
            </w:r>
          </w:p>
        </w:tc>
        <w:tc>
          <w:tcPr>
            <w:tcW w:w="846" w:type="dxa"/>
            <w:tcBorders>
              <w:top w:val="single" w:color="000000" w:sz="12" w:space="0"/>
              <w:bottom w:val="single" w:color="000000" w:sz="4" w:space="0"/>
            </w:tcBorders>
            <w:noWrap/>
            <w:vAlign w:val="center"/>
          </w:tcPr>
          <w:p w14:paraId="3F3001B2">
            <w:pPr>
              <w:widowControl/>
              <w:snapToGrid w:val="0"/>
              <w:spacing w:before="207" w:beforeLines="50" w:after="207" w:afterLines="50" w:line="240" w:lineRule="exact"/>
              <w:ind w:firstLine="0"/>
              <w:jc w:val="center"/>
              <w:rPr>
                <w:rFonts w:ascii="宋体" w:hAnsi="宋体" w:cs="宋体"/>
                <w:b/>
                <w:bCs/>
                <w:iCs/>
                <w:kern w:val="0"/>
                <w:sz w:val="21"/>
                <w:szCs w:val="21"/>
              </w:rPr>
            </w:pPr>
            <w:r>
              <w:rPr>
                <w:rFonts w:hint="eastAsia" w:ascii="宋体" w:hAnsi="宋体" w:cs="宋体"/>
                <w:b/>
                <w:bCs/>
                <w:iCs/>
                <w:kern w:val="0"/>
                <w:sz w:val="21"/>
                <w:szCs w:val="21"/>
              </w:rPr>
              <w:t>2022</w:t>
            </w:r>
          </w:p>
        </w:tc>
        <w:tc>
          <w:tcPr>
            <w:tcW w:w="846" w:type="dxa"/>
            <w:tcBorders>
              <w:top w:val="single" w:color="000000" w:sz="12" w:space="0"/>
              <w:bottom w:val="single" w:color="000000" w:sz="4" w:space="0"/>
            </w:tcBorders>
            <w:noWrap/>
            <w:vAlign w:val="center"/>
          </w:tcPr>
          <w:p w14:paraId="2FBDDF02">
            <w:pPr>
              <w:widowControl/>
              <w:snapToGrid w:val="0"/>
              <w:spacing w:before="207" w:beforeLines="50" w:after="207" w:afterLines="50" w:line="240" w:lineRule="exact"/>
              <w:ind w:firstLine="0"/>
              <w:jc w:val="center"/>
              <w:rPr>
                <w:rFonts w:ascii="宋体" w:hAnsi="宋体" w:cs="宋体"/>
                <w:b/>
                <w:bCs/>
                <w:iCs/>
                <w:kern w:val="0"/>
                <w:sz w:val="21"/>
                <w:szCs w:val="21"/>
              </w:rPr>
            </w:pPr>
            <w:r>
              <w:rPr>
                <w:rFonts w:hint="eastAsia" w:ascii="宋体" w:hAnsi="宋体" w:cs="宋体"/>
                <w:b/>
                <w:bCs/>
                <w:iCs/>
                <w:kern w:val="0"/>
                <w:sz w:val="21"/>
                <w:szCs w:val="21"/>
              </w:rPr>
              <w:t>2023</w:t>
            </w:r>
          </w:p>
        </w:tc>
        <w:tc>
          <w:tcPr>
            <w:tcW w:w="848" w:type="dxa"/>
            <w:tcBorders>
              <w:top w:val="single" w:color="000000" w:sz="12" w:space="0"/>
              <w:bottom w:val="single" w:color="000000" w:sz="4" w:space="0"/>
            </w:tcBorders>
            <w:noWrap/>
            <w:vAlign w:val="center"/>
          </w:tcPr>
          <w:p w14:paraId="2221254C">
            <w:pPr>
              <w:widowControl/>
              <w:snapToGrid w:val="0"/>
              <w:spacing w:before="207" w:beforeLines="50" w:after="207" w:afterLines="50" w:line="240" w:lineRule="exact"/>
              <w:ind w:firstLine="0"/>
              <w:jc w:val="center"/>
              <w:rPr>
                <w:rFonts w:ascii="宋体" w:hAnsi="宋体" w:cs="宋体"/>
                <w:b/>
                <w:bCs/>
                <w:iCs/>
                <w:kern w:val="0"/>
                <w:sz w:val="21"/>
                <w:szCs w:val="21"/>
              </w:rPr>
            </w:pPr>
            <w:r>
              <w:rPr>
                <w:rFonts w:hint="eastAsia" w:ascii="宋体" w:hAnsi="宋体" w:cs="宋体"/>
                <w:b/>
                <w:bCs/>
                <w:iCs/>
                <w:kern w:val="0"/>
                <w:sz w:val="21"/>
                <w:szCs w:val="21"/>
              </w:rPr>
              <w:t>2024</w:t>
            </w:r>
          </w:p>
        </w:tc>
      </w:tr>
      <w:tr w14:paraId="63F8800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4405" w:type="dxa"/>
            <w:tcBorders>
              <w:top w:val="single" w:color="000000" w:sz="4" w:space="0"/>
            </w:tcBorders>
            <w:noWrap/>
            <w:vAlign w:val="center"/>
          </w:tcPr>
          <w:p w14:paraId="680FA8F4">
            <w:pPr>
              <w:widowControl/>
              <w:snapToGrid w:val="0"/>
              <w:spacing w:line="400" w:lineRule="exact"/>
              <w:jc w:val="center"/>
              <w:rPr>
                <w:rFonts w:ascii="宋体" w:hAnsi="宋体" w:cs="宋体"/>
                <w:kern w:val="0"/>
                <w:sz w:val="21"/>
                <w:szCs w:val="21"/>
              </w:rPr>
            </w:pPr>
            <w:r>
              <w:rPr>
                <w:rFonts w:hint="eastAsia" w:ascii="宋体" w:hAnsi="宋体" w:cs="宋体"/>
                <w:kern w:val="0"/>
                <w:sz w:val="21"/>
                <w:szCs w:val="21"/>
              </w:rPr>
              <w:t>公允价值变动损益（亿元）</w:t>
            </w:r>
          </w:p>
        </w:tc>
        <w:tc>
          <w:tcPr>
            <w:tcW w:w="846" w:type="dxa"/>
            <w:tcBorders>
              <w:top w:val="single" w:color="000000" w:sz="4" w:space="0"/>
            </w:tcBorders>
            <w:noWrap/>
            <w:vAlign w:val="center"/>
          </w:tcPr>
          <w:p w14:paraId="3BD177E0">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0.71</w:t>
            </w:r>
          </w:p>
        </w:tc>
        <w:tc>
          <w:tcPr>
            <w:tcW w:w="846" w:type="dxa"/>
            <w:tcBorders>
              <w:top w:val="single" w:color="000000" w:sz="4" w:space="0"/>
            </w:tcBorders>
            <w:noWrap/>
            <w:vAlign w:val="center"/>
          </w:tcPr>
          <w:p w14:paraId="6DF0A10B">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-0.24</w:t>
            </w:r>
          </w:p>
        </w:tc>
        <w:tc>
          <w:tcPr>
            <w:tcW w:w="846" w:type="dxa"/>
            <w:tcBorders>
              <w:top w:val="single" w:color="000000" w:sz="4" w:space="0"/>
            </w:tcBorders>
            <w:noWrap/>
            <w:vAlign w:val="center"/>
          </w:tcPr>
          <w:p w14:paraId="435F0693">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0.01</w:t>
            </w:r>
          </w:p>
        </w:tc>
        <w:tc>
          <w:tcPr>
            <w:tcW w:w="846" w:type="dxa"/>
            <w:tcBorders>
              <w:top w:val="single" w:color="000000" w:sz="4" w:space="0"/>
            </w:tcBorders>
            <w:noWrap/>
            <w:vAlign w:val="center"/>
          </w:tcPr>
          <w:p w14:paraId="2F8C1EAE">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-0.02</w:t>
            </w:r>
          </w:p>
        </w:tc>
        <w:tc>
          <w:tcPr>
            <w:tcW w:w="848" w:type="dxa"/>
            <w:tcBorders>
              <w:top w:val="single" w:color="000000" w:sz="4" w:space="0"/>
            </w:tcBorders>
            <w:vAlign w:val="center"/>
          </w:tcPr>
          <w:p w14:paraId="2D81B48E">
            <w:pPr>
              <w:widowControl/>
              <w:snapToGrid w:val="0"/>
              <w:spacing w:line="400" w:lineRule="exact"/>
              <w:ind w:firstLine="0"/>
              <w:jc w:val="right"/>
              <w:rPr>
                <w:rFonts w:ascii="宋体" w:hAnsi="Arial" w:cs="Arial"/>
                <w:kern w:val="0"/>
                <w:sz w:val="21"/>
                <w:szCs w:val="21"/>
              </w:rPr>
            </w:pPr>
            <w:r>
              <w:rPr>
                <w:rFonts w:hint="eastAsia" w:ascii="宋体" w:hAnsi="宋体" w:cs="宋体"/>
                <w:kern w:val="0"/>
                <w:sz w:val="21"/>
                <w:szCs w:val="21"/>
              </w:rPr>
              <w:t>2.07</w:t>
            </w:r>
          </w:p>
        </w:tc>
      </w:tr>
      <w:tr w14:paraId="4D9CDFB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4405" w:type="dxa"/>
            <w:noWrap/>
            <w:vAlign w:val="center"/>
          </w:tcPr>
          <w:p w14:paraId="4F548195">
            <w:pPr>
              <w:widowControl/>
              <w:snapToGrid w:val="0"/>
              <w:spacing w:line="400" w:lineRule="exact"/>
              <w:jc w:val="center"/>
              <w:rPr>
                <w:rFonts w:ascii="宋体" w:hAnsi="宋体" w:cs="宋体"/>
                <w:kern w:val="0"/>
                <w:sz w:val="21"/>
                <w:szCs w:val="21"/>
              </w:rPr>
            </w:pPr>
            <w:r>
              <w:rPr>
                <w:rFonts w:hint="eastAsia" w:ascii="宋体" w:hAnsi="宋体" w:cs="宋体"/>
                <w:kern w:val="0"/>
                <w:sz w:val="21"/>
                <w:szCs w:val="21"/>
              </w:rPr>
              <w:t>投资收益（亿元）</w:t>
            </w:r>
          </w:p>
        </w:tc>
        <w:tc>
          <w:tcPr>
            <w:tcW w:w="846" w:type="dxa"/>
            <w:noWrap/>
            <w:vAlign w:val="center"/>
          </w:tcPr>
          <w:p w14:paraId="77FC0053">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0.40</w:t>
            </w:r>
          </w:p>
        </w:tc>
        <w:tc>
          <w:tcPr>
            <w:tcW w:w="846" w:type="dxa"/>
            <w:noWrap/>
            <w:vAlign w:val="center"/>
          </w:tcPr>
          <w:p w14:paraId="19A57022">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0.31</w:t>
            </w:r>
          </w:p>
        </w:tc>
        <w:tc>
          <w:tcPr>
            <w:tcW w:w="846" w:type="dxa"/>
            <w:noWrap/>
            <w:vAlign w:val="center"/>
          </w:tcPr>
          <w:p w14:paraId="7ACB851D">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0.16</w:t>
            </w:r>
          </w:p>
        </w:tc>
        <w:tc>
          <w:tcPr>
            <w:tcW w:w="846" w:type="dxa"/>
            <w:noWrap/>
            <w:vAlign w:val="center"/>
          </w:tcPr>
          <w:p w14:paraId="6CBEB5A6">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0.60</w:t>
            </w:r>
          </w:p>
        </w:tc>
        <w:tc>
          <w:tcPr>
            <w:tcW w:w="848" w:type="dxa"/>
            <w:noWrap/>
            <w:vAlign w:val="center"/>
          </w:tcPr>
          <w:p w14:paraId="6B4B94EB">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0.45</w:t>
            </w:r>
          </w:p>
        </w:tc>
      </w:tr>
      <w:tr w14:paraId="698CF66D">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4405" w:type="dxa"/>
            <w:noWrap/>
            <w:vAlign w:val="center"/>
          </w:tcPr>
          <w:p w14:paraId="163EB843">
            <w:pPr>
              <w:widowControl/>
              <w:snapToGrid w:val="0"/>
              <w:spacing w:line="400" w:lineRule="exact"/>
              <w:jc w:val="center"/>
              <w:rPr>
                <w:rFonts w:ascii="宋体" w:hAnsi="宋体" w:cs="宋体"/>
                <w:kern w:val="0"/>
                <w:sz w:val="21"/>
                <w:szCs w:val="21"/>
              </w:rPr>
            </w:pPr>
            <w:r>
              <w:rPr>
                <w:rFonts w:hint="eastAsia" w:ascii="宋体" w:hAnsi="宋体" w:cs="宋体"/>
                <w:kern w:val="0"/>
                <w:sz w:val="21"/>
                <w:szCs w:val="21"/>
              </w:rPr>
              <w:t>财务资产投资收益（亿元）</w:t>
            </w:r>
          </w:p>
        </w:tc>
        <w:tc>
          <w:tcPr>
            <w:tcW w:w="846" w:type="dxa"/>
            <w:noWrap/>
            <w:vAlign w:val="center"/>
          </w:tcPr>
          <w:p w14:paraId="7F2F9AD5">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1.11</w:t>
            </w:r>
          </w:p>
        </w:tc>
        <w:tc>
          <w:tcPr>
            <w:tcW w:w="846" w:type="dxa"/>
            <w:noWrap/>
            <w:vAlign w:val="center"/>
          </w:tcPr>
          <w:p w14:paraId="6053DBEE">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0.08</w:t>
            </w:r>
          </w:p>
        </w:tc>
        <w:tc>
          <w:tcPr>
            <w:tcW w:w="846" w:type="dxa"/>
            <w:noWrap/>
            <w:vAlign w:val="center"/>
          </w:tcPr>
          <w:p w14:paraId="0C2931B9">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0.16</w:t>
            </w:r>
          </w:p>
        </w:tc>
        <w:tc>
          <w:tcPr>
            <w:tcW w:w="846" w:type="dxa"/>
            <w:noWrap/>
            <w:vAlign w:val="center"/>
          </w:tcPr>
          <w:p w14:paraId="23654E24">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0.58</w:t>
            </w:r>
          </w:p>
        </w:tc>
        <w:tc>
          <w:tcPr>
            <w:tcW w:w="848" w:type="dxa"/>
            <w:noWrap/>
            <w:vAlign w:val="center"/>
          </w:tcPr>
          <w:p w14:paraId="00737CF2">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2.51</w:t>
            </w:r>
          </w:p>
        </w:tc>
      </w:tr>
      <w:tr w14:paraId="4819315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4405" w:type="dxa"/>
            <w:noWrap/>
            <w:vAlign w:val="center"/>
          </w:tcPr>
          <w:p w14:paraId="5FD69B5F">
            <w:pPr>
              <w:widowControl/>
              <w:snapToGrid w:val="0"/>
              <w:spacing w:line="400" w:lineRule="exact"/>
              <w:jc w:val="center"/>
              <w:rPr>
                <w:rFonts w:ascii="宋体" w:hAnsi="宋体" w:cs="宋体"/>
                <w:kern w:val="0"/>
                <w:sz w:val="21"/>
                <w:szCs w:val="21"/>
              </w:rPr>
            </w:pPr>
            <w:r>
              <w:rPr>
                <w:rFonts w:hint="eastAsia" w:ascii="宋体" w:hAnsi="宋体" w:cs="宋体"/>
                <w:kern w:val="0"/>
                <w:sz w:val="21"/>
                <w:szCs w:val="21"/>
              </w:rPr>
              <w:t>营业利润（亿元）</w:t>
            </w:r>
          </w:p>
        </w:tc>
        <w:tc>
          <w:tcPr>
            <w:tcW w:w="846" w:type="dxa"/>
            <w:noWrap/>
            <w:vAlign w:val="center"/>
          </w:tcPr>
          <w:p w14:paraId="471386C5">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2.46</w:t>
            </w:r>
          </w:p>
        </w:tc>
        <w:tc>
          <w:tcPr>
            <w:tcW w:w="846" w:type="dxa"/>
            <w:noWrap/>
            <w:vAlign w:val="center"/>
          </w:tcPr>
          <w:p w14:paraId="532605B0">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3.19</w:t>
            </w:r>
          </w:p>
        </w:tc>
        <w:tc>
          <w:tcPr>
            <w:tcW w:w="846" w:type="dxa"/>
            <w:noWrap/>
            <w:vAlign w:val="center"/>
          </w:tcPr>
          <w:p w14:paraId="74B50DC5">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2.14</w:t>
            </w:r>
          </w:p>
        </w:tc>
        <w:tc>
          <w:tcPr>
            <w:tcW w:w="846" w:type="dxa"/>
            <w:noWrap/>
            <w:vAlign w:val="center"/>
          </w:tcPr>
          <w:p w14:paraId="60DE40CA">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3.73</w:t>
            </w:r>
          </w:p>
        </w:tc>
        <w:tc>
          <w:tcPr>
            <w:tcW w:w="848" w:type="dxa"/>
            <w:noWrap/>
            <w:vAlign w:val="center"/>
          </w:tcPr>
          <w:p w14:paraId="496879E5">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3.45</w:t>
            </w:r>
          </w:p>
        </w:tc>
      </w:tr>
      <w:tr w14:paraId="0C074F4D">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4405" w:type="dxa"/>
            <w:tcBorders>
              <w:bottom w:val="single" w:color="000000" w:sz="12" w:space="0"/>
            </w:tcBorders>
            <w:noWrap/>
            <w:vAlign w:val="center"/>
          </w:tcPr>
          <w:p w14:paraId="0986A6B5">
            <w:pPr>
              <w:widowControl/>
              <w:snapToGrid w:val="0"/>
              <w:spacing w:line="400" w:lineRule="exact"/>
              <w:jc w:val="center"/>
              <w:rPr>
                <w:rFonts w:ascii="宋体" w:hAnsi="宋体" w:cs="宋体"/>
                <w:kern w:val="0"/>
                <w:sz w:val="21"/>
                <w:szCs w:val="21"/>
              </w:rPr>
            </w:pPr>
            <w:r>
              <w:rPr>
                <w:rFonts w:hint="eastAsia" w:ascii="宋体" w:hAnsi="宋体" w:cs="宋体"/>
                <w:kern w:val="0"/>
                <w:sz w:val="21"/>
                <w:szCs w:val="21"/>
              </w:rPr>
              <w:t>占比</w:t>
            </w:r>
          </w:p>
        </w:tc>
        <w:tc>
          <w:tcPr>
            <w:tcW w:w="846" w:type="dxa"/>
            <w:tcBorders>
              <w:bottom w:val="single" w:color="000000" w:sz="12" w:space="0"/>
            </w:tcBorders>
            <w:noWrap/>
            <w:vAlign w:val="center"/>
          </w:tcPr>
          <w:p w14:paraId="0DB627E7">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0.45</w:t>
            </w:r>
          </w:p>
        </w:tc>
        <w:tc>
          <w:tcPr>
            <w:tcW w:w="846" w:type="dxa"/>
            <w:tcBorders>
              <w:bottom w:val="single" w:color="000000" w:sz="12" w:space="0"/>
            </w:tcBorders>
            <w:noWrap/>
            <w:vAlign w:val="center"/>
          </w:tcPr>
          <w:p w14:paraId="20257A99">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0.02</w:t>
            </w:r>
          </w:p>
        </w:tc>
        <w:tc>
          <w:tcPr>
            <w:tcW w:w="846" w:type="dxa"/>
            <w:tcBorders>
              <w:bottom w:val="single" w:color="000000" w:sz="12" w:space="0"/>
            </w:tcBorders>
            <w:noWrap/>
            <w:vAlign w:val="center"/>
          </w:tcPr>
          <w:p w14:paraId="58DD0377">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0.08</w:t>
            </w:r>
          </w:p>
        </w:tc>
        <w:tc>
          <w:tcPr>
            <w:tcW w:w="846" w:type="dxa"/>
            <w:tcBorders>
              <w:bottom w:val="single" w:color="000000" w:sz="12" w:space="0"/>
            </w:tcBorders>
            <w:noWrap/>
            <w:vAlign w:val="center"/>
          </w:tcPr>
          <w:p w14:paraId="31DADBCD">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0.16</w:t>
            </w:r>
          </w:p>
        </w:tc>
        <w:tc>
          <w:tcPr>
            <w:tcW w:w="848" w:type="dxa"/>
            <w:tcBorders>
              <w:bottom w:val="single" w:color="000000" w:sz="12" w:space="0"/>
            </w:tcBorders>
            <w:noWrap/>
            <w:vAlign w:val="center"/>
          </w:tcPr>
          <w:p w14:paraId="342F0CB5">
            <w:pPr>
              <w:widowControl/>
              <w:snapToGrid w:val="0"/>
              <w:spacing w:line="400" w:lineRule="exact"/>
              <w:ind w:firstLine="0"/>
              <w:jc w:val="right"/>
              <w:rPr>
                <w:rFonts w:ascii="宋体" w:hAnsi="宋体" w:cs="宋体"/>
                <w:kern w:val="0"/>
                <w:sz w:val="21"/>
                <w:szCs w:val="21"/>
              </w:rPr>
            </w:pPr>
            <w:r>
              <w:rPr>
                <w:rFonts w:hint="eastAsia" w:ascii="宋体" w:hAnsi="宋体" w:cs="宋体"/>
                <w:kern w:val="0"/>
                <w:sz w:val="21"/>
                <w:szCs w:val="21"/>
              </w:rPr>
              <w:t>0.73</w:t>
            </w:r>
          </w:p>
        </w:tc>
      </w:tr>
    </w:tbl>
    <w:p w14:paraId="0F7A04C2">
      <w:pPr>
        <w:autoSpaceDE w:val="0"/>
        <w:autoSpaceDN w:val="0"/>
        <w:adjustRightInd w:val="0"/>
        <w:spacing w:line="400" w:lineRule="exact"/>
        <w:ind w:firstLine="0"/>
        <w:jc w:val="left"/>
        <w:rPr>
          <w:rFonts w:ascii="宋体" w:hAnsi="宋体" w:cs="宋体"/>
          <w:sz w:val="21"/>
          <w:szCs w:val="21"/>
        </w:rPr>
      </w:pPr>
      <w:r>
        <w:rPr>
          <w:rFonts w:hint="eastAsia" w:ascii="宋体" w:hAnsi="宋体" w:cs="宋体"/>
          <w:sz w:val="21"/>
          <w:szCs w:val="21"/>
        </w:rPr>
        <w:t>数据来源：根据M公司2020-2024年度报告整理</w:t>
      </w:r>
    </w:p>
    <w:p w14:paraId="57153A67">
      <w:pPr>
        <w:pStyle w:val="53"/>
        <w:ind w:firstLine="486"/>
        <w:rPr>
          <w:rFonts w:hint="eastAsia"/>
          <w:color w:val="auto"/>
        </w:rPr>
      </w:pPr>
      <w:r>
        <w:rPr>
          <w:rFonts w:hint="eastAsia"/>
          <w:color w:val="auto"/>
        </w:rPr>
        <w:t>本研究采用营业收入增长率作为核心指标评价M公司企业发展能力，该指标可有效量化企业在市场竞争中的扩张潜力与成长动能。依据行业通行标准，营业收入增长率高于10%表明企业具备强劲的市场增长动能；介于5%-10%区间则反映增长潜力有待进一步释放，需关注产品创新与市场拓展；若低于5%则可能预示增长乏力或市场认可度不足。</w:t>
      </w:r>
    </w:p>
    <w:p w14:paraId="646E5689">
      <w:pPr>
        <w:pStyle w:val="53"/>
        <w:ind w:firstLine="486"/>
        <w:rPr>
          <w:rFonts w:hint="eastAsia"/>
          <w:color w:val="auto"/>
        </w:rPr>
      </w:pPr>
      <w:r>
        <w:rPr>
          <w:rFonts w:hint="eastAsia"/>
          <w:color w:val="auto"/>
        </w:rPr>
        <w:t>图4-6数据显示，2020年至2024年M公司及行业营业收入增长率均呈现显著波动。2020年，M公司的成本费用利润率虽优于行业均值，但受宏观环境影响，其与行业整体均陷入负增长区间。2021年至2022年下半年，M公司该指标先降后升，变动剧烈，但低于行业均值。2023年在行业均值跌至-5.8%时，M公司却攀升至6.5%，之后又开始下降。这种剧烈波动揭示了企业运营的显著不稳定性，反映出其市场适应能力、产品创新机制及战略持续性存在缺陷。</w:t>
      </w:r>
    </w:p>
    <w:p w14:paraId="77FAACCB">
      <w:pPr>
        <w:pStyle w:val="53"/>
        <w:ind w:firstLine="486"/>
        <w:rPr>
          <w:rFonts w:hint="eastAsia"/>
          <w:color w:val="auto"/>
        </w:rPr>
      </w:pPr>
      <w:r>
        <w:t>值得关注的是，2021年产品调整虽短期刺激了收入增长，但未能形成持续效应，表明M公司在战略执行的系统性和前瞻性上尚有提升空间。未来要实现可持续发展，企业亟需</w:t>
      </w:r>
      <w:del w:id="1450" w:author="司马长风" w:date="2026-04-24T16:54:17Z">
        <w:r>
          <w:rPr>
            <w:rFonts w:hint="eastAsia"/>
            <w:color w:val="auto"/>
          </w:rPr>
          <w:delText>构建</w:delText>
        </w:r>
      </w:del>
      <w:ins w:id="1451" w:author="司马长风" w:date="2026-04-24T16:54:17Z">
        <w:r>
          <w:rPr/>
          <w:t>建立</w:t>
        </w:r>
      </w:ins>
      <w:r>
        <w:t>稳健的投资战略框架，强化市场洞察与创新能力，建立更具韧性的运营模式，以有效应对市场不确定性带来的发展风险。</w:t>
      </w:r>
    </w:p>
    <w:p w14:paraId="66C3DE95">
      <w:pPr>
        <w:autoSpaceDE w:val="0"/>
        <w:autoSpaceDN w:val="0"/>
        <w:adjustRightInd w:val="0"/>
        <w:ind w:firstLine="0"/>
        <w:jc w:val="center"/>
      </w:pPr>
      <w:r>
        <w:drawing>
          <wp:inline distT="0" distB="0" distL="114300" distR="114300">
            <wp:extent cx="4848225" cy="2752725"/>
            <wp:effectExtent l="0" t="0" r="9525" b="9525"/>
            <wp:docPr id="97" name="图片 9"/>
            <wp:cNvGraphicFramePr/>
            <a:graphic xmlns:a="http://schemas.openxmlformats.org/drawingml/2006/main">
              <a:graphicData uri="http://schemas.openxmlformats.org/drawingml/2006/picture">
                <pic:pic xmlns:pic="http://schemas.openxmlformats.org/drawingml/2006/picture">
                  <pic:nvPicPr>
                    <pic:cNvPr id="97" name="图片 9"/>
                    <pic:cNvPicPr/>
                  </pic:nvPicPr>
                  <pic:blipFill>
                    <a:blip r:embed="rId53"/>
                    <a:stretch>
                      <a:fillRect/>
                    </a:stretch>
                  </pic:blipFill>
                  <pic:spPr>
                    <a:xfrm>
                      <a:off x="0" y="0"/>
                      <a:ext cx="4848225" cy="2752725"/>
                    </a:xfrm>
                    <a:prstGeom prst="rect">
                      <a:avLst/>
                    </a:prstGeom>
                    <a:noFill/>
                    <a:ln>
                      <a:noFill/>
                    </a:ln>
                  </pic:spPr>
                </pic:pic>
              </a:graphicData>
            </a:graphic>
          </wp:inline>
        </w:drawing>
      </w:r>
    </w:p>
    <w:p w14:paraId="033ED745">
      <w:pPr>
        <w:autoSpaceDE w:val="0"/>
        <w:autoSpaceDN w:val="0"/>
        <w:adjustRightInd w:val="0"/>
        <w:spacing w:line="400" w:lineRule="exact"/>
        <w:ind w:firstLine="0"/>
        <w:jc w:val="center"/>
        <w:rPr>
          <w:rFonts w:ascii="宋体" w:hAnsi="宋体" w:cs="宋体"/>
          <w:sz w:val="21"/>
          <w:szCs w:val="21"/>
        </w:rPr>
      </w:pPr>
      <w:r>
        <w:rPr>
          <w:rFonts w:hint="eastAsia" w:ascii="宋体" w:hAnsi="宋体" w:cs="宋体"/>
          <w:sz w:val="21"/>
          <w:szCs w:val="21"/>
        </w:rPr>
        <w:t>图4-6 M公司及服装行业2020-2024年营业收入增长率对比图</w:t>
      </w:r>
    </w:p>
    <w:p w14:paraId="1CD51D14">
      <w:pPr>
        <w:autoSpaceDE w:val="0"/>
        <w:autoSpaceDN w:val="0"/>
        <w:adjustRightInd w:val="0"/>
        <w:spacing w:after="207" w:afterLines="50" w:line="400" w:lineRule="exact"/>
        <w:ind w:firstLine="424" w:firstLineChars="200"/>
        <w:jc w:val="left"/>
        <w:rPr>
          <w:rFonts w:ascii="仿宋_GB2312" w:hAnsi="仿宋_GB2312" w:eastAsia="仿宋_GB2312" w:cs="仿宋_GB2312"/>
          <w:sz w:val="21"/>
          <w:szCs w:val="21"/>
        </w:rPr>
      </w:pPr>
      <w:r>
        <w:rPr>
          <w:rFonts w:hint="eastAsia"/>
          <w:sz w:val="21"/>
          <w:szCs w:val="21"/>
        </w:rPr>
        <w:t>数据来源：根据东方财富网M公司及服装行业2020-2024年财务报表整理</w:t>
      </w:r>
    </w:p>
    <w:p w14:paraId="36C945C9">
      <w:pPr>
        <w:pStyle w:val="51"/>
        <w:numPr>
          <w:ilvl w:val="0"/>
          <w:numId w:val="0"/>
        </w:numPr>
        <w:spacing w:before="207"/>
        <w:ind w:firstLine="567"/>
      </w:pPr>
      <w:bookmarkStart w:id="69" w:name="_Toc20041"/>
      <w:bookmarkStart w:id="70" w:name="_Toc27983"/>
      <w:r>
        <w:rPr>
          <w:rFonts w:hint="eastAsia"/>
        </w:rPr>
        <w:t>三、</w:t>
      </w:r>
      <w:r>
        <w:t>营运风险识别</w:t>
      </w:r>
      <w:bookmarkEnd w:id="69"/>
      <w:bookmarkEnd w:id="70"/>
    </w:p>
    <w:p w14:paraId="6286FF5E">
      <w:pPr>
        <w:pStyle w:val="53"/>
        <w:ind w:firstLine="486"/>
        <w:rPr>
          <w:rFonts w:hint="eastAsia"/>
          <w:color w:val="auto"/>
        </w:rPr>
      </w:pPr>
      <w:r>
        <w:t>在轻资产运营模式下，针对M公司的营运风险识别重点考察其存货管理效率及供应链协同机制。具体而言，通过分析存货周转天数、库存结构合理性等指标评价存货管理风险；同时，从供应商关系管理、物流响应速度、信息系统集成度等维度</w:t>
      </w:r>
      <w:del w:id="1452" w:author="司马长风" w:date="2026-04-24T16:54:17Z">
        <w:r>
          <w:rPr>
            <w:rFonts w:hint="eastAsia"/>
            <w:color w:val="auto"/>
          </w:rPr>
          <w:delText>构建</w:delText>
        </w:r>
      </w:del>
      <w:ins w:id="1453" w:author="司马长风" w:date="2026-04-24T16:54:17Z">
        <w:r>
          <w:rPr/>
          <w:t>建立</w:t>
        </w:r>
      </w:ins>
      <w:r>
        <w:t>供应链风险评价体系，以全面揭示轻资产运营模式下企业面临的关键风险点，为后续开展风险应对机制提供有力的决策支撑。</w:t>
      </w:r>
    </w:p>
    <w:p w14:paraId="6FFFA0B2">
      <w:pPr>
        <w:pStyle w:val="53"/>
        <w:numPr>
          <w:ilvl w:val="0"/>
          <w:numId w:val="31"/>
        </w:numPr>
        <w:ind w:firstLine="486"/>
        <w:rPr>
          <w:color w:val="auto"/>
        </w:rPr>
      </w:pPr>
      <w:r>
        <w:rPr>
          <w:color w:val="auto"/>
        </w:rPr>
        <w:t>存货管理风险</w:t>
      </w:r>
    </w:p>
    <w:p w14:paraId="3CC4CDEA">
      <w:pPr>
        <w:pStyle w:val="53"/>
        <w:ind w:firstLine="486"/>
        <w:rPr>
          <w:rFonts w:hint="eastAsia"/>
          <w:color w:val="auto"/>
        </w:rPr>
      </w:pPr>
      <w:r>
        <w:rPr>
          <w:rFonts w:hint="eastAsia"/>
          <w:color w:val="auto"/>
        </w:rPr>
        <w:t>服装消费需求作为日常消费品，具有频率高、周期性强的特点，其市场需求随季节变化、趋势演变而出现明显波动，这就要求企业在生产和库存之间做到精细化匹配，在避免过时产品积压的同时，还必须具备对市场趋势的精准预判能力。</w:t>
      </w:r>
    </w:p>
    <w:p w14:paraId="651C7095">
      <w:pPr>
        <w:pStyle w:val="53"/>
        <w:ind w:firstLine="486"/>
        <w:rPr>
          <w:rFonts w:hint="eastAsia"/>
          <w:color w:val="auto"/>
        </w:rPr>
        <w:sectPr>
          <w:headerReference r:id="rId28" w:type="default"/>
          <w:headerReference r:id="rId29" w:type="even"/>
          <w:footnotePr>
            <w:numRestart w:val="eachPage"/>
          </w:footnotePr>
          <w:pgSz w:w="11909" w:h="16834"/>
          <w:pgMar w:top="1701" w:right="1701" w:bottom="1418" w:left="1701" w:header="1304" w:footer="1021" w:gutter="0"/>
          <w:cols w:space="720" w:num="1"/>
          <w:docGrid w:type="linesAndChars" w:linePitch="415" w:charSpace="614"/>
        </w:sectPr>
      </w:pPr>
      <w:r>
        <w:rPr>
          <w:rFonts w:hint="eastAsia"/>
          <w:color w:val="auto"/>
        </w:rPr>
        <w:t>M公司采用直营与加盟混合销售模式，该模式下直营渠道未售出商品及加盟商按协议退回商品均转化为企业存货。表4-2数据显示，企业存货结构存在一定程度失衡：库龄超过一年的服装占比高达60.00%，而一年以内库龄的服装仅7716391件。2020-2024年间，存货占营业收入比例长期维持在29.07%-59.03%区间，凸显了存货积压问题的严峻性。在库存商品中沉淀了大量资金，不仅降低了资本周转效率，而且造成了仓储成本过高，双重资金占用压力严重削弱了企业的经营效益。</w:t>
      </w:r>
    </w:p>
    <w:p w14:paraId="0F17F786">
      <w:pPr>
        <w:autoSpaceDE w:val="0"/>
        <w:autoSpaceDN w:val="0"/>
        <w:adjustRightInd w:val="0"/>
        <w:spacing w:before="207" w:beforeLines="50" w:after="207" w:afterLines="50" w:line="400" w:lineRule="exact"/>
        <w:ind w:firstLine="0"/>
        <w:jc w:val="center"/>
        <w:rPr>
          <w:rFonts w:ascii="宋体" w:hAnsi="宋体" w:cs="宋体"/>
          <w:sz w:val="21"/>
          <w:szCs w:val="21"/>
        </w:rPr>
      </w:pPr>
      <w:r>
        <w:rPr>
          <w:rFonts w:hint="eastAsia" w:ascii="宋体" w:hAnsi="宋体" w:cs="宋体"/>
          <w:sz w:val="21"/>
          <w:szCs w:val="21"/>
        </w:rPr>
        <w:t>表4-2 M公司2024年库存构成分析表</w:t>
      </w:r>
    </w:p>
    <w:tbl>
      <w:tblPr>
        <w:tblStyle w:val="37"/>
        <w:tblW w:w="8639" w:type="dxa"/>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80" w:type="dxa"/>
          <w:left w:w="128" w:type="dxa"/>
          <w:bottom w:w="80" w:type="dxa"/>
          <w:right w:w="128" w:type="dxa"/>
        </w:tblCellMar>
      </w:tblPr>
      <w:tblGrid>
        <w:gridCol w:w="2067"/>
        <w:gridCol w:w="3708"/>
        <w:gridCol w:w="2864"/>
      </w:tblGrid>
      <w:tr w14:paraId="5C5E2EF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80" w:type="dxa"/>
            <w:left w:w="128" w:type="dxa"/>
            <w:bottom w:w="80" w:type="dxa"/>
            <w:right w:w="128" w:type="dxa"/>
          </w:tblCellMar>
        </w:tblPrEx>
        <w:trPr>
          <w:tblHeader/>
          <w:jc w:val="center"/>
        </w:trPr>
        <w:tc>
          <w:tcPr>
            <w:tcW w:w="2067" w:type="dxa"/>
            <w:tcBorders>
              <w:top w:val="single" w:color="000000" w:sz="12" w:space="0"/>
              <w:bottom w:val="single" w:color="000000" w:sz="4" w:space="0"/>
            </w:tcBorders>
            <w:noWrap/>
            <w:vAlign w:val="center"/>
          </w:tcPr>
          <w:p w14:paraId="257F78AB">
            <w:pPr>
              <w:widowControl/>
              <w:snapToGrid w:val="0"/>
              <w:ind w:firstLine="0"/>
              <w:jc w:val="center"/>
              <w:rPr>
                <w:rFonts w:ascii="宋体" w:hAnsi="宋体" w:cs="宋体"/>
                <w:b/>
                <w:bCs/>
                <w:kern w:val="0"/>
                <w:sz w:val="21"/>
                <w:szCs w:val="21"/>
              </w:rPr>
            </w:pPr>
            <w:r>
              <w:rPr>
                <w:rFonts w:hint="eastAsia" w:ascii="宋体" w:hAnsi="宋体" w:cs="宋体"/>
                <w:b/>
                <w:bCs/>
                <w:kern w:val="0"/>
                <w:sz w:val="21"/>
                <w:szCs w:val="21"/>
              </w:rPr>
              <w:t>库龄</w:t>
            </w:r>
          </w:p>
        </w:tc>
        <w:tc>
          <w:tcPr>
            <w:tcW w:w="3708" w:type="dxa"/>
            <w:tcBorders>
              <w:top w:val="single" w:color="000000" w:sz="12" w:space="0"/>
              <w:bottom w:val="single" w:color="000000" w:sz="4" w:space="0"/>
            </w:tcBorders>
            <w:noWrap/>
            <w:vAlign w:val="center"/>
          </w:tcPr>
          <w:p w14:paraId="2644F950">
            <w:pPr>
              <w:widowControl/>
              <w:snapToGrid w:val="0"/>
              <w:ind w:firstLine="0"/>
              <w:jc w:val="center"/>
              <w:rPr>
                <w:rFonts w:ascii="宋体" w:hAnsi="宋体" w:cs="宋体"/>
                <w:b/>
                <w:bCs/>
                <w:kern w:val="0"/>
                <w:sz w:val="21"/>
                <w:szCs w:val="21"/>
              </w:rPr>
            </w:pPr>
            <w:r>
              <w:rPr>
                <w:rFonts w:hint="eastAsia" w:ascii="宋体" w:hAnsi="宋体" w:cs="宋体"/>
                <w:b/>
                <w:bCs/>
                <w:kern w:val="0"/>
                <w:sz w:val="21"/>
                <w:szCs w:val="21"/>
              </w:rPr>
              <w:t>库存数量</w:t>
            </w:r>
          </w:p>
        </w:tc>
        <w:tc>
          <w:tcPr>
            <w:tcW w:w="2864" w:type="dxa"/>
            <w:tcBorders>
              <w:top w:val="single" w:color="000000" w:sz="12" w:space="0"/>
              <w:bottom w:val="single" w:color="000000" w:sz="4" w:space="0"/>
            </w:tcBorders>
            <w:noWrap/>
            <w:vAlign w:val="center"/>
          </w:tcPr>
          <w:p w14:paraId="3F1D2696">
            <w:pPr>
              <w:widowControl/>
              <w:snapToGrid w:val="0"/>
              <w:ind w:firstLine="0"/>
              <w:jc w:val="center"/>
              <w:rPr>
                <w:rFonts w:ascii="宋体" w:hAnsi="宋体" w:cs="宋体"/>
                <w:b/>
                <w:bCs/>
                <w:kern w:val="0"/>
                <w:sz w:val="21"/>
                <w:szCs w:val="21"/>
              </w:rPr>
            </w:pPr>
            <w:r>
              <w:rPr>
                <w:rFonts w:hint="eastAsia" w:ascii="宋体" w:hAnsi="宋体" w:cs="宋体"/>
                <w:b/>
                <w:bCs/>
                <w:kern w:val="0"/>
                <w:sz w:val="21"/>
                <w:szCs w:val="21"/>
              </w:rPr>
              <w:t>比例（%）</w:t>
            </w:r>
          </w:p>
        </w:tc>
      </w:tr>
      <w:tr w14:paraId="364CB68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2067" w:type="dxa"/>
            <w:tcBorders>
              <w:top w:val="single" w:color="000000" w:sz="4" w:space="0"/>
            </w:tcBorders>
            <w:noWrap/>
            <w:vAlign w:val="center"/>
          </w:tcPr>
          <w:p w14:paraId="243DB2B2">
            <w:pPr>
              <w:widowControl/>
              <w:snapToGrid w:val="0"/>
              <w:spacing w:line="360" w:lineRule="auto"/>
              <w:ind w:firstLine="0"/>
              <w:jc w:val="center"/>
              <w:rPr>
                <w:rFonts w:ascii="宋体" w:hAnsi="宋体" w:cs="宋体"/>
                <w:kern w:val="0"/>
                <w:sz w:val="21"/>
                <w:szCs w:val="21"/>
              </w:rPr>
            </w:pPr>
            <w:r>
              <w:rPr>
                <w:rFonts w:hint="eastAsia" w:ascii="宋体" w:hAnsi="宋体" w:cs="宋体"/>
                <w:kern w:val="0"/>
                <w:sz w:val="21"/>
                <w:szCs w:val="21"/>
              </w:rPr>
              <w:t>1年以内</w:t>
            </w:r>
          </w:p>
        </w:tc>
        <w:tc>
          <w:tcPr>
            <w:tcW w:w="3708" w:type="dxa"/>
            <w:tcBorders>
              <w:top w:val="single" w:color="000000" w:sz="4" w:space="0"/>
            </w:tcBorders>
            <w:noWrap/>
            <w:vAlign w:val="center"/>
          </w:tcPr>
          <w:p w14:paraId="6DFD2A22">
            <w:pPr>
              <w:widowControl/>
              <w:snapToGrid w:val="0"/>
              <w:spacing w:line="360" w:lineRule="auto"/>
              <w:ind w:firstLine="0"/>
              <w:jc w:val="center"/>
              <w:rPr>
                <w:rFonts w:ascii="宋体" w:hAnsi="宋体" w:cs="宋体"/>
                <w:kern w:val="0"/>
                <w:sz w:val="21"/>
                <w:szCs w:val="21"/>
              </w:rPr>
            </w:pPr>
            <w:r>
              <w:rPr>
                <w:rFonts w:hint="eastAsia" w:ascii="宋体" w:hAnsi="宋体" w:cs="宋体"/>
                <w:kern w:val="0"/>
                <w:sz w:val="21"/>
                <w:szCs w:val="21"/>
              </w:rPr>
              <w:t>7716391.00</w:t>
            </w:r>
          </w:p>
        </w:tc>
        <w:tc>
          <w:tcPr>
            <w:tcW w:w="2864" w:type="dxa"/>
            <w:tcBorders>
              <w:top w:val="single" w:color="000000" w:sz="4" w:space="0"/>
            </w:tcBorders>
            <w:noWrap/>
            <w:vAlign w:val="center"/>
          </w:tcPr>
          <w:p w14:paraId="24464188">
            <w:pPr>
              <w:widowControl/>
              <w:snapToGrid w:val="0"/>
              <w:spacing w:line="360" w:lineRule="auto"/>
              <w:ind w:firstLine="0"/>
              <w:jc w:val="center"/>
              <w:rPr>
                <w:rFonts w:ascii="宋体" w:hAnsi="宋体" w:cs="宋体"/>
                <w:kern w:val="0"/>
                <w:sz w:val="21"/>
                <w:szCs w:val="21"/>
              </w:rPr>
            </w:pPr>
            <w:r>
              <w:rPr>
                <w:rFonts w:hint="eastAsia" w:ascii="宋体" w:hAnsi="宋体" w:cs="宋体"/>
                <w:kern w:val="0"/>
                <w:sz w:val="21"/>
                <w:szCs w:val="21"/>
              </w:rPr>
              <w:t>40.00%</w:t>
            </w:r>
          </w:p>
        </w:tc>
      </w:tr>
      <w:tr w14:paraId="48B79F3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2067" w:type="dxa"/>
            <w:noWrap/>
            <w:vAlign w:val="center"/>
          </w:tcPr>
          <w:p w14:paraId="380334C2">
            <w:pPr>
              <w:widowControl/>
              <w:snapToGrid w:val="0"/>
              <w:spacing w:line="360" w:lineRule="auto"/>
              <w:ind w:firstLine="0"/>
              <w:jc w:val="center"/>
              <w:rPr>
                <w:rFonts w:ascii="宋体" w:hAnsi="宋体" w:cs="宋体"/>
                <w:kern w:val="0"/>
                <w:sz w:val="21"/>
                <w:szCs w:val="21"/>
              </w:rPr>
            </w:pPr>
            <w:r>
              <w:rPr>
                <w:rFonts w:hint="eastAsia" w:ascii="宋体" w:hAnsi="宋体" w:cs="宋体"/>
                <w:kern w:val="0"/>
                <w:sz w:val="21"/>
                <w:szCs w:val="21"/>
              </w:rPr>
              <w:t>1-3年</w:t>
            </w:r>
          </w:p>
        </w:tc>
        <w:tc>
          <w:tcPr>
            <w:tcW w:w="3708" w:type="dxa"/>
            <w:noWrap/>
            <w:vAlign w:val="center"/>
          </w:tcPr>
          <w:p w14:paraId="6E0BB68A">
            <w:pPr>
              <w:widowControl/>
              <w:snapToGrid w:val="0"/>
              <w:spacing w:line="360" w:lineRule="auto"/>
              <w:ind w:firstLine="0"/>
              <w:jc w:val="center"/>
              <w:rPr>
                <w:rFonts w:ascii="宋体" w:hAnsi="宋体" w:cs="宋体"/>
                <w:kern w:val="0"/>
                <w:sz w:val="21"/>
                <w:szCs w:val="21"/>
              </w:rPr>
            </w:pPr>
            <w:r>
              <w:rPr>
                <w:rFonts w:hint="eastAsia" w:ascii="宋体" w:hAnsi="宋体" w:cs="宋体"/>
                <w:kern w:val="0"/>
                <w:sz w:val="21"/>
                <w:szCs w:val="21"/>
              </w:rPr>
              <w:t>6666234.00</w:t>
            </w:r>
          </w:p>
        </w:tc>
        <w:tc>
          <w:tcPr>
            <w:tcW w:w="2864" w:type="dxa"/>
            <w:noWrap/>
            <w:vAlign w:val="center"/>
          </w:tcPr>
          <w:p w14:paraId="5266B196">
            <w:pPr>
              <w:widowControl/>
              <w:snapToGrid w:val="0"/>
              <w:spacing w:line="360" w:lineRule="auto"/>
              <w:ind w:firstLine="0"/>
              <w:jc w:val="center"/>
              <w:rPr>
                <w:rFonts w:ascii="宋体" w:hAnsi="宋体" w:cs="宋体"/>
                <w:kern w:val="0"/>
                <w:sz w:val="21"/>
                <w:szCs w:val="21"/>
              </w:rPr>
            </w:pPr>
            <w:r>
              <w:rPr>
                <w:rFonts w:hint="eastAsia" w:ascii="宋体" w:hAnsi="宋体" w:cs="宋体"/>
                <w:kern w:val="0"/>
                <w:sz w:val="21"/>
                <w:szCs w:val="21"/>
              </w:rPr>
              <w:t>34.56%</w:t>
            </w:r>
          </w:p>
        </w:tc>
      </w:tr>
      <w:tr w14:paraId="73B0A9C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2067" w:type="dxa"/>
            <w:tcBorders>
              <w:bottom w:val="single" w:color="000000" w:sz="12" w:space="0"/>
            </w:tcBorders>
            <w:noWrap/>
            <w:vAlign w:val="center"/>
          </w:tcPr>
          <w:p w14:paraId="47648F2C">
            <w:pPr>
              <w:widowControl/>
              <w:snapToGrid w:val="0"/>
              <w:spacing w:line="360" w:lineRule="auto"/>
              <w:ind w:firstLine="0"/>
              <w:jc w:val="center"/>
              <w:rPr>
                <w:rFonts w:ascii="宋体" w:hAnsi="宋体" w:cs="宋体"/>
                <w:kern w:val="0"/>
                <w:sz w:val="21"/>
                <w:szCs w:val="21"/>
              </w:rPr>
            </w:pPr>
            <w:r>
              <w:rPr>
                <w:rFonts w:hint="eastAsia" w:ascii="宋体" w:hAnsi="宋体" w:cs="宋体"/>
                <w:kern w:val="0"/>
                <w:sz w:val="21"/>
                <w:szCs w:val="21"/>
              </w:rPr>
              <w:t>3年以上</w:t>
            </w:r>
          </w:p>
        </w:tc>
        <w:tc>
          <w:tcPr>
            <w:tcW w:w="3708" w:type="dxa"/>
            <w:tcBorders>
              <w:bottom w:val="single" w:color="000000" w:sz="12" w:space="0"/>
            </w:tcBorders>
            <w:noWrap/>
            <w:vAlign w:val="center"/>
          </w:tcPr>
          <w:p w14:paraId="77D564AC">
            <w:pPr>
              <w:widowControl/>
              <w:snapToGrid w:val="0"/>
              <w:spacing w:line="360" w:lineRule="auto"/>
              <w:ind w:firstLine="0"/>
              <w:jc w:val="center"/>
              <w:rPr>
                <w:rFonts w:ascii="宋体" w:hAnsi="宋体" w:cs="宋体"/>
                <w:kern w:val="0"/>
                <w:sz w:val="21"/>
                <w:szCs w:val="21"/>
              </w:rPr>
            </w:pPr>
            <w:r>
              <w:rPr>
                <w:rFonts w:hint="eastAsia" w:ascii="宋体" w:hAnsi="宋体" w:cs="宋体"/>
                <w:kern w:val="0"/>
                <w:sz w:val="21"/>
                <w:szCs w:val="21"/>
              </w:rPr>
              <w:t>4906197.00</w:t>
            </w:r>
          </w:p>
        </w:tc>
        <w:tc>
          <w:tcPr>
            <w:tcW w:w="2864" w:type="dxa"/>
            <w:tcBorders>
              <w:bottom w:val="single" w:color="000000" w:sz="12" w:space="0"/>
            </w:tcBorders>
            <w:noWrap/>
            <w:vAlign w:val="center"/>
          </w:tcPr>
          <w:p w14:paraId="50840495">
            <w:pPr>
              <w:widowControl/>
              <w:snapToGrid w:val="0"/>
              <w:spacing w:line="360" w:lineRule="auto"/>
              <w:ind w:firstLine="0"/>
              <w:jc w:val="center"/>
              <w:rPr>
                <w:rFonts w:ascii="宋体" w:hAnsi="宋体" w:cs="宋体"/>
                <w:kern w:val="0"/>
                <w:sz w:val="21"/>
                <w:szCs w:val="21"/>
              </w:rPr>
            </w:pPr>
            <w:r>
              <w:rPr>
                <w:rFonts w:hint="eastAsia" w:ascii="宋体" w:hAnsi="宋体" w:cs="宋体"/>
                <w:kern w:val="0"/>
                <w:sz w:val="21"/>
                <w:szCs w:val="21"/>
              </w:rPr>
              <w:t>25.44%</w:t>
            </w:r>
          </w:p>
        </w:tc>
      </w:tr>
    </w:tbl>
    <w:p w14:paraId="5B6D6B50">
      <w:pPr>
        <w:autoSpaceDE w:val="0"/>
        <w:autoSpaceDN w:val="0"/>
        <w:adjustRightInd w:val="0"/>
        <w:spacing w:line="400" w:lineRule="exact"/>
        <w:ind w:firstLine="424" w:firstLineChars="200"/>
        <w:rPr>
          <w:rFonts w:ascii="宋体" w:hAnsi="宋体" w:cs="宋体"/>
          <w:sz w:val="21"/>
          <w:szCs w:val="21"/>
        </w:rPr>
      </w:pPr>
      <w:r>
        <w:rPr>
          <w:rFonts w:hint="eastAsia" w:ascii="宋体" w:hAnsi="宋体" w:cs="宋体"/>
          <w:sz w:val="21"/>
          <w:szCs w:val="21"/>
        </w:rPr>
        <w:t>数据来源：根据M公司2024年度报告整理</w:t>
      </w:r>
    </w:p>
    <w:p w14:paraId="0FBAD560">
      <w:pPr>
        <w:pStyle w:val="53"/>
        <w:ind w:firstLine="486"/>
        <w:rPr>
          <w:rFonts w:hint="eastAsia"/>
          <w:color w:val="auto"/>
        </w:rPr>
      </w:pPr>
      <w:r>
        <w:rPr>
          <w:rFonts w:hint="eastAsia"/>
          <w:color w:val="auto"/>
        </w:rPr>
        <w:t>存货周转率是衡量企业存货管理成效的核心指标，其高低直接体现了存货的周转速度以及企业对资金的利用效率。如图4-7所示，2020年至2024年间，雅戈尔的存货周转率显著滞后于M公司与行业均值，这主要归因于其纵向一体化战略下的重资产运营特征。该战略涵盖从原材料种植（棉花）到成品制造、销售的全产业链控制，虽能强化供应链掌控力，但导致生产周期延长。在瞬息万变的服装市场中，过长的生产周期加剧了产品的时效性风险，极易诱发库存积压与资金占用。</w:t>
      </w:r>
    </w:p>
    <w:p w14:paraId="0D987A47">
      <w:pPr>
        <w:pStyle w:val="53"/>
        <w:ind w:firstLine="486"/>
        <w:rPr>
          <w:rFonts w:hint="eastAsia"/>
          <w:color w:val="auto"/>
        </w:rPr>
      </w:pPr>
      <w:r>
        <w:rPr>
          <w:rFonts w:hint="eastAsia"/>
          <w:color w:val="auto"/>
        </w:rPr>
        <w:t>值得关注的是，M公司在此期间的存货周转率亦低于行业平均水平，且呈现逐年略有下降趋势，至2024年已降至1.54。相较之下，行业自2022年起存货周转率持续攀升。这一对比凸显了M公司存货管理的结构性矛盾：内部周转放缓叠加外部竞争加剧。周转效率的下滑不仅导致营运资金大量被占用，更显著增加了跌价损失，严重侵蚀了企业的营运效能。</w:t>
      </w:r>
    </w:p>
    <w:p w14:paraId="2D97A453">
      <w:pPr>
        <w:autoSpaceDE w:val="0"/>
        <w:autoSpaceDN w:val="0"/>
        <w:adjustRightInd w:val="0"/>
        <w:ind w:firstLine="0"/>
        <w:jc w:val="center"/>
      </w:pPr>
      <w:r>
        <w:drawing>
          <wp:inline distT="0" distB="0" distL="114300" distR="114300">
            <wp:extent cx="4848225" cy="2752725"/>
            <wp:effectExtent l="0" t="0" r="9525" b="9525"/>
            <wp:docPr id="98" name="图片 10"/>
            <wp:cNvGraphicFramePr/>
            <a:graphic xmlns:a="http://schemas.openxmlformats.org/drawingml/2006/main">
              <a:graphicData uri="http://schemas.openxmlformats.org/drawingml/2006/picture">
                <pic:pic xmlns:pic="http://schemas.openxmlformats.org/drawingml/2006/picture">
                  <pic:nvPicPr>
                    <pic:cNvPr id="98" name="图片 10"/>
                    <pic:cNvPicPr/>
                  </pic:nvPicPr>
                  <pic:blipFill>
                    <a:blip r:embed="rId54"/>
                    <a:stretch>
                      <a:fillRect/>
                    </a:stretch>
                  </pic:blipFill>
                  <pic:spPr>
                    <a:xfrm>
                      <a:off x="0" y="0"/>
                      <a:ext cx="4848225" cy="2752725"/>
                    </a:xfrm>
                    <a:prstGeom prst="rect">
                      <a:avLst/>
                    </a:prstGeom>
                    <a:noFill/>
                    <a:ln>
                      <a:noFill/>
                    </a:ln>
                  </pic:spPr>
                </pic:pic>
              </a:graphicData>
            </a:graphic>
          </wp:inline>
        </w:drawing>
      </w:r>
    </w:p>
    <w:p w14:paraId="2D87D646">
      <w:pPr>
        <w:autoSpaceDE w:val="0"/>
        <w:autoSpaceDN w:val="0"/>
        <w:adjustRightInd w:val="0"/>
        <w:ind w:firstLine="0"/>
        <w:jc w:val="center"/>
        <w:rPr>
          <w:rFonts w:ascii="宋体" w:hAnsi="宋体" w:cs="宋体"/>
          <w:sz w:val="21"/>
          <w:szCs w:val="21"/>
        </w:rPr>
      </w:pPr>
      <w:r>
        <w:rPr>
          <w:rFonts w:hint="eastAsia" w:ascii="宋体" w:hAnsi="宋体" w:cs="宋体"/>
          <w:sz w:val="21"/>
          <w:szCs w:val="21"/>
        </w:rPr>
        <w:t>图4-7 M公司、雅戈尔及服装行业2020-2024年存货周转率对比图</w:t>
      </w:r>
    </w:p>
    <w:p w14:paraId="4F341844">
      <w:pPr>
        <w:autoSpaceDE w:val="0"/>
        <w:autoSpaceDN w:val="0"/>
        <w:adjustRightInd w:val="0"/>
        <w:spacing w:after="207" w:afterLines="50"/>
        <w:ind w:firstLine="424" w:firstLineChars="200"/>
        <w:jc w:val="left"/>
        <w:rPr>
          <w:rFonts w:ascii="宋体" w:hAnsi="宋体" w:cs="宋体"/>
          <w:sz w:val="21"/>
          <w:szCs w:val="21"/>
        </w:rPr>
      </w:pPr>
      <w:r>
        <w:rPr>
          <w:rFonts w:hint="eastAsia" w:ascii="宋体" w:hAnsi="宋体" w:cs="宋体"/>
          <w:sz w:val="21"/>
          <w:szCs w:val="21"/>
        </w:rPr>
        <w:t>数据来源：根据东方财富网M公司、雅戈尔及服装行业2020-2024年财务报表整理</w:t>
      </w:r>
    </w:p>
    <w:p w14:paraId="1C93C491">
      <w:pPr>
        <w:pStyle w:val="53"/>
        <w:numPr>
          <w:ilvl w:val="0"/>
          <w:numId w:val="31"/>
        </w:numPr>
        <w:ind w:firstLine="486"/>
        <w:rPr>
          <w:color w:val="auto"/>
        </w:rPr>
      </w:pPr>
      <w:r>
        <w:rPr>
          <w:color w:val="auto"/>
        </w:rPr>
        <w:t>供应链管理风险</w:t>
      </w:r>
    </w:p>
    <w:p w14:paraId="6BE8BCAC">
      <w:pPr>
        <w:pStyle w:val="53"/>
        <w:ind w:firstLine="486"/>
        <w:rPr>
          <w:rFonts w:hint="eastAsia"/>
          <w:color w:val="auto"/>
        </w:rPr>
      </w:pPr>
      <w:r>
        <w:rPr>
          <w:rFonts w:hint="eastAsia"/>
          <w:color w:val="auto"/>
        </w:rPr>
        <w:t>供应链管理风险关注供应链各环节的潜在不确定性，包括直接影响企业运营效率和成本结构的供应商稳定性、物流连续性、需求预测准确性等，这些要素会直接作用于企业的运营效率以及成本构成。M公司采用年度两期订货会机制，通过提前展示新品引导加盟商参与订货，旨在实现市场需求与产品供给的动态匹配。订货机制提供两种订货模式：买断式和自主式：前者由经销商自主下单，企业根据市场需求给予退换货支持；后者主要是企业基于市场预测下单的代销款式和直营店商品，供应链中心在订单整合后进行整体生产安排。</w:t>
      </w:r>
    </w:p>
    <w:p w14:paraId="5A9B160F">
      <w:pPr>
        <w:pStyle w:val="53"/>
        <w:ind w:firstLine="486"/>
        <w:rPr>
          <w:rFonts w:hint="eastAsia"/>
          <w:color w:val="auto"/>
        </w:rPr>
      </w:pPr>
      <w:r>
        <w:rPr>
          <w:rFonts w:hint="eastAsia"/>
          <w:color w:val="auto"/>
        </w:rPr>
        <w:t>服装行业的特性决定了它的产品更新速度快，难以把握消费者的喜好，虽然M公司的订货会机制可以增强市场反应能力，但是流行趋势捕捉的时效性却被更长的生产和销售周期(设计到销售)所削弱。同时，消费者购买决策受时尚元素驱动，而时尚元素的非规律性演变进一步加剧了生产调整的难度。在需求剧烈波动的市场环境下，加盟商基于历史销售数据简单推断的预测模式容易出现系统性偏差，从而导致产品出现库存积压、滞销等风险。在供应链的上游环节，M公司对核心原材料的获取依赖于外部供应商，特别是需要通过进口来满足需求的高端面料。目前M公司与供应商之间的合作，在轻资产运营模式下，大多局限于短期的交易层面，战略上缺乏协同效应。年报数据显示，供应商选择主要基于价格与质量指标，这种交易型合作关系存在显著不稳定性。供应商稳定性不足不仅可能导致原材料质量波动，更增加了供应链中断风险，削弱了企业的风险管理能力。</w:t>
      </w:r>
    </w:p>
    <w:p w14:paraId="0AAA15CB">
      <w:pPr>
        <w:pStyle w:val="51"/>
        <w:numPr>
          <w:ilvl w:val="0"/>
          <w:numId w:val="0"/>
        </w:numPr>
        <w:spacing w:before="207"/>
        <w:ind w:firstLine="567"/>
      </w:pPr>
      <w:bookmarkStart w:id="71" w:name="_Toc11474"/>
      <w:bookmarkStart w:id="72" w:name="_Toc19014"/>
      <w:r>
        <w:rPr>
          <w:rFonts w:hint="eastAsia"/>
        </w:rPr>
        <w:t>四、</w:t>
      </w:r>
      <w:r>
        <w:t>收益分配风险识别</w:t>
      </w:r>
      <w:bookmarkEnd w:id="71"/>
      <w:bookmarkEnd w:id="72"/>
    </w:p>
    <w:p w14:paraId="3A12C624">
      <w:pPr>
        <w:pStyle w:val="53"/>
        <w:ind w:firstLine="486"/>
        <w:rPr>
          <w:rFonts w:hint="eastAsia"/>
          <w:color w:val="auto"/>
        </w:rPr>
      </w:pPr>
      <w:r>
        <w:t>表4-3数据显示，M公司除2022年因疫情原因没有派发股利外，其余年份均</w:t>
      </w:r>
      <w:del w:id="1454" w:author="司马长风" w:date="2026-04-24T16:54:17Z">
        <w:r>
          <w:rPr>
            <w:rFonts w:hint="eastAsia"/>
            <w:color w:val="auto"/>
          </w:rPr>
          <w:delText>随着</w:delText>
        </w:r>
      </w:del>
      <w:ins w:id="1455" w:author="司马长风" w:date="2026-04-24T16:54:17Z">
        <w:r>
          <w:rPr/>
          <w:t>近些年，</w:t>
        </w:r>
      </w:ins>
      <w:r>
        <w:t>净利润的变动，维持了较高的现金分红比例与连续性。然而，这种刚性的股利政策在传递利好信号的同时，也对企业的自由现金流构成了硬性约束，增加了再投资与偿债的资金压力。</w:t>
      </w:r>
    </w:p>
    <w:p w14:paraId="7D483229">
      <w:pPr>
        <w:pStyle w:val="53"/>
        <w:ind w:firstLine="486"/>
        <w:rPr>
          <w:rFonts w:hint="eastAsia"/>
          <w:color w:val="auto"/>
        </w:rPr>
        <w:sectPr>
          <w:footnotePr>
            <w:numRestart w:val="eachPage"/>
          </w:footnotePr>
          <w:pgSz w:w="11909" w:h="16834"/>
          <w:pgMar w:top="1701" w:right="1701" w:bottom="1418" w:left="1701" w:header="1304" w:footer="1021" w:gutter="0"/>
          <w:cols w:space="720" w:num="1"/>
          <w:docGrid w:type="linesAndChars" w:linePitch="415" w:charSpace="614"/>
        </w:sectPr>
      </w:pPr>
      <w:r>
        <w:t>进一步分析表明，M公司当前收益分配策略隐含双重矛盾：短期需满足股东回报要求以维系市场信心，长期需保障资本积累以支撑战略转型。外部经营环境的不确定性持续存在，显著增加了企业收益分配决策与现金流管理的难度。若企业不能建立动态调整的收益分配机制，将难以在股东短期利益与企业长远发展之间实现有效平衡，最终损害财务可持续性。因此，</w:t>
      </w:r>
      <w:del w:id="1456" w:author="司马长风" w:date="2026-04-24T16:54:17Z">
        <w:r>
          <w:rPr>
            <w:rFonts w:hint="eastAsia"/>
            <w:color w:val="auto"/>
          </w:rPr>
          <w:delText>构建</w:delText>
        </w:r>
      </w:del>
      <w:ins w:id="1457" w:author="司马长风" w:date="2026-04-24T16:54:17Z">
        <w:r>
          <w:rPr/>
          <w:t>建立</w:t>
        </w:r>
      </w:ins>
      <w:r>
        <w:t>与生命周期相匹配、兼具灵活性与稳定性的收益分配体系，应成为M财务战略优化的重要方向。</w:t>
      </w:r>
    </w:p>
    <w:p w14:paraId="55B93BFD">
      <w:pPr>
        <w:autoSpaceDE w:val="0"/>
        <w:autoSpaceDN w:val="0"/>
        <w:adjustRightInd w:val="0"/>
        <w:spacing w:before="207" w:beforeLines="50" w:after="207" w:afterLines="50" w:line="400" w:lineRule="exact"/>
        <w:ind w:firstLine="0"/>
        <w:jc w:val="center"/>
        <w:rPr>
          <w:rFonts w:ascii="宋体" w:hAnsi="宋体" w:cs="宋体"/>
          <w:sz w:val="21"/>
          <w:szCs w:val="21"/>
        </w:rPr>
      </w:pPr>
      <w:r>
        <w:rPr>
          <w:rFonts w:hint="eastAsia" w:ascii="宋体" w:hAnsi="宋体" w:cs="宋体"/>
          <w:sz w:val="21"/>
          <w:szCs w:val="21"/>
        </w:rPr>
        <w:t>表4-3 M公司2020-2024年股利分配表</w:t>
      </w:r>
    </w:p>
    <w:tbl>
      <w:tblPr>
        <w:tblStyle w:val="37"/>
        <w:tblW w:w="8639" w:type="dxa"/>
        <w:jc w:val="center"/>
        <w:tblLayout w:type="autofit"/>
        <w:tblCellMar>
          <w:top w:w="56" w:type="dxa"/>
          <w:left w:w="96" w:type="dxa"/>
          <w:bottom w:w="56" w:type="dxa"/>
          <w:right w:w="96" w:type="dxa"/>
        </w:tblCellMar>
      </w:tblPr>
      <w:tblGrid>
        <w:gridCol w:w="3113"/>
        <w:gridCol w:w="1069"/>
        <w:gridCol w:w="1069"/>
        <w:gridCol w:w="1001"/>
        <w:gridCol w:w="1069"/>
        <w:gridCol w:w="1318"/>
      </w:tblGrid>
      <w:tr w14:paraId="5A6F2210">
        <w:tblPrEx>
          <w:tblCellMar>
            <w:top w:w="56" w:type="dxa"/>
            <w:left w:w="96" w:type="dxa"/>
            <w:bottom w:w="56" w:type="dxa"/>
            <w:right w:w="96" w:type="dxa"/>
          </w:tblCellMar>
        </w:tblPrEx>
        <w:trPr>
          <w:jc w:val="center"/>
        </w:trPr>
        <w:tc>
          <w:tcPr>
            <w:tcW w:w="3113" w:type="dxa"/>
            <w:tcBorders>
              <w:top w:val="single" w:color="000000" w:sz="12" w:space="0"/>
              <w:left w:val="nil"/>
              <w:bottom w:val="single" w:color="000000" w:sz="4" w:space="0"/>
              <w:right w:val="nil"/>
            </w:tcBorders>
            <w:noWrap/>
            <w:vAlign w:val="center"/>
          </w:tcPr>
          <w:p w14:paraId="3E3F44BB">
            <w:pPr>
              <w:widowControl/>
              <w:snapToGrid w:val="0"/>
              <w:ind w:firstLine="0"/>
              <w:jc w:val="center"/>
              <w:textAlignment w:val="bottom"/>
              <w:rPr>
                <w:rFonts w:ascii="宋体" w:hAnsi="宋体" w:cs="宋体"/>
                <w:b/>
                <w:bCs/>
                <w:sz w:val="21"/>
                <w:szCs w:val="21"/>
              </w:rPr>
            </w:pPr>
            <w:r>
              <w:rPr>
                <w:rFonts w:hint="eastAsia" w:ascii="宋体" w:hAnsi="宋体" w:cs="宋体"/>
                <w:b/>
                <w:bCs/>
                <w:kern w:val="0"/>
                <w:sz w:val="21"/>
                <w:szCs w:val="21"/>
                <w:lang w:bidi="ar"/>
              </w:rPr>
              <w:t>项目名称</w:t>
            </w:r>
          </w:p>
        </w:tc>
        <w:tc>
          <w:tcPr>
            <w:tcW w:w="1069" w:type="dxa"/>
            <w:tcBorders>
              <w:top w:val="single" w:color="000000" w:sz="12" w:space="0"/>
              <w:left w:val="nil"/>
              <w:bottom w:val="single" w:color="000000" w:sz="4" w:space="0"/>
              <w:right w:val="nil"/>
            </w:tcBorders>
            <w:noWrap/>
            <w:vAlign w:val="center"/>
          </w:tcPr>
          <w:p w14:paraId="1C3CA263">
            <w:pPr>
              <w:widowControl/>
              <w:snapToGrid w:val="0"/>
              <w:ind w:firstLine="0"/>
              <w:jc w:val="center"/>
              <w:textAlignment w:val="bottom"/>
              <w:rPr>
                <w:rFonts w:ascii="宋体" w:hAnsi="宋体" w:cs="宋体"/>
                <w:b/>
                <w:bCs/>
                <w:sz w:val="21"/>
                <w:szCs w:val="21"/>
              </w:rPr>
            </w:pPr>
            <w:r>
              <w:rPr>
                <w:rFonts w:hint="eastAsia" w:ascii="宋体" w:hAnsi="宋体" w:cs="宋体"/>
                <w:b/>
                <w:bCs/>
                <w:kern w:val="0"/>
                <w:sz w:val="21"/>
                <w:szCs w:val="21"/>
                <w:lang w:bidi="ar"/>
              </w:rPr>
              <w:t>2020</w:t>
            </w:r>
          </w:p>
        </w:tc>
        <w:tc>
          <w:tcPr>
            <w:tcW w:w="1069" w:type="dxa"/>
            <w:tcBorders>
              <w:top w:val="single" w:color="000000" w:sz="12" w:space="0"/>
              <w:left w:val="nil"/>
              <w:bottom w:val="single" w:color="000000" w:sz="4" w:space="0"/>
              <w:right w:val="nil"/>
            </w:tcBorders>
            <w:noWrap/>
            <w:vAlign w:val="center"/>
          </w:tcPr>
          <w:p w14:paraId="5D2E6B62">
            <w:pPr>
              <w:widowControl/>
              <w:snapToGrid w:val="0"/>
              <w:ind w:firstLine="0"/>
              <w:jc w:val="center"/>
              <w:textAlignment w:val="bottom"/>
              <w:rPr>
                <w:rFonts w:ascii="宋体" w:hAnsi="宋体" w:cs="宋体"/>
                <w:b/>
                <w:bCs/>
                <w:sz w:val="21"/>
                <w:szCs w:val="21"/>
              </w:rPr>
            </w:pPr>
            <w:r>
              <w:rPr>
                <w:rFonts w:hint="eastAsia" w:ascii="宋体" w:hAnsi="宋体" w:cs="宋体"/>
                <w:b/>
                <w:bCs/>
                <w:kern w:val="0"/>
                <w:sz w:val="21"/>
                <w:szCs w:val="21"/>
                <w:lang w:bidi="ar"/>
              </w:rPr>
              <w:t>2021</w:t>
            </w:r>
          </w:p>
        </w:tc>
        <w:tc>
          <w:tcPr>
            <w:tcW w:w="1001" w:type="dxa"/>
            <w:tcBorders>
              <w:top w:val="single" w:color="000000" w:sz="12" w:space="0"/>
              <w:left w:val="nil"/>
              <w:bottom w:val="single" w:color="000000" w:sz="4" w:space="0"/>
              <w:right w:val="nil"/>
            </w:tcBorders>
            <w:noWrap/>
            <w:vAlign w:val="center"/>
          </w:tcPr>
          <w:p w14:paraId="58DA6A03">
            <w:pPr>
              <w:widowControl/>
              <w:snapToGrid w:val="0"/>
              <w:ind w:firstLine="0"/>
              <w:jc w:val="center"/>
              <w:textAlignment w:val="bottom"/>
              <w:rPr>
                <w:rFonts w:ascii="宋体" w:hAnsi="宋体" w:cs="宋体"/>
                <w:b/>
                <w:bCs/>
                <w:sz w:val="21"/>
                <w:szCs w:val="21"/>
              </w:rPr>
            </w:pPr>
            <w:r>
              <w:rPr>
                <w:rFonts w:hint="eastAsia" w:ascii="宋体" w:hAnsi="宋体" w:cs="宋体"/>
                <w:b/>
                <w:bCs/>
                <w:kern w:val="0"/>
                <w:sz w:val="21"/>
                <w:szCs w:val="21"/>
                <w:lang w:bidi="ar"/>
              </w:rPr>
              <w:t>2022</w:t>
            </w:r>
          </w:p>
        </w:tc>
        <w:tc>
          <w:tcPr>
            <w:tcW w:w="1069" w:type="dxa"/>
            <w:tcBorders>
              <w:top w:val="single" w:color="000000" w:sz="12" w:space="0"/>
              <w:left w:val="nil"/>
              <w:bottom w:val="single" w:color="000000" w:sz="4" w:space="0"/>
              <w:right w:val="nil"/>
            </w:tcBorders>
            <w:noWrap/>
            <w:vAlign w:val="center"/>
          </w:tcPr>
          <w:p w14:paraId="4E21E602">
            <w:pPr>
              <w:widowControl/>
              <w:snapToGrid w:val="0"/>
              <w:ind w:firstLine="0"/>
              <w:jc w:val="center"/>
              <w:textAlignment w:val="bottom"/>
              <w:rPr>
                <w:rFonts w:ascii="宋体" w:hAnsi="宋体" w:cs="宋体"/>
                <w:b/>
                <w:bCs/>
                <w:sz w:val="21"/>
                <w:szCs w:val="21"/>
              </w:rPr>
            </w:pPr>
            <w:r>
              <w:rPr>
                <w:rFonts w:hint="eastAsia" w:ascii="宋体" w:hAnsi="宋体" w:cs="宋体"/>
                <w:b/>
                <w:bCs/>
                <w:kern w:val="0"/>
                <w:sz w:val="21"/>
                <w:szCs w:val="21"/>
                <w:lang w:bidi="ar"/>
              </w:rPr>
              <w:t>2023</w:t>
            </w:r>
          </w:p>
        </w:tc>
        <w:tc>
          <w:tcPr>
            <w:tcW w:w="1318" w:type="dxa"/>
            <w:tcBorders>
              <w:top w:val="single" w:color="000000" w:sz="12" w:space="0"/>
              <w:left w:val="nil"/>
              <w:bottom w:val="single" w:color="000000" w:sz="4" w:space="0"/>
              <w:right w:val="nil"/>
            </w:tcBorders>
            <w:noWrap/>
            <w:vAlign w:val="center"/>
          </w:tcPr>
          <w:p w14:paraId="0581AA4E">
            <w:pPr>
              <w:widowControl/>
              <w:snapToGrid w:val="0"/>
              <w:ind w:firstLine="0"/>
              <w:jc w:val="center"/>
              <w:textAlignment w:val="bottom"/>
              <w:rPr>
                <w:rFonts w:ascii="宋体" w:hAnsi="宋体" w:cs="宋体"/>
                <w:b/>
                <w:bCs/>
                <w:sz w:val="21"/>
                <w:szCs w:val="21"/>
              </w:rPr>
            </w:pPr>
            <w:r>
              <w:rPr>
                <w:rFonts w:hint="eastAsia" w:ascii="宋体" w:hAnsi="宋体" w:cs="宋体"/>
                <w:b/>
                <w:bCs/>
                <w:kern w:val="0"/>
                <w:sz w:val="21"/>
                <w:szCs w:val="21"/>
                <w:lang w:bidi="ar"/>
              </w:rPr>
              <w:t>2024</w:t>
            </w:r>
          </w:p>
        </w:tc>
      </w:tr>
      <w:tr w14:paraId="274A88AF">
        <w:tblPrEx>
          <w:tblCellMar>
            <w:top w:w="56" w:type="dxa"/>
            <w:left w:w="96" w:type="dxa"/>
            <w:bottom w:w="56" w:type="dxa"/>
            <w:right w:w="96" w:type="dxa"/>
          </w:tblCellMar>
        </w:tblPrEx>
        <w:trPr>
          <w:jc w:val="center"/>
        </w:trPr>
        <w:tc>
          <w:tcPr>
            <w:tcW w:w="3113" w:type="dxa"/>
            <w:tcBorders>
              <w:top w:val="single" w:color="000000" w:sz="4" w:space="0"/>
              <w:left w:val="nil"/>
              <w:bottom w:val="nil"/>
              <w:right w:val="nil"/>
            </w:tcBorders>
            <w:noWrap/>
            <w:vAlign w:val="center"/>
          </w:tcPr>
          <w:p w14:paraId="747AB4B3">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净利润（万元）</w:t>
            </w:r>
          </w:p>
        </w:tc>
        <w:tc>
          <w:tcPr>
            <w:tcW w:w="1069" w:type="dxa"/>
            <w:tcBorders>
              <w:top w:val="single" w:color="000000" w:sz="4" w:space="0"/>
              <w:left w:val="nil"/>
              <w:bottom w:val="nil"/>
              <w:right w:val="nil"/>
            </w:tcBorders>
            <w:noWrap/>
            <w:vAlign w:val="center"/>
          </w:tcPr>
          <w:p w14:paraId="22731EA8">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23530</w:t>
            </w:r>
          </w:p>
        </w:tc>
        <w:tc>
          <w:tcPr>
            <w:tcW w:w="1069" w:type="dxa"/>
            <w:tcBorders>
              <w:top w:val="single" w:color="000000" w:sz="4" w:space="0"/>
              <w:left w:val="nil"/>
              <w:bottom w:val="nil"/>
              <w:right w:val="nil"/>
            </w:tcBorders>
            <w:noWrap/>
            <w:vAlign w:val="center"/>
          </w:tcPr>
          <w:p w14:paraId="356BCE9A">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27320</w:t>
            </w:r>
          </w:p>
        </w:tc>
        <w:tc>
          <w:tcPr>
            <w:tcW w:w="1001" w:type="dxa"/>
            <w:tcBorders>
              <w:top w:val="single" w:color="000000" w:sz="4" w:space="0"/>
              <w:left w:val="nil"/>
              <w:bottom w:val="nil"/>
              <w:right w:val="nil"/>
            </w:tcBorders>
            <w:noWrap/>
            <w:vAlign w:val="center"/>
          </w:tcPr>
          <w:p w14:paraId="03E1ACEF">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19290</w:t>
            </w:r>
          </w:p>
        </w:tc>
        <w:tc>
          <w:tcPr>
            <w:tcW w:w="1069" w:type="dxa"/>
            <w:tcBorders>
              <w:top w:val="single" w:color="000000" w:sz="4" w:space="0"/>
              <w:left w:val="nil"/>
              <w:bottom w:val="nil"/>
              <w:right w:val="nil"/>
            </w:tcBorders>
            <w:noWrap/>
            <w:vAlign w:val="center"/>
          </w:tcPr>
          <w:p w14:paraId="03B40F24">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32450</w:t>
            </w:r>
          </w:p>
        </w:tc>
        <w:tc>
          <w:tcPr>
            <w:tcW w:w="1318" w:type="dxa"/>
            <w:tcBorders>
              <w:top w:val="single" w:color="000000" w:sz="4" w:space="0"/>
              <w:left w:val="nil"/>
              <w:bottom w:val="nil"/>
              <w:right w:val="nil"/>
            </w:tcBorders>
            <w:noWrap/>
            <w:vAlign w:val="center"/>
          </w:tcPr>
          <w:p w14:paraId="2DB5820A">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32420</w:t>
            </w:r>
          </w:p>
        </w:tc>
      </w:tr>
      <w:tr w14:paraId="01E30FA6">
        <w:tblPrEx>
          <w:tblCellMar>
            <w:top w:w="56" w:type="dxa"/>
            <w:left w:w="96" w:type="dxa"/>
            <w:bottom w:w="56" w:type="dxa"/>
            <w:right w:w="96" w:type="dxa"/>
          </w:tblCellMar>
        </w:tblPrEx>
        <w:trPr>
          <w:jc w:val="center"/>
        </w:trPr>
        <w:tc>
          <w:tcPr>
            <w:tcW w:w="3113" w:type="dxa"/>
            <w:tcBorders>
              <w:top w:val="nil"/>
              <w:left w:val="nil"/>
              <w:bottom w:val="nil"/>
              <w:right w:val="nil"/>
            </w:tcBorders>
            <w:noWrap/>
            <w:vAlign w:val="center"/>
          </w:tcPr>
          <w:p w14:paraId="716A6D40">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已派股利（万元）</w:t>
            </w:r>
          </w:p>
        </w:tc>
        <w:tc>
          <w:tcPr>
            <w:tcW w:w="1069" w:type="dxa"/>
            <w:tcBorders>
              <w:top w:val="nil"/>
              <w:left w:val="nil"/>
              <w:bottom w:val="nil"/>
              <w:right w:val="nil"/>
            </w:tcBorders>
            <w:noWrap/>
            <w:vAlign w:val="center"/>
          </w:tcPr>
          <w:p w14:paraId="1AEE1BA0">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2751.69</w:t>
            </w:r>
          </w:p>
        </w:tc>
        <w:tc>
          <w:tcPr>
            <w:tcW w:w="1069" w:type="dxa"/>
            <w:tcBorders>
              <w:top w:val="nil"/>
              <w:left w:val="nil"/>
              <w:bottom w:val="nil"/>
              <w:right w:val="nil"/>
            </w:tcBorders>
            <w:noWrap/>
            <w:vAlign w:val="center"/>
          </w:tcPr>
          <w:p w14:paraId="3BA687D7">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2002.63</w:t>
            </w:r>
          </w:p>
        </w:tc>
        <w:tc>
          <w:tcPr>
            <w:tcW w:w="1001" w:type="dxa"/>
            <w:tcBorders>
              <w:top w:val="nil"/>
              <w:left w:val="nil"/>
              <w:bottom w:val="nil"/>
              <w:right w:val="nil"/>
            </w:tcBorders>
            <w:noWrap/>
            <w:vAlign w:val="center"/>
          </w:tcPr>
          <w:p w14:paraId="7EB61E37">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0.00</w:t>
            </w:r>
          </w:p>
        </w:tc>
        <w:tc>
          <w:tcPr>
            <w:tcW w:w="1069" w:type="dxa"/>
            <w:tcBorders>
              <w:top w:val="nil"/>
              <w:left w:val="nil"/>
              <w:bottom w:val="nil"/>
              <w:right w:val="nil"/>
            </w:tcBorders>
            <w:noWrap/>
            <w:vAlign w:val="center"/>
          </w:tcPr>
          <w:p w14:paraId="2BB21F64">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8460.28</w:t>
            </w:r>
          </w:p>
        </w:tc>
        <w:tc>
          <w:tcPr>
            <w:tcW w:w="1318" w:type="dxa"/>
            <w:tcBorders>
              <w:top w:val="nil"/>
              <w:left w:val="nil"/>
              <w:bottom w:val="nil"/>
              <w:right w:val="nil"/>
            </w:tcBorders>
            <w:noWrap/>
            <w:vAlign w:val="center"/>
          </w:tcPr>
          <w:p w14:paraId="6B6AF918">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6858.18</w:t>
            </w:r>
          </w:p>
        </w:tc>
      </w:tr>
      <w:tr w14:paraId="02F42CE8">
        <w:tblPrEx>
          <w:tblCellMar>
            <w:top w:w="56" w:type="dxa"/>
            <w:left w:w="96" w:type="dxa"/>
            <w:bottom w:w="56" w:type="dxa"/>
            <w:right w:w="96" w:type="dxa"/>
          </w:tblCellMar>
        </w:tblPrEx>
        <w:trPr>
          <w:jc w:val="center"/>
        </w:trPr>
        <w:tc>
          <w:tcPr>
            <w:tcW w:w="3113" w:type="dxa"/>
            <w:tcBorders>
              <w:top w:val="nil"/>
              <w:left w:val="nil"/>
              <w:bottom w:val="nil"/>
              <w:right w:val="nil"/>
            </w:tcBorders>
            <w:noWrap/>
            <w:vAlign w:val="center"/>
          </w:tcPr>
          <w:p w14:paraId="7EDC0594">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每股收益（元）</w:t>
            </w:r>
          </w:p>
        </w:tc>
        <w:tc>
          <w:tcPr>
            <w:tcW w:w="1069" w:type="dxa"/>
            <w:tcBorders>
              <w:top w:val="nil"/>
              <w:left w:val="nil"/>
              <w:bottom w:val="nil"/>
              <w:right w:val="nil"/>
            </w:tcBorders>
            <w:noWrap/>
            <w:vAlign w:val="center"/>
          </w:tcPr>
          <w:p w14:paraId="59CEFA66">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0.28</w:t>
            </w:r>
          </w:p>
        </w:tc>
        <w:tc>
          <w:tcPr>
            <w:tcW w:w="1069" w:type="dxa"/>
            <w:tcBorders>
              <w:top w:val="nil"/>
              <w:left w:val="nil"/>
              <w:bottom w:val="nil"/>
              <w:right w:val="nil"/>
            </w:tcBorders>
            <w:noWrap/>
            <w:vAlign w:val="center"/>
          </w:tcPr>
          <w:p w14:paraId="746900BB">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0.32</w:t>
            </w:r>
          </w:p>
        </w:tc>
        <w:tc>
          <w:tcPr>
            <w:tcW w:w="1001" w:type="dxa"/>
            <w:tcBorders>
              <w:top w:val="nil"/>
              <w:left w:val="nil"/>
              <w:bottom w:val="nil"/>
              <w:right w:val="nil"/>
            </w:tcBorders>
            <w:noWrap/>
            <w:vAlign w:val="center"/>
          </w:tcPr>
          <w:p w14:paraId="7B4DF26D">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0.21</w:t>
            </w:r>
          </w:p>
        </w:tc>
        <w:tc>
          <w:tcPr>
            <w:tcW w:w="1069" w:type="dxa"/>
            <w:tcBorders>
              <w:top w:val="nil"/>
              <w:left w:val="nil"/>
              <w:bottom w:val="nil"/>
              <w:right w:val="nil"/>
            </w:tcBorders>
            <w:noWrap/>
            <w:vAlign w:val="center"/>
          </w:tcPr>
          <w:p w14:paraId="785A4065">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0.38</w:t>
            </w:r>
          </w:p>
        </w:tc>
        <w:tc>
          <w:tcPr>
            <w:tcW w:w="1318" w:type="dxa"/>
            <w:tcBorders>
              <w:top w:val="nil"/>
              <w:left w:val="nil"/>
              <w:bottom w:val="nil"/>
              <w:right w:val="nil"/>
            </w:tcBorders>
            <w:noWrap/>
            <w:vAlign w:val="center"/>
          </w:tcPr>
          <w:p w14:paraId="39656C30">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0.41</w:t>
            </w:r>
          </w:p>
        </w:tc>
      </w:tr>
      <w:tr w14:paraId="3D1F8086">
        <w:tblPrEx>
          <w:tblCellMar>
            <w:top w:w="56" w:type="dxa"/>
            <w:left w:w="96" w:type="dxa"/>
            <w:bottom w:w="56" w:type="dxa"/>
            <w:right w:w="96" w:type="dxa"/>
          </w:tblCellMar>
        </w:tblPrEx>
        <w:trPr>
          <w:jc w:val="center"/>
        </w:trPr>
        <w:tc>
          <w:tcPr>
            <w:tcW w:w="3113" w:type="dxa"/>
            <w:tcBorders>
              <w:top w:val="nil"/>
              <w:left w:val="nil"/>
              <w:bottom w:val="nil"/>
              <w:right w:val="nil"/>
            </w:tcBorders>
            <w:noWrap/>
            <w:vAlign w:val="center"/>
          </w:tcPr>
          <w:p w14:paraId="6C6B6DFC">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普通股每股现金股利（元）</w:t>
            </w:r>
          </w:p>
        </w:tc>
        <w:tc>
          <w:tcPr>
            <w:tcW w:w="1069" w:type="dxa"/>
            <w:tcBorders>
              <w:top w:val="nil"/>
              <w:left w:val="nil"/>
              <w:bottom w:val="nil"/>
              <w:right w:val="nil"/>
            </w:tcBorders>
            <w:noWrap/>
            <w:vAlign w:val="center"/>
          </w:tcPr>
          <w:p w14:paraId="7067551B">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0.1</w:t>
            </w:r>
          </w:p>
        </w:tc>
        <w:tc>
          <w:tcPr>
            <w:tcW w:w="1069" w:type="dxa"/>
            <w:tcBorders>
              <w:top w:val="nil"/>
              <w:left w:val="nil"/>
              <w:bottom w:val="nil"/>
              <w:right w:val="nil"/>
            </w:tcBorders>
            <w:noWrap/>
            <w:vAlign w:val="center"/>
          </w:tcPr>
          <w:p w14:paraId="4738E79E">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0.1</w:t>
            </w:r>
          </w:p>
        </w:tc>
        <w:tc>
          <w:tcPr>
            <w:tcW w:w="1001" w:type="dxa"/>
            <w:tcBorders>
              <w:top w:val="nil"/>
              <w:left w:val="nil"/>
              <w:bottom w:val="nil"/>
              <w:right w:val="nil"/>
            </w:tcBorders>
            <w:noWrap/>
            <w:vAlign w:val="center"/>
          </w:tcPr>
          <w:p w14:paraId="6D1A6725">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0.1</w:t>
            </w:r>
          </w:p>
        </w:tc>
        <w:tc>
          <w:tcPr>
            <w:tcW w:w="1069" w:type="dxa"/>
            <w:tcBorders>
              <w:top w:val="nil"/>
              <w:left w:val="nil"/>
              <w:bottom w:val="nil"/>
              <w:right w:val="nil"/>
            </w:tcBorders>
            <w:noWrap/>
            <w:vAlign w:val="center"/>
          </w:tcPr>
          <w:p w14:paraId="28F3F2F9">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0.12</w:t>
            </w:r>
          </w:p>
        </w:tc>
        <w:tc>
          <w:tcPr>
            <w:tcW w:w="1318" w:type="dxa"/>
            <w:tcBorders>
              <w:top w:val="nil"/>
              <w:left w:val="nil"/>
              <w:bottom w:val="nil"/>
              <w:right w:val="nil"/>
            </w:tcBorders>
            <w:noWrap/>
            <w:vAlign w:val="center"/>
          </w:tcPr>
          <w:p w14:paraId="31BD101A">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0.1</w:t>
            </w:r>
          </w:p>
        </w:tc>
      </w:tr>
      <w:tr w14:paraId="2D2E638B">
        <w:tblPrEx>
          <w:tblCellMar>
            <w:top w:w="56" w:type="dxa"/>
            <w:left w:w="96" w:type="dxa"/>
            <w:bottom w:w="56" w:type="dxa"/>
            <w:right w:w="96" w:type="dxa"/>
          </w:tblCellMar>
        </w:tblPrEx>
        <w:trPr>
          <w:jc w:val="center"/>
        </w:trPr>
        <w:tc>
          <w:tcPr>
            <w:tcW w:w="3113" w:type="dxa"/>
            <w:tcBorders>
              <w:top w:val="nil"/>
              <w:left w:val="nil"/>
              <w:bottom w:val="single" w:color="000000" w:sz="12" w:space="0"/>
              <w:right w:val="nil"/>
            </w:tcBorders>
            <w:noWrap/>
            <w:vAlign w:val="center"/>
          </w:tcPr>
          <w:p w14:paraId="7C926EAA">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股利分配率</w:t>
            </w:r>
          </w:p>
        </w:tc>
        <w:tc>
          <w:tcPr>
            <w:tcW w:w="1069" w:type="dxa"/>
            <w:tcBorders>
              <w:top w:val="nil"/>
              <w:left w:val="nil"/>
              <w:bottom w:val="single" w:color="000000" w:sz="12" w:space="0"/>
              <w:right w:val="nil"/>
            </w:tcBorders>
            <w:noWrap/>
            <w:vAlign w:val="center"/>
          </w:tcPr>
          <w:p w14:paraId="18AC75BB">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0.3571</w:t>
            </w:r>
          </w:p>
        </w:tc>
        <w:tc>
          <w:tcPr>
            <w:tcW w:w="1069" w:type="dxa"/>
            <w:tcBorders>
              <w:top w:val="nil"/>
              <w:left w:val="nil"/>
              <w:bottom w:val="single" w:color="000000" w:sz="12" w:space="0"/>
              <w:right w:val="nil"/>
            </w:tcBorders>
            <w:noWrap/>
            <w:vAlign w:val="center"/>
          </w:tcPr>
          <w:p w14:paraId="2B2D5815">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0.3125</w:t>
            </w:r>
          </w:p>
        </w:tc>
        <w:tc>
          <w:tcPr>
            <w:tcW w:w="1001" w:type="dxa"/>
            <w:tcBorders>
              <w:top w:val="nil"/>
              <w:left w:val="nil"/>
              <w:bottom w:val="single" w:color="000000" w:sz="12" w:space="0"/>
              <w:right w:val="nil"/>
            </w:tcBorders>
            <w:noWrap/>
            <w:vAlign w:val="center"/>
          </w:tcPr>
          <w:p w14:paraId="0598EC9B">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0.4762</w:t>
            </w:r>
          </w:p>
        </w:tc>
        <w:tc>
          <w:tcPr>
            <w:tcW w:w="1069" w:type="dxa"/>
            <w:tcBorders>
              <w:top w:val="nil"/>
              <w:left w:val="nil"/>
              <w:bottom w:val="single" w:color="000000" w:sz="12" w:space="0"/>
              <w:right w:val="nil"/>
            </w:tcBorders>
            <w:noWrap/>
            <w:vAlign w:val="center"/>
          </w:tcPr>
          <w:p w14:paraId="56B9BB04">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0.3158</w:t>
            </w:r>
          </w:p>
        </w:tc>
        <w:tc>
          <w:tcPr>
            <w:tcW w:w="1318" w:type="dxa"/>
            <w:tcBorders>
              <w:top w:val="nil"/>
              <w:left w:val="nil"/>
              <w:bottom w:val="single" w:color="000000" w:sz="12" w:space="0"/>
              <w:right w:val="nil"/>
            </w:tcBorders>
            <w:noWrap/>
            <w:vAlign w:val="center"/>
          </w:tcPr>
          <w:p w14:paraId="2E4877F3">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0.2439</w:t>
            </w:r>
          </w:p>
        </w:tc>
      </w:tr>
    </w:tbl>
    <w:p w14:paraId="67ADA329">
      <w:pPr>
        <w:autoSpaceDE w:val="0"/>
        <w:autoSpaceDN w:val="0"/>
        <w:adjustRightInd w:val="0"/>
        <w:ind w:firstLine="424" w:firstLineChars="200"/>
        <w:jc w:val="left"/>
        <w:rPr>
          <w:rFonts w:ascii="宋体" w:hAnsi="宋体" w:cs="宋体"/>
          <w:sz w:val="21"/>
          <w:szCs w:val="21"/>
        </w:rPr>
      </w:pPr>
      <w:r>
        <w:rPr>
          <w:rFonts w:hint="eastAsia" w:ascii="宋体" w:hAnsi="宋体" w:cs="宋体"/>
          <w:sz w:val="21"/>
          <w:szCs w:val="21"/>
        </w:rPr>
        <w:t>数据来源：根据M公司2020-2024年度报告整理</w:t>
      </w:r>
    </w:p>
    <w:p w14:paraId="0B5949AB">
      <w:pPr>
        <w:pStyle w:val="53"/>
        <w:ind w:firstLine="486"/>
        <w:rPr>
          <w:rFonts w:hint="eastAsia"/>
          <w:color w:val="auto"/>
        </w:rPr>
      </w:pPr>
      <w:r>
        <w:rPr>
          <w:rFonts w:hint="eastAsia"/>
          <w:color w:val="auto"/>
        </w:rPr>
        <w:t>表4-4数据显示，M公司净利润现金含量呈现逐渐下降波动特征，揭示其销售回款能力由强转弱的演变趋势。该指标作为衡量收益质量的核心参数，其波动直接反映企业经营环节现金生成能力的变化。近五年来，企业营业收入现金净含量呈现高低起伏的波动，除2021年末和2023年末略高于1外，其余年份均低于1，表明企业销售回款能力薄弱，导致核心经营活动未能产生足够的现金净流入，资金链紧绷风险陡增。</w:t>
      </w:r>
    </w:p>
    <w:p w14:paraId="7B6BDC91">
      <w:pPr>
        <w:pStyle w:val="53"/>
        <w:ind w:firstLine="486"/>
        <w:rPr>
          <w:rFonts w:hint="eastAsia"/>
          <w:color w:val="auto"/>
        </w:rPr>
      </w:pPr>
      <w:r>
        <w:rPr>
          <w:rFonts w:hint="eastAsia"/>
          <w:color w:val="auto"/>
        </w:rPr>
        <w:t>进一步探究现金回收效率，全部现金回收率自2020年起基本呈现下降趋势。结合企业战略扩张背景，可推断该现象与门店规模扩张过程中，新增门店处于建设期或市场培育期，尚未形成有效现金产出能力密切相关。这些尚在成长周期的门店虽贡献了账面收入，但未能同步产生相应现金流入，导致整体现金回收效率下降。</w:t>
      </w:r>
    </w:p>
    <w:p w14:paraId="73F99066">
      <w:pPr>
        <w:pStyle w:val="53"/>
        <w:ind w:firstLine="486"/>
        <w:rPr>
          <w:rFonts w:hint="eastAsia"/>
          <w:color w:val="auto"/>
        </w:rPr>
      </w:pPr>
      <w:r>
        <w:rPr>
          <w:rFonts w:hint="eastAsia"/>
          <w:color w:val="auto"/>
        </w:rPr>
        <w:t>综上分析，M公司在2020-2024年间的收益分配决策面临严峻的可持续性挑战：一方面，现金生成能力的弱化增加了未来股利分配压力；另一方面，资产运营效率不足导致利用资产获取现金的能力受限。这种收益分配与现金生成能力的失衡，不仅加剧财务脆弱性，更可能形成风险传导链条，影响企业可持续发展能力。因此，优化收益结构、提升现金转化效率应成为轻资产运营模式企业风险管理的重要方向。</w:t>
      </w:r>
    </w:p>
    <w:p w14:paraId="48257E48">
      <w:pPr>
        <w:autoSpaceDE w:val="0"/>
        <w:autoSpaceDN w:val="0"/>
        <w:adjustRightInd w:val="0"/>
        <w:spacing w:before="207" w:beforeLines="50" w:after="207" w:afterLines="50"/>
        <w:ind w:firstLine="0"/>
        <w:jc w:val="center"/>
        <w:rPr>
          <w:rFonts w:ascii="宋体" w:hAnsi="宋体" w:cs="宋体"/>
          <w:sz w:val="21"/>
          <w:szCs w:val="21"/>
        </w:rPr>
      </w:pPr>
      <w:r>
        <w:rPr>
          <w:rFonts w:hint="eastAsia" w:ascii="宋体" w:hAnsi="宋体" w:cs="宋体"/>
          <w:sz w:val="21"/>
          <w:szCs w:val="21"/>
        </w:rPr>
        <w:t>表4-4 M公司2020-2024年现金流相关指标统计表</w:t>
      </w:r>
    </w:p>
    <w:tbl>
      <w:tblPr>
        <w:tblStyle w:val="37"/>
        <w:tblW w:w="8695" w:type="dxa"/>
        <w:jc w:val="center"/>
        <w:tblLayout w:type="autofit"/>
        <w:tblCellMar>
          <w:top w:w="56" w:type="dxa"/>
          <w:left w:w="96" w:type="dxa"/>
          <w:bottom w:w="56" w:type="dxa"/>
          <w:right w:w="96" w:type="dxa"/>
        </w:tblCellMar>
      </w:tblPr>
      <w:tblGrid>
        <w:gridCol w:w="2015"/>
        <w:gridCol w:w="1336"/>
        <w:gridCol w:w="1336"/>
        <w:gridCol w:w="1336"/>
        <w:gridCol w:w="1336"/>
        <w:gridCol w:w="1336"/>
      </w:tblGrid>
      <w:tr w14:paraId="7F5AB1A7">
        <w:tblPrEx>
          <w:tblCellMar>
            <w:top w:w="56" w:type="dxa"/>
            <w:left w:w="96" w:type="dxa"/>
            <w:bottom w:w="56" w:type="dxa"/>
            <w:right w:w="96" w:type="dxa"/>
          </w:tblCellMar>
        </w:tblPrEx>
        <w:trPr>
          <w:jc w:val="center"/>
        </w:trPr>
        <w:tc>
          <w:tcPr>
            <w:tcW w:w="2015" w:type="dxa"/>
            <w:tcBorders>
              <w:top w:val="single" w:color="000000" w:sz="12" w:space="0"/>
              <w:left w:val="nil"/>
              <w:bottom w:val="single" w:color="000000" w:sz="4" w:space="0"/>
              <w:right w:val="nil"/>
            </w:tcBorders>
            <w:noWrap/>
            <w:vAlign w:val="center"/>
          </w:tcPr>
          <w:p w14:paraId="616A7947">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项目</w:t>
            </w:r>
          </w:p>
        </w:tc>
        <w:tc>
          <w:tcPr>
            <w:tcW w:w="1336" w:type="dxa"/>
            <w:tcBorders>
              <w:top w:val="single" w:color="000000" w:sz="12" w:space="0"/>
              <w:left w:val="nil"/>
              <w:bottom w:val="single" w:color="000000" w:sz="4" w:space="0"/>
              <w:right w:val="nil"/>
            </w:tcBorders>
            <w:noWrap/>
            <w:vAlign w:val="center"/>
          </w:tcPr>
          <w:p w14:paraId="4CBB92ED">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2020/12/31</w:t>
            </w:r>
          </w:p>
        </w:tc>
        <w:tc>
          <w:tcPr>
            <w:tcW w:w="1336" w:type="dxa"/>
            <w:tcBorders>
              <w:top w:val="single" w:color="000000" w:sz="12" w:space="0"/>
              <w:left w:val="nil"/>
              <w:bottom w:val="single" w:color="000000" w:sz="4" w:space="0"/>
              <w:right w:val="nil"/>
            </w:tcBorders>
            <w:noWrap/>
            <w:vAlign w:val="center"/>
          </w:tcPr>
          <w:p w14:paraId="53006AC8">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2021/12/31</w:t>
            </w:r>
          </w:p>
        </w:tc>
        <w:tc>
          <w:tcPr>
            <w:tcW w:w="1336" w:type="dxa"/>
            <w:tcBorders>
              <w:top w:val="single" w:color="000000" w:sz="12" w:space="0"/>
              <w:left w:val="nil"/>
              <w:bottom w:val="single" w:color="000000" w:sz="4" w:space="0"/>
              <w:right w:val="nil"/>
            </w:tcBorders>
            <w:noWrap/>
            <w:vAlign w:val="center"/>
          </w:tcPr>
          <w:p w14:paraId="520D6EF2">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2022/12/31</w:t>
            </w:r>
          </w:p>
        </w:tc>
        <w:tc>
          <w:tcPr>
            <w:tcW w:w="1336" w:type="dxa"/>
            <w:tcBorders>
              <w:top w:val="single" w:color="000000" w:sz="12" w:space="0"/>
              <w:left w:val="nil"/>
              <w:bottom w:val="single" w:color="000000" w:sz="4" w:space="0"/>
              <w:right w:val="nil"/>
            </w:tcBorders>
            <w:noWrap/>
            <w:vAlign w:val="center"/>
          </w:tcPr>
          <w:p w14:paraId="68661028">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2023/12/31</w:t>
            </w:r>
          </w:p>
        </w:tc>
        <w:tc>
          <w:tcPr>
            <w:tcW w:w="1336" w:type="dxa"/>
            <w:tcBorders>
              <w:top w:val="single" w:color="000000" w:sz="12" w:space="0"/>
              <w:left w:val="nil"/>
              <w:bottom w:val="single" w:color="000000" w:sz="4" w:space="0"/>
              <w:right w:val="nil"/>
            </w:tcBorders>
            <w:noWrap/>
            <w:vAlign w:val="center"/>
          </w:tcPr>
          <w:p w14:paraId="2E86AAFF">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2024/12/31</w:t>
            </w:r>
          </w:p>
        </w:tc>
      </w:tr>
      <w:tr w14:paraId="2D853B19">
        <w:tblPrEx>
          <w:tblCellMar>
            <w:top w:w="56" w:type="dxa"/>
            <w:left w:w="96" w:type="dxa"/>
            <w:bottom w:w="56" w:type="dxa"/>
            <w:right w:w="96" w:type="dxa"/>
          </w:tblCellMar>
        </w:tblPrEx>
        <w:trPr>
          <w:jc w:val="center"/>
        </w:trPr>
        <w:tc>
          <w:tcPr>
            <w:tcW w:w="2015" w:type="dxa"/>
            <w:tcBorders>
              <w:top w:val="single" w:color="000000" w:sz="4" w:space="0"/>
              <w:left w:val="nil"/>
              <w:bottom w:val="nil"/>
              <w:right w:val="nil"/>
            </w:tcBorders>
            <w:noWrap/>
            <w:vAlign w:val="center"/>
          </w:tcPr>
          <w:p w14:paraId="555E5CA3">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净利润现金含量</w:t>
            </w:r>
          </w:p>
        </w:tc>
        <w:tc>
          <w:tcPr>
            <w:tcW w:w="1336" w:type="dxa"/>
            <w:tcBorders>
              <w:top w:val="single" w:color="000000" w:sz="4" w:space="0"/>
              <w:left w:val="nil"/>
              <w:bottom w:val="nil"/>
              <w:right w:val="nil"/>
            </w:tcBorders>
            <w:noWrap/>
            <w:vAlign w:val="center"/>
          </w:tcPr>
          <w:p w14:paraId="2014B48E">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3.30</w:t>
            </w:r>
          </w:p>
        </w:tc>
        <w:tc>
          <w:tcPr>
            <w:tcW w:w="1336" w:type="dxa"/>
            <w:tcBorders>
              <w:top w:val="single" w:color="000000" w:sz="4" w:space="0"/>
              <w:left w:val="nil"/>
              <w:bottom w:val="nil"/>
              <w:right w:val="nil"/>
            </w:tcBorders>
            <w:noWrap/>
            <w:vAlign w:val="center"/>
          </w:tcPr>
          <w:p w14:paraId="555F6F2C">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2.36</w:t>
            </w:r>
          </w:p>
        </w:tc>
        <w:tc>
          <w:tcPr>
            <w:tcW w:w="1336" w:type="dxa"/>
            <w:tcBorders>
              <w:top w:val="single" w:color="000000" w:sz="4" w:space="0"/>
              <w:left w:val="nil"/>
              <w:bottom w:val="nil"/>
              <w:right w:val="nil"/>
            </w:tcBorders>
            <w:noWrap/>
            <w:vAlign w:val="center"/>
          </w:tcPr>
          <w:p w14:paraId="4938BEAE">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1.60</w:t>
            </w:r>
          </w:p>
        </w:tc>
        <w:tc>
          <w:tcPr>
            <w:tcW w:w="1336" w:type="dxa"/>
            <w:tcBorders>
              <w:top w:val="single" w:color="000000" w:sz="4" w:space="0"/>
              <w:left w:val="nil"/>
              <w:bottom w:val="nil"/>
              <w:right w:val="nil"/>
            </w:tcBorders>
            <w:noWrap/>
            <w:vAlign w:val="center"/>
          </w:tcPr>
          <w:p w14:paraId="20F7EEEE">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1.43</w:t>
            </w:r>
          </w:p>
        </w:tc>
        <w:tc>
          <w:tcPr>
            <w:tcW w:w="1336" w:type="dxa"/>
            <w:tcBorders>
              <w:top w:val="single" w:color="000000" w:sz="4" w:space="0"/>
              <w:left w:val="nil"/>
              <w:bottom w:val="nil"/>
              <w:right w:val="nil"/>
            </w:tcBorders>
            <w:noWrap/>
            <w:vAlign w:val="center"/>
          </w:tcPr>
          <w:p w14:paraId="6295F281">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0.86</w:t>
            </w:r>
          </w:p>
        </w:tc>
      </w:tr>
      <w:tr w14:paraId="41F17F0A">
        <w:tblPrEx>
          <w:tblCellMar>
            <w:top w:w="56" w:type="dxa"/>
            <w:left w:w="96" w:type="dxa"/>
            <w:bottom w:w="56" w:type="dxa"/>
            <w:right w:w="96" w:type="dxa"/>
          </w:tblCellMar>
        </w:tblPrEx>
        <w:trPr>
          <w:jc w:val="center"/>
        </w:trPr>
        <w:tc>
          <w:tcPr>
            <w:tcW w:w="2015" w:type="dxa"/>
            <w:tcBorders>
              <w:top w:val="nil"/>
              <w:left w:val="nil"/>
              <w:bottom w:val="nil"/>
              <w:right w:val="nil"/>
            </w:tcBorders>
            <w:noWrap/>
            <w:vAlign w:val="center"/>
          </w:tcPr>
          <w:p w14:paraId="6B38E7B3">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营业收入现金含量</w:t>
            </w:r>
          </w:p>
        </w:tc>
        <w:tc>
          <w:tcPr>
            <w:tcW w:w="1336" w:type="dxa"/>
            <w:tcBorders>
              <w:top w:val="nil"/>
              <w:left w:val="nil"/>
              <w:bottom w:val="nil"/>
              <w:right w:val="nil"/>
            </w:tcBorders>
            <w:noWrap/>
            <w:vAlign w:val="center"/>
          </w:tcPr>
          <w:p w14:paraId="011DB205">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0.21</w:t>
            </w:r>
          </w:p>
        </w:tc>
        <w:tc>
          <w:tcPr>
            <w:tcW w:w="1336" w:type="dxa"/>
            <w:tcBorders>
              <w:top w:val="nil"/>
              <w:left w:val="nil"/>
              <w:bottom w:val="nil"/>
              <w:right w:val="nil"/>
            </w:tcBorders>
            <w:noWrap/>
            <w:vAlign w:val="center"/>
          </w:tcPr>
          <w:p w14:paraId="6B43242F">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1.55</w:t>
            </w:r>
          </w:p>
        </w:tc>
        <w:tc>
          <w:tcPr>
            <w:tcW w:w="1336" w:type="dxa"/>
            <w:tcBorders>
              <w:top w:val="nil"/>
              <w:left w:val="nil"/>
              <w:bottom w:val="nil"/>
              <w:right w:val="nil"/>
            </w:tcBorders>
            <w:noWrap/>
            <w:vAlign w:val="center"/>
          </w:tcPr>
          <w:p w14:paraId="09D00C06">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0.08</w:t>
            </w:r>
          </w:p>
        </w:tc>
        <w:tc>
          <w:tcPr>
            <w:tcW w:w="1336" w:type="dxa"/>
            <w:tcBorders>
              <w:top w:val="nil"/>
              <w:left w:val="nil"/>
              <w:bottom w:val="nil"/>
              <w:right w:val="nil"/>
            </w:tcBorders>
            <w:noWrap/>
            <w:vAlign w:val="center"/>
          </w:tcPr>
          <w:p w14:paraId="0D6A053E">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1.12</w:t>
            </w:r>
          </w:p>
        </w:tc>
        <w:tc>
          <w:tcPr>
            <w:tcW w:w="1336" w:type="dxa"/>
            <w:tcBorders>
              <w:top w:val="nil"/>
              <w:left w:val="nil"/>
              <w:bottom w:val="nil"/>
              <w:right w:val="nil"/>
            </w:tcBorders>
            <w:noWrap/>
            <w:vAlign w:val="center"/>
          </w:tcPr>
          <w:p w14:paraId="3757E4CE">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0.08</w:t>
            </w:r>
          </w:p>
        </w:tc>
      </w:tr>
      <w:tr w14:paraId="7B852A97">
        <w:tblPrEx>
          <w:tblCellMar>
            <w:top w:w="56" w:type="dxa"/>
            <w:left w:w="96" w:type="dxa"/>
            <w:bottom w:w="56" w:type="dxa"/>
            <w:right w:w="96" w:type="dxa"/>
          </w:tblCellMar>
        </w:tblPrEx>
        <w:trPr>
          <w:jc w:val="center"/>
        </w:trPr>
        <w:tc>
          <w:tcPr>
            <w:tcW w:w="2015" w:type="dxa"/>
            <w:tcBorders>
              <w:top w:val="nil"/>
              <w:left w:val="nil"/>
              <w:bottom w:val="single" w:color="000000" w:sz="12" w:space="0"/>
              <w:right w:val="nil"/>
            </w:tcBorders>
            <w:noWrap/>
            <w:vAlign w:val="center"/>
          </w:tcPr>
          <w:p w14:paraId="68A3720E">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全部现金回收率</w:t>
            </w:r>
          </w:p>
        </w:tc>
        <w:tc>
          <w:tcPr>
            <w:tcW w:w="1336" w:type="dxa"/>
            <w:tcBorders>
              <w:top w:val="nil"/>
              <w:left w:val="nil"/>
              <w:bottom w:val="single" w:color="000000" w:sz="12" w:space="0"/>
              <w:right w:val="nil"/>
            </w:tcBorders>
            <w:noWrap/>
            <w:vAlign w:val="center"/>
          </w:tcPr>
          <w:p w14:paraId="615B719A">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0.07</w:t>
            </w:r>
          </w:p>
        </w:tc>
        <w:tc>
          <w:tcPr>
            <w:tcW w:w="1336" w:type="dxa"/>
            <w:tcBorders>
              <w:top w:val="nil"/>
              <w:left w:val="nil"/>
              <w:bottom w:val="single" w:color="000000" w:sz="12" w:space="0"/>
              <w:right w:val="nil"/>
            </w:tcBorders>
            <w:noWrap/>
            <w:vAlign w:val="center"/>
          </w:tcPr>
          <w:p w14:paraId="0C221E14">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0.05</w:t>
            </w:r>
          </w:p>
        </w:tc>
        <w:tc>
          <w:tcPr>
            <w:tcW w:w="1336" w:type="dxa"/>
            <w:tcBorders>
              <w:top w:val="nil"/>
              <w:left w:val="nil"/>
              <w:bottom w:val="single" w:color="000000" w:sz="12" w:space="0"/>
              <w:right w:val="nil"/>
            </w:tcBorders>
            <w:noWrap/>
            <w:vAlign w:val="center"/>
          </w:tcPr>
          <w:p w14:paraId="13E8A5C8">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0.02</w:t>
            </w:r>
          </w:p>
        </w:tc>
        <w:tc>
          <w:tcPr>
            <w:tcW w:w="1336" w:type="dxa"/>
            <w:tcBorders>
              <w:top w:val="nil"/>
              <w:left w:val="nil"/>
              <w:bottom w:val="single" w:color="000000" w:sz="12" w:space="0"/>
              <w:right w:val="nil"/>
            </w:tcBorders>
            <w:noWrap/>
            <w:vAlign w:val="center"/>
          </w:tcPr>
          <w:p w14:paraId="5F2CAC31">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0.04</w:t>
            </w:r>
          </w:p>
        </w:tc>
        <w:tc>
          <w:tcPr>
            <w:tcW w:w="1336" w:type="dxa"/>
            <w:tcBorders>
              <w:top w:val="nil"/>
              <w:left w:val="nil"/>
              <w:bottom w:val="single" w:color="000000" w:sz="12" w:space="0"/>
              <w:right w:val="nil"/>
            </w:tcBorders>
            <w:noWrap/>
            <w:vAlign w:val="center"/>
          </w:tcPr>
          <w:p w14:paraId="4FD6B907">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0.02</w:t>
            </w:r>
          </w:p>
        </w:tc>
      </w:tr>
    </w:tbl>
    <w:p w14:paraId="3EBFD605">
      <w:pPr>
        <w:autoSpaceDE w:val="0"/>
        <w:autoSpaceDN w:val="0"/>
        <w:adjustRightInd w:val="0"/>
        <w:ind w:firstLine="424" w:firstLineChars="200"/>
        <w:jc w:val="left"/>
        <w:rPr>
          <w:rFonts w:ascii="宋体" w:hAnsi="宋体" w:cs="宋体"/>
          <w:sz w:val="21"/>
          <w:szCs w:val="21"/>
        </w:rPr>
      </w:pPr>
      <w:r>
        <w:rPr>
          <w:rFonts w:hint="eastAsia" w:ascii="宋体" w:hAnsi="宋体" w:cs="宋体"/>
          <w:sz w:val="21"/>
          <w:szCs w:val="21"/>
        </w:rPr>
        <w:t>数据来源：根据M公司2020-2024年度报告整理</w:t>
      </w:r>
    </w:p>
    <w:p w14:paraId="60825EB2">
      <w:pPr>
        <w:pStyle w:val="50"/>
        <w:numPr>
          <w:ilvl w:val="0"/>
          <w:numId w:val="28"/>
        </w:numPr>
        <w:spacing w:before="207" w:after="207"/>
        <w:rPr>
          <w:rFonts w:hint="default"/>
        </w:rPr>
      </w:pPr>
      <w:bookmarkStart w:id="73" w:name="_Toc7652"/>
      <w:bookmarkStart w:id="74" w:name="_Toc13478"/>
      <w:r>
        <w:t>轻资产运营模式下M公司财务风险成因分析</w:t>
      </w:r>
      <w:bookmarkEnd w:id="73"/>
      <w:bookmarkEnd w:id="74"/>
    </w:p>
    <w:p w14:paraId="0477CD8D">
      <w:pPr>
        <w:pStyle w:val="53"/>
        <w:ind w:firstLine="486"/>
        <w:rPr>
          <w:rFonts w:hint="eastAsia"/>
          <w:color w:val="auto"/>
        </w:rPr>
      </w:pPr>
      <w:r>
        <w:rPr>
          <w:rFonts w:hint="eastAsia"/>
          <w:color w:val="auto"/>
        </w:rPr>
        <w:t>基于轻资产运营模式的特征，本研究对M公司的财务风险管理架构进行系统性分析，识别了在轻资产运营模式下M公司在筹资、投资、营运及收益分配四大关键环节中的潜在风险因素。具体而言，在轻资产运营模式下，M公司筹资风险主要表现为资本结构失衡与偿债能力弱化，反映出企业杠杆运用的效率问题；投资风险则体现在资本配置效益未达预期，资产收益率水平偏低；营运风险集中体现在存货周转效率不足，供应链风险管理难度大，不确定因素多，揭示出供应链管理效能与成本控制的双重挑战；收益分配风险则通过固定股利政策与经营现金流入的错配现象得以显现，表现为营业收入现金含量与总资产现金回收率的持续低位，折射出收益质量对分配政策的支撑不足。</w:t>
      </w:r>
    </w:p>
    <w:p w14:paraId="03154982">
      <w:pPr>
        <w:pStyle w:val="53"/>
        <w:ind w:firstLine="486"/>
        <w:rPr>
          <w:rFonts w:hint="eastAsia"/>
          <w:color w:val="auto"/>
        </w:rPr>
      </w:pPr>
      <w:r>
        <w:t>为深入探究轻资产运营模式下财务风险的形成机理与传导路径，为后续更准确地评价M公司财务风险发生的可能性和潜在影响程度，本研究拟</w:t>
      </w:r>
      <w:del w:id="1458" w:author="司马长风" w:date="2026-04-24T16:54:17Z">
        <w:r>
          <w:rPr>
            <w:rFonts w:hint="eastAsia"/>
            <w:color w:val="auto"/>
          </w:rPr>
          <w:delText>构建</w:delText>
        </w:r>
      </w:del>
      <w:ins w:id="1459" w:author="司马长风" w:date="2026-04-24T16:54:17Z">
        <w:r>
          <w:rPr/>
          <w:t>建立</w:t>
        </w:r>
      </w:ins>
      <w:r>
        <w:t>“外部环境驱动-内部机制约束”的双重视角分析框架。其中，外部因素层面聚焦行业竞争格局演变、消费结构转型及市场环境动态变化三大维度；内部因素层面则从资源配置策略、投融资模式及供应链管理能力三个核心维度展开深度剖析。通过系统识别多维度致险因素的作用机制与关联效应，为后续针对性开展M公司财务风险评价、</w:t>
      </w:r>
      <w:del w:id="1460" w:author="司马长风" w:date="2026-04-24T16:54:17Z">
        <w:r>
          <w:rPr>
            <w:rFonts w:hint="eastAsia"/>
            <w:color w:val="auto"/>
          </w:rPr>
          <w:delText>构建</w:delText>
        </w:r>
      </w:del>
      <w:ins w:id="1461" w:author="司马长风" w:date="2026-04-24T16:54:17Z">
        <w:r>
          <w:rPr/>
          <w:t>建立</w:t>
        </w:r>
      </w:ins>
      <w:r>
        <w:t>财务风险防范体系提供理论依据，进而为企业优化财务决策、提升风险抵御韧性及实现可持续发展提供实证借鉴与决策参考。</w:t>
      </w:r>
    </w:p>
    <w:p w14:paraId="62B1A4F1">
      <w:pPr>
        <w:pStyle w:val="51"/>
        <w:numPr>
          <w:ilvl w:val="0"/>
          <w:numId w:val="32"/>
        </w:numPr>
        <w:autoSpaceDE/>
        <w:autoSpaceDN/>
        <w:spacing w:before="207"/>
        <w:ind w:firstLine="567"/>
      </w:pPr>
      <w:bookmarkStart w:id="75" w:name="_Toc572"/>
      <w:bookmarkStart w:id="76" w:name="_Toc2823"/>
      <w:r>
        <w:rPr>
          <w:rFonts w:hint="eastAsia"/>
        </w:rPr>
        <w:t>外部环境驱动因素</w:t>
      </w:r>
      <w:bookmarkEnd w:id="75"/>
      <w:bookmarkEnd w:id="76"/>
    </w:p>
    <w:p w14:paraId="54118B8B">
      <w:pPr>
        <w:pStyle w:val="53"/>
        <w:numPr>
          <w:ilvl w:val="0"/>
          <w:numId w:val="33"/>
        </w:numPr>
        <w:ind w:firstLine="486"/>
        <w:rPr>
          <w:color w:val="auto"/>
        </w:rPr>
      </w:pPr>
      <w:r>
        <w:rPr>
          <w:rFonts w:hint="eastAsia"/>
          <w:color w:val="auto"/>
        </w:rPr>
        <w:t>行业竞争格局重塑，市场竞争愈演愈烈</w:t>
      </w:r>
    </w:p>
    <w:p w14:paraId="402323BF">
      <w:pPr>
        <w:pStyle w:val="53"/>
        <w:ind w:firstLine="486"/>
        <w:rPr>
          <w:rFonts w:hint="eastAsia"/>
          <w:color w:val="auto"/>
        </w:rPr>
      </w:pPr>
      <w:r>
        <w:t>在全球产业链重构加速与国际品牌本土化渗透的双重冲击下，国内服装市场竞争强度持续攀升。一方面，行业进入壁垒较低导致市场参与者数量众多，其中作坊式生产主体占比高达90%，同质化产品供给过剩进一步加剧市场竞争；另一方面，国际品牌凭借技术研发优势、产品创新能力及品牌溢价效应持续挤压本土市场空间，</w:t>
      </w:r>
      <w:del w:id="1462" w:author="司马长风" w:date="2026-04-24T16:54:17Z">
        <w:r>
          <w:rPr>
            <w:rFonts w:hint="eastAsia"/>
            <w:color w:val="auto"/>
          </w:rPr>
          <w:delText>致使</w:delText>
        </w:r>
      </w:del>
      <w:ins w:id="1463" w:author="司马长风" w:date="2026-04-24T16:54:17Z">
        <w:r>
          <w:rPr/>
          <w:t>使得</w:t>
        </w:r>
      </w:ins>
      <w:r>
        <w:t>M公司等传统龙头企业面临市场份额萎缩与盈利能力下滑的双重压力。​</w:t>
      </w:r>
    </w:p>
    <w:p w14:paraId="1F1F1E78">
      <w:pPr>
        <w:pStyle w:val="53"/>
        <w:numPr>
          <w:ilvl w:val="0"/>
          <w:numId w:val="33"/>
        </w:numPr>
        <w:ind w:firstLine="486"/>
        <w:rPr>
          <w:color w:val="auto"/>
        </w:rPr>
      </w:pPr>
      <w:r>
        <w:rPr>
          <w:rFonts w:hint="eastAsia"/>
          <w:color w:val="auto"/>
        </w:rPr>
        <w:t>终端消费深度调整，理性消费主义抬头​</w:t>
      </w:r>
    </w:p>
    <w:p w14:paraId="07E0B165">
      <w:pPr>
        <w:pStyle w:val="53"/>
        <w:ind w:firstLine="486"/>
        <w:rPr>
          <w:rFonts w:hint="eastAsia"/>
          <w:color w:val="auto"/>
        </w:rPr>
      </w:pPr>
      <w:r>
        <w:rPr>
          <w:rFonts w:hint="eastAsia"/>
          <w:color w:val="auto"/>
        </w:rPr>
        <w:t>新冠疫情的爆发与持续对消费市场产生深远影响，服装消费呈现“理性化、性价比导向”的转型特征。2020年以来，全球服装行业格局加速分化，约20%的企业因经营不善陷入破产清算困境。市场需求总量萎缩与原材料、劳动力等成本刚性上涨形成“双重挤压”，迫使部分企业陷入“促销引流-利润压缩-成本削减”的恶性循环。加之居民可支配收入增长乏力与消费预期转弱，显著抑制了终端消费意愿，加剧了零售市场的下行压力。</w:t>
      </w:r>
    </w:p>
    <w:p w14:paraId="52023453">
      <w:pPr>
        <w:pStyle w:val="53"/>
        <w:numPr>
          <w:ilvl w:val="0"/>
          <w:numId w:val="33"/>
        </w:numPr>
        <w:ind w:firstLine="486"/>
        <w:rPr>
          <w:color w:val="auto"/>
        </w:rPr>
      </w:pPr>
      <w:r>
        <w:rPr>
          <w:rFonts w:hint="eastAsia"/>
          <w:color w:val="auto"/>
        </w:rPr>
        <w:t>数字化渠道变革重塑业态，传统渠道优势弱化​</w:t>
      </w:r>
    </w:p>
    <w:p w14:paraId="399E3CAE">
      <w:pPr>
        <w:pStyle w:val="53"/>
        <w:ind w:firstLine="486"/>
        <w:rPr>
          <w:color w:val="auto"/>
        </w:rPr>
      </w:pPr>
      <w:r>
        <w:rPr>
          <w:rFonts w:hint="eastAsia"/>
          <w:color w:val="auto"/>
        </w:rPr>
        <w:t>电子商务的迅猛发展推动消费渠道发生结构性迁移，线下实体零售渠道面临生存挑战。尽管M公司已启动数字化转型战略，但在存量竞争主导的市场环境下，线上渠道流量红利逐渐消退，直播电商等新型营销模式未能实现预期的营收增长目标，而传统线下门店的体验优势难以有效转化为销售业绩，渠道结构失衡问题凸显。​</w:t>
      </w:r>
    </w:p>
    <w:p w14:paraId="068AA19A">
      <w:pPr>
        <w:pStyle w:val="51"/>
        <w:numPr>
          <w:ilvl w:val="0"/>
          <w:numId w:val="32"/>
        </w:numPr>
        <w:autoSpaceDE/>
        <w:autoSpaceDN/>
        <w:spacing w:before="207"/>
        <w:ind w:firstLine="567"/>
      </w:pPr>
      <w:bookmarkStart w:id="77" w:name="_Toc15225"/>
      <w:bookmarkStart w:id="78" w:name="_Toc21965"/>
      <w:r>
        <w:rPr>
          <w:rFonts w:hint="eastAsia"/>
        </w:rPr>
        <w:t>内部运营机制缺陷</w:t>
      </w:r>
      <w:bookmarkEnd w:id="77"/>
      <w:bookmarkEnd w:id="78"/>
    </w:p>
    <w:p w14:paraId="0F6641E0">
      <w:pPr>
        <w:pStyle w:val="53"/>
        <w:numPr>
          <w:ilvl w:val="0"/>
          <w:numId w:val="34"/>
        </w:numPr>
        <w:ind w:firstLine="486"/>
        <w:rPr>
          <w:color w:val="auto"/>
        </w:rPr>
      </w:pPr>
      <w:r>
        <w:rPr>
          <w:rFonts w:hint="eastAsia"/>
          <w:color w:val="auto"/>
        </w:rPr>
        <w:t>资产配置结构失衡，融资能力受限​​</w:t>
      </w:r>
    </w:p>
    <w:p w14:paraId="60F9F94D">
      <w:pPr>
        <w:pStyle w:val="53"/>
        <w:ind w:firstLine="486"/>
        <w:rPr>
          <w:color w:val="auto"/>
        </w:rPr>
      </w:pPr>
      <w:r>
        <w:rPr>
          <w:rFonts w:hint="eastAsia"/>
          <w:color w:val="auto"/>
        </w:rPr>
        <w:t>M公司采用的轻资产运营模式虽将固定资产占比控制在3%-4%的较低水平，有效降低了初始资本投入与折旧成本，但也导致企业可抵押资产规模不足，直接削弱其信用评级水平与传统信贷融资能力。固定资产的匮乏使得企业融资渠道受限，被迫依赖短期债务维持现金流周转，显著加剧了流动性风险。​</w:t>
      </w:r>
    </w:p>
    <w:p w14:paraId="70DDF163">
      <w:pPr>
        <w:pStyle w:val="53"/>
        <w:numPr>
          <w:ilvl w:val="0"/>
          <w:numId w:val="34"/>
        </w:numPr>
        <w:ind w:firstLine="486"/>
        <w:rPr>
          <w:color w:val="auto"/>
        </w:rPr>
      </w:pPr>
      <w:r>
        <w:rPr>
          <w:rFonts w:hint="eastAsia"/>
          <w:color w:val="auto"/>
        </w:rPr>
        <w:t>融资结构单一，企业财务弹性不足​</w:t>
      </w:r>
    </w:p>
    <w:p w14:paraId="0D824AD2">
      <w:pPr>
        <w:pStyle w:val="53"/>
        <w:ind w:firstLine="486"/>
        <w:rPr>
          <w:rFonts w:hint="eastAsia"/>
          <w:color w:val="auto"/>
        </w:rPr>
      </w:pPr>
      <w:r>
        <w:rPr>
          <w:rFonts w:hint="eastAsia"/>
          <w:color w:val="auto"/>
        </w:rPr>
        <w:t>轻资产运营模式企业融资策略呈现“短期化、单一化”特征，过度依赖短期银行借款与商业信用等债务融资方式，长期权益资本补充机制缺失，导致财务结构弹性不足。数据显示，其流动负债占总负债比重超过95%，短期偿债压力集中，在宏观经济波动或融资环境收紧时，极易引发资金链断裂风险。​</w:t>
      </w:r>
    </w:p>
    <w:p w14:paraId="5A7D0479">
      <w:pPr>
        <w:pStyle w:val="53"/>
        <w:numPr>
          <w:ilvl w:val="0"/>
          <w:numId w:val="34"/>
        </w:numPr>
        <w:ind w:firstLine="486"/>
        <w:rPr>
          <w:rFonts w:hint="eastAsia"/>
          <w:color w:val="auto"/>
        </w:rPr>
      </w:pPr>
      <w:bookmarkStart w:id="79" w:name="OLE_LINK11"/>
      <w:r>
        <w:rPr>
          <w:rFonts w:hint="eastAsia"/>
          <w:color w:val="auto"/>
        </w:rPr>
        <w:t>投资决策缺乏科学性，资本使用效率较低​</w:t>
      </w:r>
    </w:p>
    <w:bookmarkEnd w:id="79"/>
    <w:p w14:paraId="092179EA">
      <w:pPr>
        <w:pStyle w:val="53"/>
        <w:ind w:firstLine="486"/>
        <w:rPr>
          <w:color w:val="auto"/>
        </w:rPr>
      </w:pPr>
      <w:r>
        <w:rPr>
          <w:rFonts w:hint="eastAsia"/>
          <w:color w:val="auto"/>
        </w:rPr>
        <w:t>在对外投资层面，M公司战略布局存在明显失误，如对“16N”品牌的收购未达预期协同效应，“Karl Lagerfeld”品牌长期处于亏损状态，直至多年后才实现扭亏为盈；财务资产投资受市场波动影响显著，收益不确定性加剧了盈利波动风险。在对内投资层面，门店扩张、设备更新等决策缺乏科学的事前评价与事后管控，投资规模与经营绩效匹配度不足，导致资本利用效率低下。​</w:t>
      </w:r>
    </w:p>
    <w:p w14:paraId="644EC552">
      <w:pPr>
        <w:pStyle w:val="53"/>
        <w:numPr>
          <w:ilvl w:val="0"/>
          <w:numId w:val="34"/>
        </w:numPr>
        <w:ind w:firstLine="486"/>
        <w:rPr>
          <w:rFonts w:hint="eastAsia"/>
          <w:color w:val="auto"/>
        </w:rPr>
      </w:pPr>
      <w:r>
        <w:rPr>
          <w:rFonts w:hint="eastAsia"/>
          <w:color w:val="auto"/>
        </w:rPr>
        <w:t>供应链协同机制缺失，营运风险积聚​</w:t>
      </w:r>
    </w:p>
    <w:p w14:paraId="3CF4C749">
      <w:pPr>
        <w:pStyle w:val="53"/>
        <w:ind w:firstLine="486"/>
        <w:rPr>
          <w:rFonts w:hint="eastAsia"/>
          <w:color w:val="auto"/>
        </w:rPr>
      </w:pPr>
      <w:r>
        <w:rPr>
          <w:rFonts w:hint="eastAsia" w:cs="宋体"/>
          <w:color w:val="auto"/>
        </w:rPr>
        <w:t>在轻资产运营模式下，M公司</w:t>
      </w:r>
      <w:r>
        <w:rPr>
          <w:rFonts w:hint="eastAsia"/>
          <w:color w:val="auto"/>
        </w:rPr>
        <w:t>采用“订货会+加盟商”的产销模式，加盟商的市场预测能力局限易引发需求放大效应；外包生产模式虽降低了生产环节的资本投入，但也增加了产品质量管控难度；同时，供应链信息系统碎片化严重，上</w:t>
      </w:r>
    </w:p>
    <w:p w14:paraId="158E15F6">
      <w:pPr>
        <w:ind w:firstLine="0"/>
        <w:jc w:val="left"/>
        <w:rPr>
          <w:rFonts w:hint="eastAsia"/>
        </w:rPr>
      </w:pPr>
      <w:r>
        <w:rPr>
          <w:rFonts w:hint="eastAsia"/>
        </w:rPr>
        <w:t>下游企业数据协同能力不足，进一步削弱了供应链响应速度。上述问题叠加长周期生产模式的制约，“牛鞭效应”凸显，导致库存积压风险持续累积。</w:t>
      </w:r>
      <w:bookmarkStart w:id="80" w:name="_Toc16060"/>
    </w:p>
    <w:p w14:paraId="06ED3B10">
      <w:pPr>
        <w:pStyle w:val="51"/>
        <w:numPr>
          <w:ilvl w:val="0"/>
          <w:numId w:val="32"/>
        </w:numPr>
        <w:autoSpaceDE/>
        <w:autoSpaceDN/>
        <w:spacing w:before="207"/>
        <w:ind w:firstLine="567"/>
        <w:rPr>
          <w:rFonts w:hint="eastAsia"/>
        </w:rPr>
      </w:pPr>
      <w:bookmarkStart w:id="81" w:name="_Toc22478"/>
      <w:r>
        <w:rPr>
          <w:rFonts w:hint="eastAsia"/>
        </w:rPr>
        <w:t>内外部因素的交互作用与风险传导​</w:t>
      </w:r>
      <w:bookmarkEnd w:id="80"/>
      <w:bookmarkEnd w:id="81"/>
    </w:p>
    <w:p w14:paraId="55FF8D3C">
      <w:pPr>
        <w:pStyle w:val="53"/>
        <w:ind w:firstLine="486"/>
        <w:rPr>
          <w:color w:val="auto"/>
        </w:rPr>
      </w:pPr>
      <w:r>
        <w:rPr>
          <w:rFonts w:hint="eastAsia" w:cs="宋体"/>
          <w:color w:val="auto"/>
        </w:rPr>
        <w:t>在轻资产运营模式下，</w:t>
      </w:r>
      <w:r>
        <w:rPr>
          <w:rFonts w:hint="eastAsia"/>
          <w:color w:val="auto"/>
        </w:rPr>
        <w:t>M公司面临的外部环境驱动因素与内部运营机制缺陷并非处于相互割裂的独立状态，二者实则通过“市场-运营-财务”这一具有递进性的传导链条，形成了动态且复杂的交互作用关系。​</w:t>
      </w:r>
    </w:p>
    <w:p w14:paraId="47DA0805">
      <w:pPr>
        <w:pStyle w:val="53"/>
        <w:ind w:firstLine="486"/>
        <w:rPr>
          <w:rFonts w:hint="eastAsia" w:cs="宋体"/>
          <w:color w:val="auto"/>
        </w:rPr>
      </w:pPr>
      <w:r>
        <w:t>从传导链条的起点来看，外部环境中的核心驱动因素主要涵盖三方面内容：一是市场竞争压力的持续升级，</w:t>
      </w:r>
      <w:del w:id="1464" w:author="司马长风" w:date="2026-04-24T16:54:17Z">
        <w:r>
          <w:rPr>
            <w:rFonts w:hint="eastAsia" w:cs="宋体"/>
            <w:color w:val="auto"/>
          </w:rPr>
          <w:delText>随着</w:delText>
        </w:r>
      </w:del>
      <w:ins w:id="1465" w:author="司马长风" w:date="2026-04-24T16:54:17Z">
        <w:r>
          <w:rPr/>
          <w:t>近些年，</w:t>
        </w:r>
      </w:ins>
      <w:r>
        <w:t>行业内企业数量的增加与产品同质化程度的提升，企业面临的市场份额争夺愈发激烈；二是消费需求的结构性转型，消费者对产品品质、功能及服务体验的要求不断提高，传统产品与服务模式难以适配新的消费需求；三是渠道格局的深度变革，线上渠道的快速崛起与线下渠道的数字化转型，打破了传统渠道的运营逻辑。这些外部因素并非直接作用于企业财务层面，而是首先通过终端市场产生影响----市场竞争加剧导致产品销量波动，消费转型引发库存积压或订单结构失衡，渠道变革则增加了渠道维护成本与库存管理难度，这些终端市场的变化直接传导至企业的运营环节，使得生产计划调整、供应链协调、库存管控等运营活动的难度与不确定性显著上升。​</w:t>
      </w:r>
    </w:p>
    <w:p w14:paraId="12727DC3">
      <w:pPr>
        <w:pStyle w:val="53"/>
        <w:ind w:firstLine="486"/>
        <w:rPr>
          <w:rFonts w:hint="eastAsia"/>
          <w:color w:val="auto"/>
        </w:rPr>
      </w:pPr>
      <w:r>
        <w:rPr>
          <w:rFonts w:hint="eastAsia"/>
          <w:color w:val="auto"/>
        </w:rPr>
        <w:t>而在轻资产运营模式下，企业内部运营机制存在的固有缺陷，进一步放大了上述外部冲击的影响效应。其中，资产配置失衡表现为固定资产与流动资产比例失调、核心业务与非核心业务资产投入错配等问题，导致企业在应对市场变化时难以快速调整资源投向，运营灵活性不足；融资结构单一体现为企业过度依赖银行贷款等债务融资，或股权融资占比过低，导致资本结构抗风险能力薄弱。当外部市场冲击传导至运营环节时，内部机制缺陷无法对冲击进行有效缓冲与化解，反而使得运营层面的问题进一步扩散，如资产配置失衡导致运营效率下降，融资结构单一首先会通过资金供给的刚性约束引发企业资金周转压力，这种压力会沿着“流动性紧张-偿债能力恶化-现金流风险爆发”的路径持续传导，最终导致企业财务风险敞口不断扩大。</w:t>
      </w:r>
    </w:p>
    <w:p w14:paraId="4D4F626D">
      <w:pPr>
        <w:pStyle w:val="53"/>
        <w:ind w:firstLine="486"/>
        <w:rPr>
          <w:rFonts w:hint="eastAsia" w:cs="宋体"/>
          <w:color w:val="auto"/>
        </w:rPr>
      </w:pPr>
      <w:r>
        <w:t>本文</w:t>
      </w:r>
      <w:del w:id="1466" w:author="司马长风" w:date="2026-04-24T16:54:17Z">
        <w:r>
          <w:rPr>
            <w:rFonts w:hint="eastAsia" w:cs="宋体"/>
            <w:color w:val="auto"/>
          </w:rPr>
          <w:delText>构建</w:delText>
        </w:r>
      </w:del>
      <w:ins w:id="1467" w:author="司马长风" w:date="2026-04-24T16:54:17Z">
        <w:r>
          <w:rPr/>
          <w:t>建立</w:t>
        </w:r>
      </w:ins>
      <w:r>
        <w:t>的“外部驱动-内部放大-链条传导”分析框架，系统揭示了轻资产运营模式下M公司财务风险从产生到扩散的完整作用逻辑及关键传导路径。该框架的理论价值主要体现在为后续财务风险防控措施的精准设计提供核心理论支撑：依托此框架，M公司应针对“市场-运营-财务”传导链条中各环节的关键风险节点，制定靶向性干预方案。具体而言，在市场环节，需建立市场需求预警机制与行业竞争动态监测机制，实现对外部风险源的提前识别；在运营环节，应优化资产配置结构并完善供应链管理体系，降低内部运营过程中的风险放大效应；在财务环节，要合理调整融资结构且强化现金流管控能力，提升财务系统对风险的抵御能力。通过对各环节风险节点的有效拦截，可阻断风险在传导链条中的扩散路径，最终增强企业财务系统的韧性与整体抗风险能力。</w:t>
      </w:r>
    </w:p>
    <w:p w14:paraId="797FDF76">
      <w:pPr>
        <w:pStyle w:val="53"/>
        <w:ind w:firstLine="486"/>
        <w:rPr>
          <w:color w:val="auto"/>
        </w:rPr>
      </w:pPr>
    </w:p>
    <w:p w14:paraId="39ACB957">
      <w:pPr>
        <w:pStyle w:val="53"/>
        <w:ind w:firstLine="486"/>
        <w:rPr>
          <w:color w:val="auto"/>
        </w:rPr>
      </w:pPr>
    </w:p>
    <w:p w14:paraId="324F01AB">
      <w:pPr>
        <w:pStyle w:val="53"/>
        <w:ind w:firstLine="486"/>
        <w:rPr>
          <w:color w:val="auto"/>
        </w:rPr>
      </w:pPr>
    </w:p>
    <w:p w14:paraId="1BFFC667">
      <w:pPr>
        <w:pStyle w:val="53"/>
        <w:ind w:firstLine="486"/>
        <w:rPr>
          <w:color w:val="auto"/>
        </w:rPr>
      </w:pPr>
    </w:p>
    <w:p w14:paraId="3E6B299F">
      <w:pPr>
        <w:pStyle w:val="53"/>
        <w:ind w:firstLine="486"/>
        <w:rPr>
          <w:color w:val="auto"/>
        </w:rPr>
      </w:pPr>
    </w:p>
    <w:p w14:paraId="30288830">
      <w:pPr>
        <w:pStyle w:val="53"/>
        <w:ind w:firstLine="486"/>
        <w:rPr>
          <w:color w:val="auto"/>
        </w:rPr>
        <w:sectPr>
          <w:footnotePr>
            <w:numRestart w:val="eachPage"/>
          </w:footnotePr>
          <w:pgSz w:w="11909" w:h="16834"/>
          <w:pgMar w:top="1701" w:right="1701" w:bottom="1418" w:left="1701" w:header="1304" w:footer="1021" w:gutter="0"/>
          <w:cols w:space="720" w:num="1"/>
          <w:docGrid w:type="linesAndChars" w:linePitch="415" w:charSpace="614"/>
        </w:sectPr>
      </w:pPr>
    </w:p>
    <w:p w14:paraId="1DFD6199">
      <w:pPr>
        <w:pStyle w:val="48"/>
        <w:numPr>
          <w:ilvl w:val="0"/>
          <w:numId w:val="0"/>
        </w:numPr>
        <w:spacing w:before="415" w:after="207"/>
        <w:ind w:left="402"/>
        <w:rPr>
          <w:rFonts w:hint="default"/>
        </w:rPr>
      </w:pPr>
      <w:bookmarkStart w:id="82" w:name="_Toc26813"/>
      <w:bookmarkStart w:id="83" w:name="_Toc24705"/>
      <w:r>
        <w:t>第五章 基于熵权-TOPSIS方法的M公司财务风险评价</w:t>
      </w:r>
      <w:bookmarkEnd w:id="82"/>
      <w:bookmarkEnd w:id="83"/>
    </w:p>
    <w:p w14:paraId="1C95DAFD">
      <w:pPr>
        <w:pStyle w:val="50"/>
        <w:numPr>
          <w:ilvl w:val="0"/>
          <w:numId w:val="35"/>
        </w:numPr>
        <w:spacing w:before="207" w:after="207"/>
        <w:rPr>
          <w:rFonts w:hint="default"/>
        </w:rPr>
      </w:pPr>
      <w:bookmarkStart w:id="84" w:name="_Toc14656"/>
      <w:bookmarkStart w:id="85" w:name="_Toc19772"/>
      <w:r>
        <w:t>熵权-TOPSIS方法应用的适用性分析</w:t>
      </w:r>
      <w:bookmarkEnd w:id="84"/>
      <w:bookmarkEnd w:id="85"/>
      <w:r>
        <w:t xml:space="preserve"> </w:t>
      </w:r>
    </w:p>
    <w:p w14:paraId="3BFEDC6D">
      <w:pPr>
        <w:pStyle w:val="53"/>
        <w:ind w:firstLine="486"/>
        <w:rPr>
          <w:rFonts w:hint="eastAsia" w:cs="宋体"/>
          <w:color w:val="auto"/>
        </w:rPr>
      </w:pPr>
      <w:r>
        <w:t>科学合理的财务风险评价体系有助于企业前瞻性地识别潜在财务危机并</w:t>
      </w:r>
      <w:del w:id="1468" w:author="司马长风" w:date="2026-04-24T16:54:17Z">
        <w:r>
          <w:rPr>
            <w:rFonts w:hint="eastAsia" w:cs="宋体"/>
            <w:color w:val="auto"/>
          </w:rPr>
          <w:delText>构建</w:delText>
        </w:r>
      </w:del>
      <w:ins w:id="1469" w:author="司马长风" w:date="2026-04-24T16:54:17Z">
        <w:r>
          <w:rPr/>
          <w:t>建立</w:t>
        </w:r>
      </w:ins>
      <w:r>
        <w:t>动态响应机制。本研究拟采用熵权-TOPSIS多准则决策模型，针对轻资产运营模式下的M公司开展系统性财务风险管理研究。基于指标可获取性、行业适配性及风险覆盖全面性三维度原则，</w:t>
      </w:r>
      <w:del w:id="1470" w:author="司马长风" w:date="2026-04-24T16:54:17Z">
        <w:r>
          <w:rPr>
            <w:rFonts w:hint="eastAsia" w:cs="宋体"/>
            <w:color w:val="auto"/>
          </w:rPr>
          <w:delText>构建</w:delText>
        </w:r>
      </w:del>
      <w:ins w:id="1471" w:author="司马长风" w:date="2026-04-24T16:54:17Z">
        <w:r>
          <w:rPr/>
          <w:t>建立</w:t>
        </w:r>
      </w:ins>
      <w:r>
        <w:t>了涵盖资本筹资、投资、营运及收益分配的多层次评价指标体系。通过集成客观赋权与逼近理想解排序法，该模型可量化企业财务风险敞口并识别关键驱动因素，这不仅为管理层实施精准风险干预提供了决策支撑，更有助于推动企业全面风险管理体系的效能跃升。</w:t>
      </w:r>
    </w:p>
    <w:p w14:paraId="3B5B0422">
      <w:pPr>
        <w:pStyle w:val="53"/>
        <w:ind w:firstLine="486"/>
        <w:rPr>
          <w:rFonts w:hint="eastAsia" w:cs="宋体"/>
          <w:color w:val="auto"/>
        </w:rPr>
      </w:pPr>
      <w:r>
        <w:t>当前财务风险评价领域的主流方法体系包含多元统计模型、机器学习算法及多准则决策技术三大分支。其中，Z-score模型与F分数模型作为经典预测工具，通过财务报告数据</w:t>
      </w:r>
      <w:del w:id="1472" w:author="司马长风" w:date="2026-04-24T16:54:17Z">
        <w:r>
          <w:rPr>
            <w:rFonts w:hint="eastAsia" w:cs="宋体"/>
            <w:color w:val="auto"/>
          </w:rPr>
          <w:delText>构建</w:delText>
        </w:r>
      </w:del>
      <w:ins w:id="1473" w:author="司马长风" w:date="2026-04-24T16:54:17Z">
        <w:r>
          <w:rPr/>
          <w:t>建立</w:t>
        </w:r>
      </w:ins>
      <w:r>
        <w:t>线性判别函数，虽具备数据可获取性与计算简便性优势，但其输出结果为单一综合得分，缺乏多维风险诊断能力，难以解构风险因子的作用路径与交互效应。</w:t>
      </w:r>
    </w:p>
    <w:p w14:paraId="2DBA7195">
      <w:pPr>
        <w:pStyle w:val="53"/>
        <w:ind w:firstLine="486"/>
        <w:rPr>
          <w:rFonts w:hint="eastAsia" w:cs="宋体"/>
          <w:color w:val="auto"/>
        </w:rPr>
      </w:pPr>
      <w:r>
        <w:t>因子分析法依托SMSS统计工具实施降维处理，通过提取公因子重构评价体系，虽能消除指标共线性问题，然而降维处理可能导致原始信息损耗，从而降低评价精度。Logistic回归模型通过概率预测实现风险量化，对变量分布假设要求宽松，但其固有缺陷在于难以处理多重共线性问题，且模型泛化能力存在局限，</w:t>
      </w:r>
      <w:del w:id="1474" w:author="司马长风" w:date="2026-04-24T16:54:17Z">
        <w:r>
          <w:rPr>
            <w:rFonts w:hint="eastAsia" w:cs="宋体"/>
            <w:color w:val="auto"/>
          </w:rPr>
          <w:delText>致使</w:delText>
        </w:r>
      </w:del>
      <w:ins w:id="1475" w:author="司马长风" w:date="2026-04-24T16:54:17Z">
        <w:r>
          <w:rPr/>
          <w:t>使得</w:t>
        </w:r>
      </w:ins>
      <w:r>
        <w:t>预测稳定性欠佳。</w:t>
      </w:r>
    </w:p>
    <w:p w14:paraId="64A423D0">
      <w:pPr>
        <w:pStyle w:val="53"/>
        <w:ind w:firstLine="486"/>
        <w:rPr>
          <w:rFonts w:hint="eastAsia" w:cs="宋体"/>
          <w:color w:val="auto"/>
        </w:rPr>
      </w:pPr>
      <w:r>
        <w:t>层次分析法（AHM）通过</w:t>
      </w:r>
      <w:del w:id="1476" w:author="司马长风" w:date="2026-04-24T16:54:17Z">
        <w:r>
          <w:rPr>
            <w:rFonts w:hint="eastAsia" w:cs="宋体"/>
            <w:color w:val="auto"/>
          </w:rPr>
          <w:delText>构建</w:delText>
        </w:r>
      </w:del>
      <w:ins w:id="1477" w:author="司马长风" w:date="2026-04-24T16:54:17Z">
        <w:r>
          <w:rPr/>
          <w:t>建立</w:t>
        </w:r>
      </w:ins>
      <w:r>
        <w:t>判断矩阵实现主观权重分配，但其决策过程依赖领域专家主观判断，易导致结论偏误。BM神经网络凭借深度学习架构实现非线性映射，具有客观性与自适应优势，但其“黑箱”特性导致决策过程不可解释，削弱了结论的可信度与实用性。</w:t>
      </w:r>
    </w:p>
    <w:p w14:paraId="07FED5BB">
      <w:pPr>
        <w:pStyle w:val="53"/>
        <w:ind w:firstLine="486"/>
        <w:rPr>
          <w:rFonts w:hint="eastAsia" w:cs="宋体"/>
          <w:color w:val="auto"/>
        </w:rPr>
      </w:pPr>
      <w:r>
        <w:t>相较于上述研究方法，熵权-TOPSIS集成模型具备显著的方法论优势：一方面，熵权法依托信息熵实现客观赋权，能够有效规避人为主观判断带来的赋权偏差；另一方面，TOPSIS法搭建多准则决策分析框架，可支撑多维度指标的综合评价与排序；其三，该方法实现评价流程标准化，通过</w:t>
      </w:r>
      <w:del w:id="1478" w:author="司马长风" w:date="2026-04-24T16:54:17Z">
        <w:r>
          <w:rPr>
            <w:rFonts w:hint="eastAsia" w:cs="宋体"/>
            <w:color w:val="auto"/>
          </w:rPr>
          <w:delText>构建</w:delText>
        </w:r>
      </w:del>
      <w:ins w:id="1479" w:author="司马长风" w:date="2026-04-24T16:54:17Z">
        <w:r>
          <w:rPr/>
          <w:t>建立</w:t>
        </w:r>
      </w:ins>
      <w:r>
        <w:t>加权规范化矩阵与相对贴近度排序，确保评价维度完整性与结果可比性。本研究拟采用该复合模型，首先运用熵权法确定指标客观权重，继而</w:t>
      </w:r>
      <w:del w:id="1480" w:author="司马长风" w:date="2026-04-24T16:54:17Z">
        <w:r>
          <w:rPr>
            <w:rFonts w:hint="eastAsia" w:cs="宋体"/>
            <w:color w:val="auto"/>
          </w:rPr>
          <w:delText>构建</w:delText>
        </w:r>
      </w:del>
      <w:ins w:id="1481" w:author="司马长风" w:date="2026-04-24T16:54:17Z">
        <w:r>
          <w:rPr/>
          <w:t>建立</w:t>
        </w:r>
      </w:ins>
      <w:r>
        <w:t>TOPSIS决策矩阵，通过双维度排序机制实现财务风险的多层次诊断，为处于轻资产运营模式的服装企业开展风险治理工作提供相应的理论依据与支撑。</w:t>
      </w:r>
    </w:p>
    <w:p w14:paraId="565A2160">
      <w:pPr>
        <w:pStyle w:val="53"/>
        <w:ind w:firstLine="486"/>
        <w:rPr>
          <w:rFonts w:hint="eastAsia" w:cs="宋体"/>
          <w:color w:val="auto"/>
        </w:rPr>
      </w:pPr>
    </w:p>
    <w:p w14:paraId="5ABF53CA">
      <w:pPr>
        <w:pStyle w:val="50"/>
        <w:numPr>
          <w:ilvl w:val="0"/>
          <w:numId w:val="35"/>
        </w:numPr>
        <w:spacing w:before="207" w:after="207"/>
        <w:rPr>
          <w:rFonts w:hint="default"/>
        </w:rPr>
      </w:pPr>
      <w:bookmarkStart w:id="86" w:name="_Toc1386"/>
      <w:bookmarkStart w:id="87" w:name="_Toc29352"/>
      <w:r>
        <w:t>基于熵权-TOPSIS方法的M公司财务风险评价过程及分析</w:t>
      </w:r>
      <w:bookmarkEnd w:id="86"/>
      <w:bookmarkEnd w:id="87"/>
    </w:p>
    <w:p w14:paraId="78FE4625">
      <w:pPr>
        <w:pStyle w:val="53"/>
        <w:ind w:firstLine="486"/>
        <w:rPr>
          <w:rFonts w:hint="eastAsia" w:cs="宋体"/>
          <w:color w:val="auto"/>
        </w:rPr>
      </w:pPr>
      <w:r>
        <w:t>本文以指标选取为切入点，严格</w:t>
      </w:r>
      <w:del w:id="1482" w:author="司马长风" w:date="2026-04-24T16:54:17Z">
        <w:r>
          <w:rPr>
            <w:rFonts w:hint="eastAsia" w:cs="宋体"/>
            <w:color w:val="auto"/>
          </w:rPr>
          <w:delText>遵循</w:delText>
        </w:r>
      </w:del>
      <w:ins w:id="1483" w:author="司马长风" w:date="2026-04-24T16:54:17Z">
        <w:r>
          <w:rPr/>
          <w:t>按照</w:t>
        </w:r>
      </w:ins>
      <w:r>
        <w:t>可得性、适用性及全面性原则，充分结合轻资产运营模式的财务特征与服装行业的运行规律，立足募资、投资、营运、收益分配四大风险维度，精心筛选 15 项量化指标（具体指标详见表5-1），并结合国务院国资委《2023 年企业绩效评价标准值》中的服装行业通用指标，借鉴陈愉翔（2023）、谢佩帛（2024）等学者的既有研究成果，最终</w:t>
      </w:r>
      <w:del w:id="1484" w:author="司马长风" w:date="2026-04-24T16:54:17Z">
        <w:r>
          <w:rPr>
            <w:rFonts w:hint="eastAsia" w:cs="宋体"/>
            <w:color w:val="auto"/>
          </w:rPr>
          <w:delText>构建</w:delText>
        </w:r>
      </w:del>
      <w:ins w:id="1485" w:author="司马长风" w:date="2026-04-24T16:54:17Z">
        <w:r>
          <w:rPr/>
          <w:t>建立</w:t>
        </w:r>
      </w:ins>
      <w:r>
        <w:t>适配轻资产运营模式的财务风险评价体系。</w:t>
      </w:r>
    </w:p>
    <w:p w14:paraId="4DD5EA82">
      <w:pPr>
        <w:pStyle w:val="53"/>
        <w:spacing w:before="207" w:beforeLines="50" w:after="207" w:afterLines="50"/>
        <w:ind w:firstLine="0" w:firstLineChars="0"/>
        <w:jc w:val="center"/>
        <w:rPr>
          <w:color w:val="auto"/>
          <w:sz w:val="21"/>
          <w:szCs w:val="21"/>
        </w:rPr>
      </w:pPr>
      <w:r>
        <w:rPr>
          <w:rFonts w:hint="eastAsia"/>
          <w:color w:val="auto"/>
          <w:sz w:val="21"/>
          <w:szCs w:val="21"/>
        </w:rPr>
        <w:t>表5-1 M公司财务风险评价指标体系</w:t>
      </w:r>
    </w:p>
    <w:tbl>
      <w:tblPr>
        <w:tblStyle w:val="37"/>
        <w:tblW w:w="8638" w:type="dxa"/>
        <w:jc w:val="center"/>
        <w:tblLayout w:type="autofit"/>
        <w:tblCellMar>
          <w:top w:w="45" w:type="dxa"/>
          <w:left w:w="96" w:type="dxa"/>
          <w:bottom w:w="45" w:type="dxa"/>
          <w:right w:w="96" w:type="dxa"/>
        </w:tblCellMar>
      </w:tblPr>
      <w:tblGrid>
        <w:gridCol w:w="2800"/>
        <w:gridCol w:w="3640"/>
        <w:gridCol w:w="2198"/>
      </w:tblGrid>
      <w:tr w14:paraId="0AF8E113">
        <w:tblPrEx>
          <w:tblCellMar>
            <w:top w:w="45" w:type="dxa"/>
            <w:left w:w="96" w:type="dxa"/>
            <w:bottom w:w="45" w:type="dxa"/>
            <w:right w:w="96" w:type="dxa"/>
          </w:tblCellMar>
        </w:tblPrEx>
        <w:trPr>
          <w:tblHeader/>
          <w:jc w:val="center"/>
        </w:trPr>
        <w:tc>
          <w:tcPr>
            <w:tcW w:w="2800" w:type="dxa"/>
            <w:tcBorders>
              <w:top w:val="single" w:color="000000" w:sz="12" w:space="0"/>
              <w:left w:val="nil"/>
              <w:bottom w:val="single" w:color="000000" w:sz="4" w:space="0"/>
              <w:right w:val="nil"/>
            </w:tcBorders>
            <w:noWrap/>
            <w:vAlign w:val="center"/>
          </w:tcPr>
          <w:p w14:paraId="22925AD0">
            <w:pPr>
              <w:widowControl/>
              <w:snapToGrid w:val="0"/>
              <w:ind w:firstLine="0"/>
              <w:jc w:val="center"/>
              <w:textAlignment w:val="bottom"/>
              <w:rPr>
                <w:rFonts w:ascii="宋体" w:hAnsi="宋体" w:cs="宋体"/>
                <w:b/>
                <w:bCs/>
                <w:sz w:val="21"/>
                <w:szCs w:val="21"/>
              </w:rPr>
            </w:pPr>
            <w:r>
              <w:rPr>
                <w:rFonts w:hint="eastAsia" w:ascii="宋体" w:hAnsi="宋体" w:cs="宋体"/>
                <w:b/>
                <w:bCs/>
                <w:kern w:val="0"/>
                <w:sz w:val="21"/>
                <w:szCs w:val="21"/>
                <w:lang w:bidi="ar"/>
              </w:rPr>
              <w:t>一级指标</w:t>
            </w:r>
          </w:p>
        </w:tc>
        <w:tc>
          <w:tcPr>
            <w:tcW w:w="3640" w:type="dxa"/>
            <w:tcBorders>
              <w:top w:val="single" w:color="000000" w:sz="12" w:space="0"/>
              <w:left w:val="nil"/>
              <w:bottom w:val="single" w:color="000000" w:sz="4" w:space="0"/>
              <w:right w:val="nil"/>
            </w:tcBorders>
            <w:noWrap/>
            <w:vAlign w:val="center"/>
          </w:tcPr>
          <w:p w14:paraId="63B2B261">
            <w:pPr>
              <w:widowControl/>
              <w:snapToGrid w:val="0"/>
              <w:ind w:firstLine="0"/>
              <w:jc w:val="center"/>
              <w:textAlignment w:val="bottom"/>
              <w:rPr>
                <w:rFonts w:ascii="宋体" w:hAnsi="宋体" w:cs="宋体"/>
                <w:b/>
                <w:bCs/>
                <w:sz w:val="21"/>
                <w:szCs w:val="21"/>
              </w:rPr>
            </w:pPr>
            <w:r>
              <w:rPr>
                <w:rFonts w:hint="eastAsia" w:ascii="宋体" w:hAnsi="宋体" w:cs="宋体"/>
                <w:b/>
                <w:bCs/>
                <w:kern w:val="0"/>
                <w:sz w:val="21"/>
                <w:szCs w:val="21"/>
                <w:lang w:bidi="ar"/>
              </w:rPr>
              <w:t>二级指标</w:t>
            </w:r>
          </w:p>
        </w:tc>
        <w:tc>
          <w:tcPr>
            <w:tcW w:w="2198" w:type="dxa"/>
            <w:tcBorders>
              <w:top w:val="single" w:color="000000" w:sz="12" w:space="0"/>
              <w:left w:val="nil"/>
              <w:bottom w:val="single" w:color="000000" w:sz="4" w:space="0"/>
              <w:right w:val="nil"/>
            </w:tcBorders>
            <w:noWrap/>
            <w:vAlign w:val="center"/>
          </w:tcPr>
          <w:p w14:paraId="597224C1">
            <w:pPr>
              <w:widowControl/>
              <w:snapToGrid w:val="0"/>
              <w:ind w:firstLine="0"/>
              <w:jc w:val="center"/>
              <w:textAlignment w:val="bottom"/>
              <w:rPr>
                <w:rFonts w:ascii="宋体" w:hAnsi="宋体" w:cs="宋体"/>
                <w:b/>
                <w:bCs/>
                <w:sz w:val="21"/>
                <w:szCs w:val="21"/>
              </w:rPr>
            </w:pPr>
            <w:r>
              <w:rPr>
                <w:rFonts w:hint="eastAsia" w:ascii="宋体" w:hAnsi="宋体" w:cs="宋体"/>
                <w:b/>
                <w:bCs/>
                <w:kern w:val="0"/>
                <w:sz w:val="21"/>
                <w:szCs w:val="21"/>
                <w:lang w:bidi="ar"/>
              </w:rPr>
              <w:t>指标性质</w:t>
            </w:r>
          </w:p>
        </w:tc>
      </w:tr>
      <w:tr w14:paraId="435F5708">
        <w:tblPrEx>
          <w:tblCellMar>
            <w:top w:w="45" w:type="dxa"/>
            <w:left w:w="96" w:type="dxa"/>
            <w:bottom w:w="45" w:type="dxa"/>
            <w:right w:w="96" w:type="dxa"/>
          </w:tblCellMar>
        </w:tblPrEx>
        <w:trPr>
          <w:jc w:val="center"/>
        </w:trPr>
        <w:tc>
          <w:tcPr>
            <w:tcW w:w="2800" w:type="dxa"/>
            <w:vMerge w:val="restart"/>
            <w:tcBorders>
              <w:top w:val="single" w:color="000000" w:sz="4" w:space="0"/>
              <w:left w:val="nil"/>
              <w:bottom w:val="nil"/>
              <w:right w:val="nil"/>
            </w:tcBorders>
            <w:noWrap/>
            <w:vAlign w:val="center"/>
          </w:tcPr>
          <w:p w14:paraId="08DF4B08">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筹资风险</w:t>
            </w:r>
          </w:p>
        </w:tc>
        <w:tc>
          <w:tcPr>
            <w:tcW w:w="3640" w:type="dxa"/>
            <w:tcBorders>
              <w:top w:val="single" w:color="000000" w:sz="4" w:space="0"/>
              <w:left w:val="nil"/>
              <w:bottom w:val="nil"/>
              <w:right w:val="nil"/>
            </w:tcBorders>
            <w:noWrap/>
            <w:vAlign w:val="center"/>
          </w:tcPr>
          <w:p w14:paraId="794E1D10">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流动比率A11</w:t>
            </w:r>
          </w:p>
        </w:tc>
        <w:tc>
          <w:tcPr>
            <w:tcW w:w="2198" w:type="dxa"/>
            <w:tcBorders>
              <w:top w:val="single" w:color="000000" w:sz="4" w:space="0"/>
              <w:left w:val="nil"/>
              <w:bottom w:val="nil"/>
              <w:right w:val="nil"/>
            </w:tcBorders>
            <w:noWrap/>
            <w:vAlign w:val="center"/>
          </w:tcPr>
          <w:p w14:paraId="44BDE0A1">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适度型</w:t>
            </w:r>
          </w:p>
        </w:tc>
      </w:tr>
      <w:tr w14:paraId="2F5FD50B">
        <w:tblPrEx>
          <w:tblCellMar>
            <w:top w:w="45" w:type="dxa"/>
            <w:left w:w="96" w:type="dxa"/>
            <w:bottom w:w="45" w:type="dxa"/>
            <w:right w:w="96" w:type="dxa"/>
          </w:tblCellMar>
        </w:tblPrEx>
        <w:trPr>
          <w:jc w:val="center"/>
        </w:trPr>
        <w:tc>
          <w:tcPr>
            <w:tcW w:w="2800" w:type="dxa"/>
            <w:vMerge w:val="continue"/>
            <w:tcBorders>
              <w:top w:val="nil"/>
              <w:left w:val="nil"/>
              <w:bottom w:val="nil"/>
              <w:right w:val="nil"/>
            </w:tcBorders>
            <w:noWrap/>
            <w:vAlign w:val="center"/>
          </w:tcPr>
          <w:p w14:paraId="3B9A9FE1">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35F449A4">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速动比率A12</w:t>
            </w:r>
          </w:p>
        </w:tc>
        <w:tc>
          <w:tcPr>
            <w:tcW w:w="2198" w:type="dxa"/>
            <w:tcBorders>
              <w:top w:val="nil"/>
              <w:left w:val="nil"/>
              <w:bottom w:val="nil"/>
              <w:right w:val="nil"/>
            </w:tcBorders>
            <w:noWrap/>
            <w:vAlign w:val="center"/>
          </w:tcPr>
          <w:p w14:paraId="77B9D651">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适度型</w:t>
            </w:r>
          </w:p>
        </w:tc>
      </w:tr>
      <w:tr w14:paraId="27C2446D">
        <w:tblPrEx>
          <w:tblCellMar>
            <w:top w:w="45" w:type="dxa"/>
            <w:left w:w="96" w:type="dxa"/>
            <w:bottom w:w="45" w:type="dxa"/>
            <w:right w:w="96" w:type="dxa"/>
          </w:tblCellMar>
        </w:tblPrEx>
        <w:trPr>
          <w:jc w:val="center"/>
        </w:trPr>
        <w:tc>
          <w:tcPr>
            <w:tcW w:w="2800" w:type="dxa"/>
            <w:vMerge w:val="continue"/>
            <w:tcBorders>
              <w:top w:val="nil"/>
              <w:left w:val="nil"/>
              <w:bottom w:val="nil"/>
              <w:right w:val="nil"/>
            </w:tcBorders>
            <w:noWrap/>
            <w:vAlign w:val="center"/>
          </w:tcPr>
          <w:p w14:paraId="0A7CC4F7">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6F9CF385">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产权比率A13</w:t>
            </w:r>
          </w:p>
        </w:tc>
        <w:tc>
          <w:tcPr>
            <w:tcW w:w="2198" w:type="dxa"/>
            <w:tcBorders>
              <w:top w:val="nil"/>
              <w:left w:val="nil"/>
              <w:bottom w:val="nil"/>
              <w:right w:val="nil"/>
            </w:tcBorders>
            <w:noWrap/>
            <w:vAlign w:val="center"/>
          </w:tcPr>
          <w:p w14:paraId="73373391">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逆向型</w:t>
            </w:r>
          </w:p>
        </w:tc>
      </w:tr>
      <w:tr w14:paraId="67B68923">
        <w:tblPrEx>
          <w:tblCellMar>
            <w:top w:w="45" w:type="dxa"/>
            <w:left w:w="96" w:type="dxa"/>
            <w:bottom w:w="45" w:type="dxa"/>
            <w:right w:w="96" w:type="dxa"/>
          </w:tblCellMar>
        </w:tblPrEx>
        <w:trPr>
          <w:jc w:val="center"/>
        </w:trPr>
        <w:tc>
          <w:tcPr>
            <w:tcW w:w="2800" w:type="dxa"/>
            <w:vMerge w:val="continue"/>
            <w:tcBorders>
              <w:top w:val="nil"/>
              <w:left w:val="nil"/>
              <w:bottom w:val="nil"/>
              <w:right w:val="nil"/>
            </w:tcBorders>
            <w:noWrap/>
            <w:vAlign w:val="center"/>
          </w:tcPr>
          <w:p w14:paraId="62C7E216">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293953B0">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资产负债率A14</w:t>
            </w:r>
          </w:p>
        </w:tc>
        <w:tc>
          <w:tcPr>
            <w:tcW w:w="2198" w:type="dxa"/>
            <w:tcBorders>
              <w:top w:val="nil"/>
              <w:left w:val="nil"/>
              <w:bottom w:val="nil"/>
              <w:right w:val="nil"/>
            </w:tcBorders>
            <w:noWrap/>
            <w:vAlign w:val="center"/>
          </w:tcPr>
          <w:p w14:paraId="174C5DC8">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逆向型</w:t>
            </w:r>
          </w:p>
        </w:tc>
      </w:tr>
      <w:tr w14:paraId="046B3CFB">
        <w:tblPrEx>
          <w:tblCellMar>
            <w:top w:w="45" w:type="dxa"/>
            <w:left w:w="96" w:type="dxa"/>
            <w:bottom w:w="45" w:type="dxa"/>
            <w:right w:w="96" w:type="dxa"/>
          </w:tblCellMar>
        </w:tblPrEx>
        <w:trPr>
          <w:jc w:val="center"/>
        </w:trPr>
        <w:tc>
          <w:tcPr>
            <w:tcW w:w="2800" w:type="dxa"/>
            <w:vMerge w:val="restart"/>
            <w:tcBorders>
              <w:top w:val="nil"/>
              <w:left w:val="nil"/>
              <w:bottom w:val="nil"/>
              <w:right w:val="nil"/>
            </w:tcBorders>
            <w:noWrap/>
            <w:vAlign w:val="center"/>
          </w:tcPr>
          <w:p w14:paraId="60B7E87E">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投资风险</w:t>
            </w:r>
          </w:p>
        </w:tc>
        <w:tc>
          <w:tcPr>
            <w:tcW w:w="3640" w:type="dxa"/>
            <w:tcBorders>
              <w:top w:val="nil"/>
              <w:left w:val="nil"/>
              <w:bottom w:val="nil"/>
              <w:right w:val="nil"/>
            </w:tcBorders>
            <w:noWrap/>
            <w:vAlign w:val="center"/>
          </w:tcPr>
          <w:p w14:paraId="0A5F0F61">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销售净利率A21</w:t>
            </w:r>
          </w:p>
        </w:tc>
        <w:tc>
          <w:tcPr>
            <w:tcW w:w="2198" w:type="dxa"/>
            <w:tcBorders>
              <w:top w:val="nil"/>
              <w:left w:val="nil"/>
              <w:bottom w:val="nil"/>
              <w:right w:val="nil"/>
            </w:tcBorders>
            <w:noWrap/>
            <w:vAlign w:val="center"/>
          </w:tcPr>
          <w:p w14:paraId="7BDDBB66">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正向型</w:t>
            </w:r>
          </w:p>
        </w:tc>
      </w:tr>
      <w:tr w14:paraId="60ED6B3B">
        <w:tblPrEx>
          <w:tblCellMar>
            <w:top w:w="45" w:type="dxa"/>
            <w:left w:w="96" w:type="dxa"/>
            <w:bottom w:w="45" w:type="dxa"/>
            <w:right w:w="96" w:type="dxa"/>
          </w:tblCellMar>
        </w:tblPrEx>
        <w:trPr>
          <w:jc w:val="center"/>
        </w:trPr>
        <w:tc>
          <w:tcPr>
            <w:tcW w:w="2800" w:type="dxa"/>
            <w:vMerge w:val="continue"/>
            <w:tcBorders>
              <w:top w:val="nil"/>
              <w:left w:val="nil"/>
              <w:bottom w:val="nil"/>
              <w:right w:val="nil"/>
            </w:tcBorders>
            <w:noWrap/>
            <w:vAlign w:val="center"/>
          </w:tcPr>
          <w:p w14:paraId="210F25A7">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5D24418C">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净资产收益率A22</w:t>
            </w:r>
          </w:p>
        </w:tc>
        <w:tc>
          <w:tcPr>
            <w:tcW w:w="2198" w:type="dxa"/>
            <w:tcBorders>
              <w:top w:val="nil"/>
              <w:left w:val="nil"/>
              <w:bottom w:val="nil"/>
              <w:right w:val="nil"/>
            </w:tcBorders>
            <w:noWrap/>
            <w:vAlign w:val="center"/>
          </w:tcPr>
          <w:p w14:paraId="52F37572">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正向型</w:t>
            </w:r>
          </w:p>
        </w:tc>
      </w:tr>
      <w:tr w14:paraId="4EDEBD0A">
        <w:tblPrEx>
          <w:tblCellMar>
            <w:top w:w="45" w:type="dxa"/>
            <w:left w:w="96" w:type="dxa"/>
            <w:bottom w:w="45" w:type="dxa"/>
            <w:right w:w="96" w:type="dxa"/>
          </w:tblCellMar>
        </w:tblPrEx>
        <w:trPr>
          <w:jc w:val="center"/>
        </w:trPr>
        <w:tc>
          <w:tcPr>
            <w:tcW w:w="2800" w:type="dxa"/>
            <w:vMerge w:val="continue"/>
            <w:tcBorders>
              <w:top w:val="nil"/>
              <w:left w:val="nil"/>
              <w:bottom w:val="nil"/>
              <w:right w:val="nil"/>
            </w:tcBorders>
            <w:noWrap/>
            <w:vAlign w:val="center"/>
          </w:tcPr>
          <w:p w14:paraId="0F37A7F4">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6532F63C">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成本费用利润率A23</w:t>
            </w:r>
          </w:p>
        </w:tc>
        <w:tc>
          <w:tcPr>
            <w:tcW w:w="2198" w:type="dxa"/>
            <w:tcBorders>
              <w:top w:val="nil"/>
              <w:left w:val="nil"/>
              <w:bottom w:val="nil"/>
              <w:right w:val="nil"/>
            </w:tcBorders>
            <w:noWrap/>
            <w:vAlign w:val="center"/>
          </w:tcPr>
          <w:p w14:paraId="6F1D3748">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正向型</w:t>
            </w:r>
          </w:p>
        </w:tc>
      </w:tr>
      <w:tr w14:paraId="3F5E10ED">
        <w:tblPrEx>
          <w:tblCellMar>
            <w:top w:w="45" w:type="dxa"/>
            <w:left w:w="96" w:type="dxa"/>
            <w:bottom w:w="45" w:type="dxa"/>
            <w:right w:w="96" w:type="dxa"/>
          </w:tblCellMar>
        </w:tblPrEx>
        <w:trPr>
          <w:jc w:val="center"/>
        </w:trPr>
        <w:tc>
          <w:tcPr>
            <w:tcW w:w="2800" w:type="dxa"/>
            <w:vMerge w:val="continue"/>
            <w:tcBorders>
              <w:top w:val="nil"/>
              <w:left w:val="nil"/>
              <w:bottom w:val="nil"/>
              <w:right w:val="nil"/>
            </w:tcBorders>
            <w:noWrap/>
            <w:vAlign w:val="center"/>
          </w:tcPr>
          <w:p w14:paraId="52071A73">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758E843E">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投入资本回报率A24</w:t>
            </w:r>
          </w:p>
        </w:tc>
        <w:tc>
          <w:tcPr>
            <w:tcW w:w="2198" w:type="dxa"/>
            <w:tcBorders>
              <w:top w:val="nil"/>
              <w:left w:val="nil"/>
              <w:bottom w:val="nil"/>
              <w:right w:val="nil"/>
            </w:tcBorders>
            <w:noWrap/>
            <w:vAlign w:val="center"/>
          </w:tcPr>
          <w:p w14:paraId="77742FE3">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正向型</w:t>
            </w:r>
          </w:p>
        </w:tc>
      </w:tr>
      <w:tr w14:paraId="394C074C">
        <w:tblPrEx>
          <w:tblCellMar>
            <w:top w:w="45" w:type="dxa"/>
            <w:left w:w="96" w:type="dxa"/>
            <w:bottom w:w="45" w:type="dxa"/>
            <w:right w:w="96" w:type="dxa"/>
          </w:tblCellMar>
        </w:tblPrEx>
        <w:trPr>
          <w:jc w:val="center"/>
        </w:trPr>
        <w:tc>
          <w:tcPr>
            <w:tcW w:w="2800" w:type="dxa"/>
            <w:vMerge w:val="restart"/>
            <w:tcBorders>
              <w:top w:val="nil"/>
              <w:left w:val="nil"/>
              <w:bottom w:val="nil"/>
              <w:right w:val="nil"/>
            </w:tcBorders>
            <w:noWrap/>
            <w:vAlign w:val="center"/>
          </w:tcPr>
          <w:p w14:paraId="16BC1883">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营业风险</w:t>
            </w:r>
          </w:p>
        </w:tc>
        <w:tc>
          <w:tcPr>
            <w:tcW w:w="3640" w:type="dxa"/>
            <w:tcBorders>
              <w:top w:val="nil"/>
              <w:left w:val="nil"/>
              <w:bottom w:val="nil"/>
              <w:right w:val="nil"/>
            </w:tcBorders>
            <w:noWrap/>
            <w:vAlign w:val="center"/>
          </w:tcPr>
          <w:p w14:paraId="490506D9">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存货周转率A31</w:t>
            </w:r>
          </w:p>
        </w:tc>
        <w:tc>
          <w:tcPr>
            <w:tcW w:w="2198" w:type="dxa"/>
            <w:tcBorders>
              <w:top w:val="nil"/>
              <w:left w:val="nil"/>
              <w:bottom w:val="nil"/>
              <w:right w:val="nil"/>
            </w:tcBorders>
            <w:noWrap/>
            <w:vAlign w:val="center"/>
          </w:tcPr>
          <w:p w14:paraId="60E48194">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正向型</w:t>
            </w:r>
          </w:p>
        </w:tc>
      </w:tr>
      <w:tr w14:paraId="5609D216">
        <w:tblPrEx>
          <w:tblCellMar>
            <w:top w:w="45" w:type="dxa"/>
            <w:left w:w="96" w:type="dxa"/>
            <w:bottom w:w="45" w:type="dxa"/>
            <w:right w:w="96" w:type="dxa"/>
          </w:tblCellMar>
        </w:tblPrEx>
        <w:trPr>
          <w:jc w:val="center"/>
        </w:trPr>
        <w:tc>
          <w:tcPr>
            <w:tcW w:w="2800" w:type="dxa"/>
            <w:vMerge w:val="continue"/>
            <w:tcBorders>
              <w:top w:val="nil"/>
              <w:left w:val="nil"/>
              <w:bottom w:val="nil"/>
              <w:right w:val="nil"/>
            </w:tcBorders>
            <w:noWrap/>
            <w:vAlign w:val="center"/>
          </w:tcPr>
          <w:p w14:paraId="34C0C41B">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622FFCF3">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应收账款周转率A32</w:t>
            </w:r>
          </w:p>
        </w:tc>
        <w:tc>
          <w:tcPr>
            <w:tcW w:w="2198" w:type="dxa"/>
            <w:tcBorders>
              <w:top w:val="nil"/>
              <w:left w:val="nil"/>
              <w:bottom w:val="nil"/>
              <w:right w:val="nil"/>
            </w:tcBorders>
            <w:noWrap/>
            <w:vAlign w:val="center"/>
          </w:tcPr>
          <w:p w14:paraId="6607D882">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正向型</w:t>
            </w:r>
          </w:p>
        </w:tc>
      </w:tr>
      <w:tr w14:paraId="4E8EEE4D">
        <w:tblPrEx>
          <w:tblCellMar>
            <w:top w:w="45" w:type="dxa"/>
            <w:left w:w="96" w:type="dxa"/>
            <w:bottom w:w="45" w:type="dxa"/>
            <w:right w:w="96" w:type="dxa"/>
          </w:tblCellMar>
        </w:tblPrEx>
        <w:trPr>
          <w:jc w:val="center"/>
        </w:trPr>
        <w:tc>
          <w:tcPr>
            <w:tcW w:w="2800" w:type="dxa"/>
            <w:vMerge w:val="continue"/>
            <w:tcBorders>
              <w:top w:val="nil"/>
              <w:left w:val="nil"/>
              <w:bottom w:val="nil"/>
              <w:right w:val="nil"/>
            </w:tcBorders>
            <w:noWrap/>
            <w:vAlign w:val="center"/>
          </w:tcPr>
          <w:p w14:paraId="51CD6E2F">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5108D2E5">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流动资产周转率A33</w:t>
            </w:r>
          </w:p>
        </w:tc>
        <w:tc>
          <w:tcPr>
            <w:tcW w:w="2198" w:type="dxa"/>
            <w:tcBorders>
              <w:top w:val="nil"/>
              <w:left w:val="nil"/>
              <w:bottom w:val="nil"/>
              <w:right w:val="nil"/>
            </w:tcBorders>
            <w:noWrap/>
            <w:vAlign w:val="center"/>
          </w:tcPr>
          <w:p w14:paraId="5A8F8284">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正向型</w:t>
            </w:r>
          </w:p>
        </w:tc>
      </w:tr>
      <w:tr w14:paraId="09743893">
        <w:tblPrEx>
          <w:tblCellMar>
            <w:top w:w="45" w:type="dxa"/>
            <w:left w:w="96" w:type="dxa"/>
            <w:bottom w:w="45" w:type="dxa"/>
            <w:right w:w="96" w:type="dxa"/>
          </w:tblCellMar>
        </w:tblPrEx>
        <w:trPr>
          <w:jc w:val="center"/>
        </w:trPr>
        <w:tc>
          <w:tcPr>
            <w:tcW w:w="2800" w:type="dxa"/>
            <w:vMerge w:val="continue"/>
            <w:tcBorders>
              <w:top w:val="nil"/>
              <w:left w:val="nil"/>
              <w:bottom w:val="nil"/>
              <w:right w:val="nil"/>
            </w:tcBorders>
            <w:noWrap/>
            <w:vAlign w:val="center"/>
          </w:tcPr>
          <w:p w14:paraId="5C58CC79">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55A92941">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总资产周转率A34</w:t>
            </w:r>
          </w:p>
        </w:tc>
        <w:tc>
          <w:tcPr>
            <w:tcW w:w="2198" w:type="dxa"/>
            <w:tcBorders>
              <w:top w:val="nil"/>
              <w:left w:val="nil"/>
              <w:bottom w:val="nil"/>
              <w:right w:val="nil"/>
            </w:tcBorders>
            <w:noWrap/>
            <w:vAlign w:val="center"/>
          </w:tcPr>
          <w:p w14:paraId="55A080A6">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正向型</w:t>
            </w:r>
          </w:p>
        </w:tc>
      </w:tr>
      <w:tr w14:paraId="5F8AFF28">
        <w:tblPrEx>
          <w:tblCellMar>
            <w:top w:w="45" w:type="dxa"/>
            <w:left w:w="96" w:type="dxa"/>
            <w:bottom w:w="45" w:type="dxa"/>
            <w:right w:w="96" w:type="dxa"/>
          </w:tblCellMar>
        </w:tblPrEx>
        <w:trPr>
          <w:jc w:val="center"/>
        </w:trPr>
        <w:tc>
          <w:tcPr>
            <w:tcW w:w="2800" w:type="dxa"/>
            <w:vMerge w:val="restart"/>
            <w:tcBorders>
              <w:top w:val="nil"/>
              <w:left w:val="nil"/>
              <w:bottom w:val="nil"/>
              <w:right w:val="nil"/>
            </w:tcBorders>
            <w:noWrap/>
            <w:vAlign w:val="center"/>
          </w:tcPr>
          <w:p w14:paraId="4AAB11D4">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收益分配风险</w:t>
            </w:r>
          </w:p>
        </w:tc>
        <w:tc>
          <w:tcPr>
            <w:tcW w:w="3640" w:type="dxa"/>
            <w:tcBorders>
              <w:top w:val="nil"/>
              <w:left w:val="nil"/>
              <w:bottom w:val="nil"/>
              <w:right w:val="nil"/>
            </w:tcBorders>
            <w:noWrap/>
            <w:vAlign w:val="center"/>
          </w:tcPr>
          <w:p w14:paraId="1FD7D539">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股利分配率A41</w:t>
            </w:r>
          </w:p>
        </w:tc>
        <w:tc>
          <w:tcPr>
            <w:tcW w:w="2198" w:type="dxa"/>
            <w:tcBorders>
              <w:top w:val="nil"/>
              <w:left w:val="nil"/>
              <w:bottom w:val="nil"/>
              <w:right w:val="nil"/>
            </w:tcBorders>
            <w:noWrap/>
            <w:vAlign w:val="center"/>
          </w:tcPr>
          <w:p w14:paraId="361BB211">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正向型</w:t>
            </w:r>
          </w:p>
        </w:tc>
      </w:tr>
      <w:tr w14:paraId="2370B3F1">
        <w:tblPrEx>
          <w:tblCellMar>
            <w:top w:w="45" w:type="dxa"/>
            <w:left w:w="96" w:type="dxa"/>
            <w:bottom w:w="45" w:type="dxa"/>
            <w:right w:w="96" w:type="dxa"/>
          </w:tblCellMar>
        </w:tblPrEx>
        <w:trPr>
          <w:jc w:val="center"/>
        </w:trPr>
        <w:tc>
          <w:tcPr>
            <w:tcW w:w="2800" w:type="dxa"/>
            <w:vMerge w:val="continue"/>
            <w:tcBorders>
              <w:top w:val="nil"/>
              <w:left w:val="nil"/>
              <w:bottom w:val="nil"/>
              <w:right w:val="nil"/>
            </w:tcBorders>
            <w:noWrap/>
            <w:vAlign w:val="center"/>
          </w:tcPr>
          <w:p w14:paraId="726B7838">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1FF0029E">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净利润增长率A42</w:t>
            </w:r>
          </w:p>
        </w:tc>
        <w:tc>
          <w:tcPr>
            <w:tcW w:w="2198" w:type="dxa"/>
            <w:tcBorders>
              <w:top w:val="nil"/>
              <w:left w:val="nil"/>
              <w:bottom w:val="nil"/>
              <w:right w:val="nil"/>
            </w:tcBorders>
            <w:noWrap/>
            <w:vAlign w:val="center"/>
          </w:tcPr>
          <w:p w14:paraId="55A12E0E">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正向型</w:t>
            </w:r>
          </w:p>
        </w:tc>
      </w:tr>
      <w:tr w14:paraId="7DC13E6D">
        <w:tblPrEx>
          <w:tblCellMar>
            <w:top w:w="45" w:type="dxa"/>
            <w:left w:w="96" w:type="dxa"/>
            <w:bottom w:w="45" w:type="dxa"/>
            <w:right w:w="96" w:type="dxa"/>
          </w:tblCellMar>
        </w:tblPrEx>
        <w:trPr>
          <w:jc w:val="center"/>
        </w:trPr>
        <w:tc>
          <w:tcPr>
            <w:tcW w:w="2800" w:type="dxa"/>
            <w:vMerge w:val="continue"/>
            <w:tcBorders>
              <w:top w:val="nil"/>
              <w:left w:val="nil"/>
              <w:bottom w:val="single" w:color="000000" w:sz="12" w:space="0"/>
              <w:right w:val="nil"/>
            </w:tcBorders>
            <w:noWrap/>
            <w:vAlign w:val="center"/>
          </w:tcPr>
          <w:p w14:paraId="35B3EAC2">
            <w:pPr>
              <w:snapToGrid w:val="0"/>
              <w:ind w:firstLine="0"/>
              <w:jc w:val="center"/>
              <w:rPr>
                <w:rFonts w:ascii="宋体" w:hAnsi="宋体" w:cs="宋体"/>
                <w:sz w:val="21"/>
                <w:szCs w:val="21"/>
              </w:rPr>
            </w:pPr>
          </w:p>
        </w:tc>
        <w:tc>
          <w:tcPr>
            <w:tcW w:w="3640" w:type="dxa"/>
            <w:tcBorders>
              <w:top w:val="nil"/>
              <w:left w:val="nil"/>
              <w:bottom w:val="single" w:color="000000" w:sz="12" w:space="0"/>
              <w:right w:val="nil"/>
            </w:tcBorders>
            <w:noWrap/>
            <w:vAlign w:val="center"/>
          </w:tcPr>
          <w:p w14:paraId="5241F5E2">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营业收入增长率A43</w:t>
            </w:r>
          </w:p>
        </w:tc>
        <w:tc>
          <w:tcPr>
            <w:tcW w:w="2198" w:type="dxa"/>
            <w:tcBorders>
              <w:top w:val="nil"/>
              <w:left w:val="nil"/>
              <w:bottom w:val="single" w:color="000000" w:sz="12" w:space="0"/>
              <w:right w:val="nil"/>
            </w:tcBorders>
            <w:noWrap/>
            <w:vAlign w:val="center"/>
          </w:tcPr>
          <w:p w14:paraId="4782BE09">
            <w:pPr>
              <w:widowControl/>
              <w:snapToGrid w:val="0"/>
              <w:ind w:firstLine="0"/>
              <w:jc w:val="center"/>
              <w:textAlignment w:val="bottom"/>
              <w:rPr>
                <w:rFonts w:ascii="宋体" w:hAnsi="宋体" w:cs="宋体"/>
                <w:sz w:val="21"/>
                <w:szCs w:val="21"/>
              </w:rPr>
            </w:pPr>
            <w:r>
              <w:rPr>
                <w:rFonts w:hint="eastAsia" w:ascii="宋体" w:hAnsi="宋体" w:cs="宋体"/>
                <w:kern w:val="0"/>
                <w:sz w:val="21"/>
                <w:szCs w:val="21"/>
                <w:lang w:bidi="ar"/>
              </w:rPr>
              <w:t>正向型</w:t>
            </w:r>
          </w:p>
        </w:tc>
      </w:tr>
    </w:tbl>
    <w:p w14:paraId="7984CFA9">
      <w:pPr>
        <w:pStyle w:val="53"/>
        <w:ind w:firstLine="486"/>
        <w:rPr>
          <w:rFonts w:hint="eastAsia" w:cs="宋体"/>
          <w:color w:val="auto"/>
        </w:rPr>
      </w:pPr>
      <w:r>
        <w:rPr>
          <w:rFonts w:hint="eastAsia" w:cs="宋体"/>
          <w:color w:val="auto"/>
        </w:rPr>
        <w:t xml:space="preserve"> 本文将M公司2020-2024年五年作为评价对象，同时将A11-A43所代表的15项指标作为表5-1中的评价指标，原数据见表5-2。</w:t>
      </w:r>
    </w:p>
    <w:p w14:paraId="771F6E2B">
      <w:pPr>
        <w:widowControl/>
        <w:spacing w:before="207" w:beforeLines="50" w:after="207" w:afterLines="50" w:line="400" w:lineRule="exact"/>
        <w:ind w:left="4" w:hanging="4"/>
        <w:jc w:val="center"/>
        <w:rPr>
          <w:rFonts w:ascii="宋体" w:hAnsi="宋体" w:cs="宋体"/>
          <w:sz w:val="21"/>
          <w:szCs w:val="21"/>
        </w:rPr>
      </w:pPr>
      <w:r>
        <w:rPr>
          <w:rFonts w:hint="eastAsia" w:ascii="宋体" w:hAnsi="宋体" w:cs="宋体"/>
          <w:sz w:val="21"/>
          <w:szCs w:val="21"/>
        </w:rPr>
        <w:t>表5-2 M公司2020-2024年财务风险评价指标原始数据</w:t>
      </w:r>
    </w:p>
    <w:tbl>
      <w:tblPr>
        <w:tblStyle w:val="37"/>
        <w:tblW w:w="8630" w:type="dxa"/>
        <w:jc w:val="center"/>
        <w:tblLayout w:type="fixed"/>
        <w:tblCellMar>
          <w:top w:w="32" w:type="dxa"/>
          <w:left w:w="64" w:type="dxa"/>
          <w:bottom w:w="32" w:type="dxa"/>
          <w:right w:w="64" w:type="dxa"/>
        </w:tblCellMar>
      </w:tblPr>
      <w:tblGrid>
        <w:gridCol w:w="820"/>
        <w:gridCol w:w="1562"/>
        <w:gridCol w:w="1562"/>
        <w:gridCol w:w="1562"/>
        <w:gridCol w:w="1562"/>
        <w:gridCol w:w="1562"/>
      </w:tblGrid>
      <w:tr w14:paraId="55143D29">
        <w:tblPrEx>
          <w:tblCellMar>
            <w:top w:w="32" w:type="dxa"/>
            <w:left w:w="64" w:type="dxa"/>
            <w:bottom w:w="32" w:type="dxa"/>
            <w:right w:w="64" w:type="dxa"/>
          </w:tblCellMar>
        </w:tblPrEx>
        <w:trPr>
          <w:jc w:val="center"/>
        </w:trPr>
        <w:tc>
          <w:tcPr>
            <w:tcW w:w="820" w:type="dxa"/>
            <w:tcBorders>
              <w:top w:val="single" w:color="000000" w:sz="12" w:space="0"/>
              <w:left w:val="nil"/>
              <w:bottom w:val="single" w:color="000000" w:sz="4" w:space="0"/>
              <w:right w:val="nil"/>
            </w:tcBorders>
            <w:noWrap/>
            <w:vAlign w:val="center"/>
          </w:tcPr>
          <w:p w14:paraId="0BD2577E">
            <w:pPr>
              <w:widowControl/>
              <w:snapToGrid w:val="0"/>
              <w:ind w:firstLine="0"/>
              <w:jc w:val="center"/>
              <w:textAlignment w:val="bottom"/>
              <w:rPr>
                <w:rFonts w:ascii="宋体" w:hAnsi="宋体" w:cs="宋体"/>
                <w:b/>
                <w:bCs/>
                <w:kern w:val="0"/>
                <w:sz w:val="21"/>
                <w:szCs w:val="21"/>
                <w:lang w:bidi="ar"/>
              </w:rPr>
            </w:pPr>
            <w:r>
              <w:rPr>
                <w:rFonts w:hint="eastAsia" w:ascii="宋体" w:hAnsi="宋体" w:cs="宋体"/>
                <w:b/>
                <w:bCs/>
                <w:kern w:val="0"/>
                <w:sz w:val="21"/>
                <w:szCs w:val="21"/>
                <w:lang w:bidi="ar"/>
              </w:rPr>
              <w:t>指标</w:t>
            </w:r>
          </w:p>
        </w:tc>
        <w:tc>
          <w:tcPr>
            <w:tcW w:w="1562" w:type="dxa"/>
            <w:tcBorders>
              <w:top w:val="single" w:color="000000" w:sz="12" w:space="0"/>
              <w:left w:val="nil"/>
              <w:bottom w:val="single" w:color="000000" w:sz="4" w:space="0"/>
              <w:right w:val="nil"/>
            </w:tcBorders>
            <w:noWrap/>
            <w:vAlign w:val="center"/>
          </w:tcPr>
          <w:p w14:paraId="1F733798">
            <w:pPr>
              <w:widowControl/>
              <w:snapToGrid w:val="0"/>
              <w:ind w:firstLine="0"/>
              <w:jc w:val="center"/>
              <w:textAlignment w:val="bottom"/>
              <w:rPr>
                <w:rFonts w:ascii="宋体" w:hAnsi="宋体" w:cs="宋体"/>
                <w:b/>
                <w:bCs/>
                <w:kern w:val="0"/>
                <w:sz w:val="21"/>
                <w:szCs w:val="21"/>
                <w:lang w:bidi="ar"/>
              </w:rPr>
            </w:pPr>
            <w:r>
              <w:rPr>
                <w:rFonts w:hint="eastAsia" w:ascii="宋体" w:hAnsi="宋体" w:cs="宋体"/>
                <w:b/>
                <w:bCs/>
                <w:kern w:val="0"/>
                <w:sz w:val="21"/>
                <w:szCs w:val="21"/>
                <w:lang w:bidi="ar"/>
              </w:rPr>
              <w:t>2020年</w:t>
            </w:r>
          </w:p>
        </w:tc>
        <w:tc>
          <w:tcPr>
            <w:tcW w:w="1562" w:type="dxa"/>
            <w:tcBorders>
              <w:top w:val="single" w:color="000000" w:sz="12" w:space="0"/>
              <w:left w:val="nil"/>
              <w:bottom w:val="single" w:color="000000" w:sz="4" w:space="0"/>
              <w:right w:val="nil"/>
            </w:tcBorders>
            <w:noWrap/>
            <w:vAlign w:val="center"/>
          </w:tcPr>
          <w:p w14:paraId="22288C40">
            <w:pPr>
              <w:widowControl/>
              <w:snapToGrid w:val="0"/>
              <w:ind w:firstLine="0"/>
              <w:jc w:val="center"/>
              <w:textAlignment w:val="bottom"/>
              <w:rPr>
                <w:rFonts w:ascii="宋体" w:hAnsi="宋体" w:cs="宋体"/>
                <w:b/>
                <w:bCs/>
                <w:kern w:val="0"/>
                <w:sz w:val="21"/>
                <w:szCs w:val="21"/>
                <w:lang w:bidi="ar"/>
              </w:rPr>
            </w:pPr>
            <w:r>
              <w:rPr>
                <w:rFonts w:hint="eastAsia" w:ascii="宋体" w:hAnsi="宋体" w:cs="宋体"/>
                <w:b/>
                <w:bCs/>
                <w:kern w:val="0"/>
                <w:sz w:val="21"/>
                <w:szCs w:val="21"/>
                <w:lang w:bidi="ar"/>
              </w:rPr>
              <w:t>2021年</w:t>
            </w:r>
          </w:p>
        </w:tc>
        <w:tc>
          <w:tcPr>
            <w:tcW w:w="1562" w:type="dxa"/>
            <w:tcBorders>
              <w:top w:val="single" w:color="000000" w:sz="12" w:space="0"/>
              <w:left w:val="nil"/>
              <w:bottom w:val="single" w:color="000000" w:sz="4" w:space="0"/>
              <w:right w:val="nil"/>
            </w:tcBorders>
            <w:noWrap/>
            <w:vAlign w:val="center"/>
          </w:tcPr>
          <w:p w14:paraId="0899386A">
            <w:pPr>
              <w:widowControl/>
              <w:snapToGrid w:val="0"/>
              <w:ind w:firstLine="0"/>
              <w:jc w:val="center"/>
              <w:textAlignment w:val="bottom"/>
              <w:rPr>
                <w:rFonts w:ascii="宋体" w:hAnsi="宋体" w:cs="宋体"/>
                <w:b/>
                <w:bCs/>
                <w:kern w:val="0"/>
                <w:sz w:val="21"/>
                <w:szCs w:val="21"/>
                <w:lang w:bidi="ar"/>
              </w:rPr>
            </w:pPr>
            <w:r>
              <w:rPr>
                <w:rFonts w:hint="eastAsia" w:ascii="宋体" w:hAnsi="宋体" w:cs="宋体"/>
                <w:b/>
                <w:bCs/>
                <w:kern w:val="0"/>
                <w:sz w:val="21"/>
                <w:szCs w:val="21"/>
                <w:lang w:bidi="ar"/>
              </w:rPr>
              <w:t>2022年</w:t>
            </w:r>
          </w:p>
        </w:tc>
        <w:tc>
          <w:tcPr>
            <w:tcW w:w="1562" w:type="dxa"/>
            <w:tcBorders>
              <w:top w:val="single" w:color="000000" w:sz="12" w:space="0"/>
              <w:left w:val="nil"/>
              <w:bottom w:val="single" w:color="000000" w:sz="4" w:space="0"/>
              <w:right w:val="nil"/>
            </w:tcBorders>
            <w:noWrap/>
            <w:vAlign w:val="center"/>
          </w:tcPr>
          <w:p w14:paraId="7915E0B8">
            <w:pPr>
              <w:widowControl/>
              <w:snapToGrid w:val="0"/>
              <w:ind w:firstLine="0"/>
              <w:jc w:val="center"/>
              <w:textAlignment w:val="bottom"/>
              <w:rPr>
                <w:rFonts w:ascii="宋体" w:hAnsi="宋体" w:cs="宋体"/>
                <w:b/>
                <w:bCs/>
                <w:kern w:val="0"/>
                <w:sz w:val="21"/>
                <w:szCs w:val="21"/>
                <w:lang w:bidi="ar"/>
              </w:rPr>
            </w:pPr>
            <w:r>
              <w:rPr>
                <w:rFonts w:hint="eastAsia" w:ascii="宋体" w:hAnsi="宋体" w:cs="宋体"/>
                <w:b/>
                <w:bCs/>
                <w:kern w:val="0"/>
                <w:sz w:val="21"/>
                <w:szCs w:val="21"/>
                <w:lang w:bidi="ar"/>
              </w:rPr>
              <w:t>2023年</w:t>
            </w:r>
          </w:p>
        </w:tc>
        <w:tc>
          <w:tcPr>
            <w:tcW w:w="1562" w:type="dxa"/>
            <w:tcBorders>
              <w:top w:val="single" w:color="000000" w:sz="12" w:space="0"/>
              <w:left w:val="nil"/>
              <w:bottom w:val="single" w:color="000000" w:sz="4" w:space="0"/>
              <w:right w:val="nil"/>
            </w:tcBorders>
            <w:noWrap/>
            <w:vAlign w:val="center"/>
          </w:tcPr>
          <w:p w14:paraId="575AE51C">
            <w:pPr>
              <w:widowControl/>
              <w:snapToGrid w:val="0"/>
              <w:ind w:firstLine="0"/>
              <w:jc w:val="center"/>
              <w:textAlignment w:val="bottom"/>
              <w:rPr>
                <w:rFonts w:ascii="宋体" w:hAnsi="宋体" w:cs="宋体"/>
                <w:b/>
                <w:bCs/>
                <w:kern w:val="0"/>
                <w:sz w:val="21"/>
                <w:szCs w:val="21"/>
                <w:lang w:bidi="ar"/>
              </w:rPr>
            </w:pPr>
            <w:r>
              <w:rPr>
                <w:rFonts w:hint="eastAsia" w:ascii="宋体" w:hAnsi="宋体" w:cs="宋体"/>
                <w:b/>
                <w:bCs/>
                <w:kern w:val="0"/>
                <w:sz w:val="21"/>
                <w:szCs w:val="21"/>
                <w:lang w:bidi="ar"/>
              </w:rPr>
              <w:t>2024年</w:t>
            </w:r>
          </w:p>
        </w:tc>
      </w:tr>
      <w:tr w14:paraId="260C7580">
        <w:tblPrEx>
          <w:tblCellMar>
            <w:top w:w="32" w:type="dxa"/>
            <w:left w:w="64" w:type="dxa"/>
            <w:bottom w:w="32" w:type="dxa"/>
            <w:right w:w="64" w:type="dxa"/>
          </w:tblCellMar>
        </w:tblPrEx>
        <w:trPr>
          <w:jc w:val="center"/>
        </w:trPr>
        <w:tc>
          <w:tcPr>
            <w:tcW w:w="820" w:type="dxa"/>
            <w:tcBorders>
              <w:top w:val="single" w:color="000000" w:sz="4" w:space="0"/>
              <w:left w:val="nil"/>
              <w:bottom w:val="nil"/>
              <w:right w:val="nil"/>
            </w:tcBorders>
            <w:noWrap/>
            <w:vAlign w:val="center"/>
          </w:tcPr>
          <w:p w14:paraId="047B2D82">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A11</w:t>
            </w:r>
          </w:p>
        </w:tc>
        <w:tc>
          <w:tcPr>
            <w:tcW w:w="1562" w:type="dxa"/>
            <w:tcBorders>
              <w:top w:val="single" w:color="000000" w:sz="4" w:space="0"/>
              <w:left w:val="nil"/>
              <w:bottom w:val="nil"/>
              <w:right w:val="nil"/>
            </w:tcBorders>
            <w:vAlign w:val="center"/>
          </w:tcPr>
          <w:p w14:paraId="048D7F04">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1.3980</w:t>
            </w:r>
          </w:p>
        </w:tc>
        <w:tc>
          <w:tcPr>
            <w:tcW w:w="1562" w:type="dxa"/>
            <w:tcBorders>
              <w:top w:val="single" w:color="000000" w:sz="4" w:space="0"/>
              <w:left w:val="nil"/>
              <w:bottom w:val="nil"/>
              <w:right w:val="nil"/>
            </w:tcBorders>
            <w:vAlign w:val="center"/>
          </w:tcPr>
          <w:p w14:paraId="434E6510">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1.2080</w:t>
            </w:r>
          </w:p>
        </w:tc>
        <w:tc>
          <w:tcPr>
            <w:tcW w:w="1562" w:type="dxa"/>
            <w:tcBorders>
              <w:top w:val="single" w:color="000000" w:sz="4" w:space="0"/>
              <w:left w:val="nil"/>
              <w:bottom w:val="nil"/>
              <w:right w:val="nil"/>
            </w:tcBorders>
            <w:vAlign w:val="center"/>
          </w:tcPr>
          <w:p w14:paraId="318801E3">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1.0410</w:t>
            </w:r>
          </w:p>
        </w:tc>
        <w:tc>
          <w:tcPr>
            <w:tcW w:w="1562" w:type="dxa"/>
            <w:tcBorders>
              <w:top w:val="single" w:color="000000" w:sz="4" w:space="0"/>
              <w:left w:val="nil"/>
              <w:bottom w:val="nil"/>
              <w:right w:val="nil"/>
            </w:tcBorders>
            <w:vAlign w:val="center"/>
          </w:tcPr>
          <w:p w14:paraId="49BD2A98">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1.3920</w:t>
            </w:r>
          </w:p>
        </w:tc>
        <w:tc>
          <w:tcPr>
            <w:tcW w:w="1562" w:type="dxa"/>
            <w:tcBorders>
              <w:top w:val="single" w:color="000000" w:sz="4" w:space="0"/>
              <w:left w:val="nil"/>
              <w:bottom w:val="nil"/>
              <w:right w:val="nil"/>
            </w:tcBorders>
            <w:vAlign w:val="center"/>
          </w:tcPr>
          <w:p w14:paraId="7917EDD8">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1.5550</w:t>
            </w:r>
          </w:p>
        </w:tc>
      </w:tr>
      <w:tr w14:paraId="2AFEC845">
        <w:tblPrEx>
          <w:tblCellMar>
            <w:top w:w="32" w:type="dxa"/>
            <w:left w:w="64" w:type="dxa"/>
            <w:bottom w:w="32" w:type="dxa"/>
            <w:right w:w="64" w:type="dxa"/>
          </w:tblCellMar>
        </w:tblPrEx>
        <w:trPr>
          <w:jc w:val="center"/>
        </w:trPr>
        <w:tc>
          <w:tcPr>
            <w:tcW w:w="820" w:type="dxa"/>
            <w:tcBorders>
              <w:top w:val="nil"/>
              <w:left w:val="nil"/>
              <w:bottom w:val="nil"/>
              <w:right w:val="nil"/>
            </w:tcBorders>
            <w:noWrap/>
            <w:vAlign w:val="center"/>
          </w:tcPr>
          <w:p w14:paraId="4704770E">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A12</w:t>
            </w:r>
          </w:p>
        </w:tc>
        <w:tc>
          <w:tcPr>
            <w:tcW w:w="1562" w:type="dxa"/>
            <w:tcBorders>
              <w:top w:val="nil"/>
              <w:left w:val="nil"/>
              <w:bottom w:val="nil"/>
              <w:right w:val="nil"/>
            </w:tcBorders>
            <w:vAlign w:val="center"/>
          </w:tcPr>
          <w:p w14:paraId="11583FD6">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1.0840</w:t>
            </w:r>
          </w:p>
        </w:tc>
        <w:tc>
          <w:tcPr>
            <w:tcW w:w="1562" w:type="dxa"/>
            <w:tcBorders>
              <w:top w:val="nil"/>
              <w:left w:val="nil"/>
              <w:bottom w:val="nil"/>
              <w:right w:val="nil"/>
            </w:tcBorders>
            <w:vAlign w:val="center"/>
          </w:tcPr>
          <w:p w14:paraId="0195AFDD">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0.9630</w:t>
            </w:r>
          </w:p>
        </w:tc>
        <w:tc>
          <w:tcPr>
            <w:tcW w:w="1562" w:type="dxa"/>
            <w:tcBorders>
              <w:top w:val="nil"/>
              <w:left w:val="nil"/>
              <w:bottom w:val="nil"/>
              <w:right w:val="nil"/>
            </w:tcBorders>
            <w:vAlign w:val="center"/>
          </w:tcPr>
          <w:p w14:paraId="668870D3">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0.8310</w:t>
            </w:r>
          </w:p>
        </w:tc>
        <w:tc>
          <w:tcPr>
            <w:tcW w:w="1562" w:type="dxa"/>
            <w:tcBorders>
              <w:top w:val="nil"/>
              <w:left w:val="nil"/>
              <w:bottom w:val="nil"/>
              <w:right w:val="nil"/>
            </w:tcBorders>
            <w:vAlign w:val="center"/>
          </w:tcPr>
          <w:p w14:paraId="1B5D29B2">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1.1770</w:t>
            </w:r>
          </w:p>
        </w:tc>
        <w:tc>
          <w:tcPr>
            <w:tcW w:w="1562" w:type="dxa"/>
            <w:tcBorders>
              <w:top w:val="nil"/>
              <w:left w:val="nil"/>
              <w:bottom w:val="nil"/>
              <w:right w:val="nil"/>
            </w:tcBorders>
            <w:vAlign w:val="center"/>
          </w:tcPr>
          <w:p w14:paraId="601544D7">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1.3410</w:t>
            </w:r>
          </w:p>
        </w:tc>
      </w:tr>
      <w:tr w14:paraId="552418D1">
        <w:tblPrEx>
          <w:tblCellMar>
            <w:top w:w="32" w:type="dxa"/>
            <w:left w:w="64" w:type="dxa"/>
            <w:bottom w:w="32" w:type="dxa"/>
            <w:right w:w="64" w:type="dxa"/>
          </w:tblCellMar>
        </w:tblPrEx>
        <w:trPr>
          <w:jc w:val="center"/>
        </w:trPr>
        <w:tc>
          <w:tcPr>
            <w:tcW w:w="820" w:type="dxa"/>
            <w:tcBorders>
              <w:top w:val="nil"/>
              <w:left w:val="nil"/>
              <w:bottom w:val="nil"/>
              <w:right w:val="nil"/>
            </w:tcBorders>
            <w:noWrap/>
            <w:vAlign w:val="center"/>
          </w:tcPr>
          <w:p w14:paraId="0B55C295">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A13</w:t>
            </w:r>
          </w:p>
        </w:tc>
        <w:tc>
          <w:tcPr>
            <w:tcW w:w="1562" w:type="dxa"/>
            <w:tcBorders>
              <w:top w:val="nil"/>
              <w:left w:val="nil"/>
              <w:bottom w:val="nil"/>
              <w:right w:val="nil"/>
            </w:tcBorders>
            <w:vAlign w:val="center"/>
          </w:tcPr>
          <w:p w14:paraId="7416747D">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0.5360</w:t>
            </w:r>
          </w:p>
        </w:tc>
        <w:tc>
          <w:tcPr>
            <w:tcW w:w="1562" w:type="dxa"/>
            <w:tcBorders>
              <w:top w:val="nil"/>
              <w:left w:val="nil"/>
              <w:bottom w:val="nil"/>
              <w:right w:val="nil"/>
            </w:tcBorders>
            <w:vAlign w:val="center"/>
          </w:tcPr>
          <w:p w14:paraId="1C7FDF9D">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0.6960</w:t>
            </w:r>
          </w:p>
        </w:tc>
        <w:tc>
          <w:tcPr>
            <w:tcW w:w="1562" w:type="dxa"/>
            <w:tcBorders>
              <w:top w:val="nil"/>
              <w:left w:val="nil"/>
              <w:bottom w:val="nil"/>
              <w:right w:val="nil"/>
            </w:tcBorders>
            <w:vAlign w:val="center"/>
          </w:tcPr>
          <w:p w14:paraId="70B25BC7">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0.7590</w:t>
            </w:r>
          </w:p>
        </w:tc>
        <w:tc>
          <w:tcPr>
            <w:tcW w:w="1562" w:type="dxa"/>
            <w:tcBorders>
              <w:top w:val="nil"/>
              <w:left w:val="nil"/>
              <w:bottom w:val="nil"/>
              <w:right w:val="nil"/>
            </w:tcBorders>
            <w:vAlign w:val="center"/>
          </w:tcPr>
          <w:p w14:paraId="0577E805">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0.6600</w:t>
            </w:r>
          </w:p>
        </w:tc>
        <w:tc>
          <w:tcPr>
            <w:tcW w:w="1562" w:type="dxa"/>
            <w:tcBorders>
              <w:top w:val="nil"/>
              <w:left w:val="nil"/>
              <w:bottom w:val="nil"/>
              <w:right w:val="nil"/>
            </w:tcBorders>
            <w:vAlign w:val="center"/>
          </w:tcPr>
          <w:p w14:paraId="640CABB5">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0.6130</w:t>
            </w:r>
          </w:p>
        </w:tc>
      </w:tr>
      <w:tr w14:paraId="01F870DA">
        <w:tblPrEx>
          <w:tblCellMar>
            <w:top w:w="32" w:type="dxa"/>
            <w:left w:w="64" w:type="dxa"/>
            <w:bottom w:w="32" w:type="dxa"/>
            <w:right w:w="64" w:type="dxa"/>
          </w:tblCellMar>
        </w:tblPrEx>
        <w:trPr>
          <w:jc w:val="center"/>
        </w:trPr>
        <w:tc>
          <w:tcPr>
            <w:tcW w:w="820" w:type="dxa"/>
            <w:tcBorders>
              <w:top w:val="nil"/>
              <w:left w:val="nil"/>
              <w:bottom w:val="nil"/>
              <w:right w:val="nil"/>
            </w:tcBorders>
            <w:noWrap/>
            <w:vAlign w:val="center"/>
          </w:tcPr>
          <w:p w14:paraId="64D8F080">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A14</w:t>
            </w:r>
          </w:p>
        </w:tc>
        <w:tc>
          <w:tcPr>
            <w:tcW w:w="1562" w:type="dxa"/>
            <w:tcBorders>
              <w:top w:val="nil"/>
              <w:left w:val="nil"/>
              <w:bottom w:val="nil"/>
              <w:right w:val="nil"/>
            </w:tcBorders>
            <w:vAlign w:val="center"/>
          </w:tcPr>
          <w:p w14:paraId="718F51E3">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34.8800</w:t>
            </w:r>
          </w:p>
        </w:tc>
        <w:tc>
          <w:tcPr>
            <w:tcW w:w="1562" w:type="dxa"/>
            <w:tcBorders>
              <w:top w:val="nil"/>
              <w:left w:val="nil"/>
              <w:bottom w:val="nil"/>
              <w:right w:val="nil"/>
            </w:tcBorders>
            <w:vAlign w:val="center"/>
          </w:tcPr>
          <w:p w14:paraId="2245672E">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41.0400</w:t>
            </w:r>
          </w:p>
        </w:tc>
        <w:tc>
          <w:tcPr>
            <w:tcW w:w="1562" w:type="dxa"/>
            <w:tcBorders>
              <w:top w:val="nil"/>
              <w:left w:val="nil"/>
              <w:bottom w:val="nil"/>
              <w:right w:val="nil"/>
            </w:tcBorders>
            <w:vAlign w:val="center"/>
          </w:tcPr>
          <w:p w14:paraId="5B9410F9">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43.1600</w:t>
            </w:r>
          </w:p>
        </w:tc>
        <w:tc>
          <w:tcPr>
            <w:tcW w:w="1562" w:type="dxa"/>
            <w:tcBorders>
              <w:top w:val="nil"/>
              <w:left w:val="nil"/>
              <w:bottom w:val="nil"/>
              <w:right w:val="nil"/>
            </w:tcBorders>
            <w:vAlign w:val="center"/>
          </w:tcPr>
          <w:p w14:paraId="5A5C0250">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39.7600</w:t>
            </w:r>
          </w:p>
        </w:tc>
        <w:tc>
          <w:tcPr>
            <w:tcW w:w="1562" w:type="dxa"/>
            <w:tcBorders>
              <w:top w:val="nil"/>
              <w:left w:val="nil"/>
              <w:bottom w:val="nil"/>
              <w:right w:val="nil"/>
            </w:tcBorders>
            <w:vAlign w:val="center"/>
          </w:tcPr>
          <w:p w14:paraId="16D19972">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38.0000</w:t>
            </w:r>
          </w:p>
        </w:tc>
      </w:tr>
      <w:tr w14:paraId="3FA968F0">
        <w:tblPrEx>
          <w:tblCellMar>
            <w:top w:w="32" w:type="dxa"/>
            <w:left w:w="64" w:type="dxa"/>
            <w:bottom w:w="32" w:type="dxa"/>
            <w:right w:w="64" w:type="dxa"/>
          </w:tblCellMar>
        </w:tblPrEx>
        <w:trPr>
          <w:jc w:val="center"/>
        </w:trPr>
        <w:tc>
          <w:tcPr>
            <w:tcW w:w="820" w:type="dxa"/>
            <w:tcBorders>
              <w:top w:val="nil"/>
              <w:left w:val="nil"/>
              <w:bottom w:val="nil"/>
              <w:right w:val="nil"/>
            </w:tcBorders>
            <w:noWrap/>
            <w:vAlign w:val="center"/>
          </w:tcPr>
          <w:p w14:paraId="330E04C8">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A21</w:t>
            </w:r>
          </w:p>
        </w:tc>
        <w:tc>
          <w:tcPr>
            <w:tcW w:w="1562" w:type="dxa"/>
            <w:tcBorders>
              <w:top w:val="nil"/>
              <w:left w:val="nil"/>
              <w:bottom w:val="nil"/>
              <w:right w:val="nil"/>
            </w:tcBorders>
            <w:vAlign w:val="center"/>
          </w:tcPr>
          <w:p w14:paraId="3BDA3F3B">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7.0600</w:t>
            </w:r>
          </w:p>
        </w:tc>
        <w:tc>
          <w:tcPr>
            <w:tcW w:w="1562" w:type="dxa"/>
            <w:tcBorders>
              <w:top w:val="nil"/>
              <w:left w:val="nil"/>
              <w:bottom w:val="nil"/>
              <w:right w:val="nil"/>
            </w:tcBorders>
            <w:vAlign w:val="center"/>
          </w:tcPr>
          <w:p w14:paraId="3EB88B5B">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7.7700</w:t>
            </w:r>
          </w:p>
        </w:tc>
        <w:tc>
          <w:tcPr>
            <w:tcW w:w="1562" w:type="dxa"/>
            <w:tcBorders>
              <w:top w:val="nil"/>
              <w:left w:val="nil"/>
              <w:bottom w:val="nil"/>
              <w:right w:val="nil"/>
            </w:tcBorders>
            <w:vAlign w:val="center"/>
          </w:tcPr>
          <w:p w14:paraId="48C7027E">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5.9800</w:t>
            </w:r>
          </w:p>
        </w:tc>
        <w:tc>
          <w:tcPr>
            <w:tcW w:w="1562" w:type="dxa"/>
            <w:tcBorders>
              <w:top w:val="nil"/>
              <w:left w:val="nil"/>
              <w:bottom w:val="nil"/>
              <w:right w:val="nil"/>
            </w:tcBorders>
            <w:vAlign w:val="center"/>
          </w:tcPr>
          <w:p w14:paraId="15B76CD9">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9.4200</w:t>
            </w:r>
          </w:p>
        </w:tc>
        <w:tc>
          <w:tcPr>
            <w:tcW w:w="1562" w:type="dxa"/>
            <w:tcBorders>
              <w:top w:val="nil"/>
              <w:left w:val="nil"/>
              <w:bottom w:val="nil"/>
              <w:right w:val="nil"/>
            </w:tcBorders>
            <w:vAlign w:val="center"/>
          </w:tcPr>
          <w:p w14:paraId="38D788D7">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10.3300</w:t>
            </w:r>
          </w:p>
        </w:tc>
      </w:tr>
      <w:tr w14:paraId="0B9286B7">
        <w:tblPrEx>
          <w:tblCellMar>
            <w:top w:w="32" w:type="dxa"/>
            <w:left w:w="64" w:type="dxa"/>
            <w:bottom w:w="32" w:type="dxa"/>
            <w:right w:w="64" w:type="dxa"/>
          </w:tblCellMar>
        </w:tblPrEx>
        <w:trPr>
          <w:jc w:val="center"/>
        </w:trPr>
        <w:tc>
          <w:tcPr>
            <w:tcW w:w="820" w:type="dxa"/>
            <w:tcBorders>
              <w:top w:val="nil"/>
              <w:left w:val="nil"/>
              <w:bottom w:val="nil"/>
              <w:right w:val="nil"/>
            </w:tcBorders>
            <w:noWrap/>
            <w:vAlign w:val="center"/>
          </w:tcPr>
          <w:p w14:paraId="612B87F1">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A22</w:t>
            </w:r>
          </w:p>
        </w:tc>
        <w:tc>
          <w:tcPr>
            <w:tcW w:w="1562" w:type="dxa"/>
            <w:tcBorders>
              <w:top w:val="nil"/>
              <w:left w:val="nil"/>
              <w:bottom w:val="nil"/>
              <w:right w:val="nil"/>
            </w:tcBorders>
            <w:vAlign w:val="center"/>
          </w:tcPr>
          <w:p w14:paraId="5E0B10B3">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3.4600</w:t>
            </w:r>
          </w:p>
        </w:tc>
        <w:tc>
          <w:tcPr>
            <w:tcW w:w="1562" w:type="dxa"/>
            <w:tcBorders>
              <w:top w:val="nil"/>
              <w:left w:val="nil"/>
              <w:bottom w:val="nil"/>
              <w:right w:val="nil"/>
            </w:tcBorders>
            <w:vAlign w:val="center"/>
          </w:tcPr>
          <w:p w14:paraId="698C8F4C">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3.9700</w:t>
            </w:r>
          </w:p>
        </w:tc>
        <w:tc>
          <w:tcPr>
            <w:tcW w:w="1562" w:type="dxa"/>
            <w:tcBorders>
              <w:top w:val="nil"/>
              <w:left w:val="nil"/>
              <w:bottom w:val="nil"/>
              <w:right w:val="nil"/>
            </w:tcBorders>
            <w:vAlign w:val="center"/>
          </w:tcPr>
          <w:p w14:paraId="50624281">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2.6000</w:t>
            </w:r>
          </w:p>
        </w:tc>
        <w:tc>
          <w:tcPr>
            <w:tcW w:w="1562" w:type="dxa"/>
            <w:tcBorders>
              <w:top w:val="nil"/>
              <w:left w:val="nil"/>
              <w:bottom w:val="nil"/>
              <w:right w:val="nil"/>
            </w:tcBorders>
            <w:vAlign w:val="center"/>
          </w:tcPr>
          <w:p w14:paraId="649E3E48">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4.2800</w:t>
            </w:r>
          </w:p>
        </w:tc>
        <w:tc>
          <w:tcPr>
            <w:tcW w:w="1562" w:type="dxa"/>
            <w:tcBorders>
              <w:top w:val="nil"/>
              <w:left w:val="nil"/>
              <w:bottom w:val="nil"/>
              <w:right w:val="nil"/>
            </w:tcBorders>
            <w:vAlign w:val="center"/>
          </w:tcPr>
          <w:p w14:paraId="25C82DD2">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4.3800</w:t>
            </w:r>
          </w:p>
        </w:tc>
      </w:tr>
      <w:tr w14:paraId="57CB8760">
        <w:tblPrEx>
          <w:tblCellMar>
            <w:top w:w="32" w:type="dxa"/>
            <w:left w:w="64" w:type="dxa"/>
            <w:bottom w:w="32" w:type="dxa"/>
            <w:right w:w="64" w:type="dxa"/>
          </w:tblCellMar>
        </w:tblPrEx>
        <w:trPr>
          <w:jc w:val="center"/>
        </w:trPr>
        <w:tc>
          <w:tcPr>
            <w:tcW w:w="820" w:type="dxa"/>
            <w:tcBorders>
              <w:top w:val="nil"/>
              <w:left w:val="nil"/>
              <w:bottom w:val="nil"/>
              <w:right w:val="nil"/>
            </w:tcBorders>
            <w:noWrap/>
            <w:vAlign w:val="center"/>
          </w:tcPr>
          <w:p w14:paraId="0F46E184">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A23</w:t>
            </w:r>
          </w:p>
        </w:tc>
        <w:tc>
          <w:tcPr>
            <w:tcW w:w="1562" w:type="dxa"/>
            <w:tcBorders>
              <w:top w:val="nil"/>
              <w:left w:val="nil"/>
              <w:bottom w:val="nil"/>
              <w:right w:val="nil"/>
            </w:tcBorders>
            <w:noWrap/>
            <w:vAlign w:val="center"/>
          </w:tcPr>
          <w:p w14:paraId="2D463FEC">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0.0892</w:t>
            </w:r>
          </w:p>
        </w:tc>
        <w:tc>
          <w:tcPr>
            <w:tcW w:w="1562" w:type="dxa"/>
            <w:tcBorders>
              <w:top w:val="nil"/>
              <w:left w:val="nil"/>
              <w:bottom w:val="nil"/>
              <w:right w:val="nil"/>
            </w:tcBorders>
            <w:noWrap/>
            <w:vAlign w:val="center"/>
          </w:tcPr>
          <w:p w14:paraId="7B0F18B2">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0.1133</w:t>
            </w:r>
          </w:p>
        </w:tc>
        <w:tc>
          <w:tcPr>
            <w:tcW w:w="1562" w:type="dxa"/>
            <w:tcBorders>
              <w:top w:val="nil"/>
              <w:left w:val="nil"/>
              <w:bottom w:val="nil"/>
              <w:right w:val="nil"/>
            </w:tcBorders>
            <w:noWrap/>
            <w:vAlign w:val="center"/>
          </w:tcPr>
          <w:p w14:paraId="0D336E50">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0.0815</w:t>
            </w:r>
          </w:p>
        </w:tc>
        <w:tc>
          <w:tcPr>
            <w:tcW w:w="1562" w:type="dxa"/>
            <w:tcBorders>
              <w:top w:val="nil"/>
              <w:left w:val="nil"/>
              <w:bottom w:val="nil"/>
              <w:right w:val="nil"/>
            </w:tcBorders>
            <w:noWrap/>
            <w:vAlign w:val="center"/>
          </w:tcPr>
          <w:p w14:paraId="091B9A1B">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0.1349</w:t>
            </w:r>
          </w:p>
        </w:tc>
        <w:tc>
          <w:tcPr>
            <w:tcW w:w="1562" w:type="dxa"/>
            <w:tcBorders>
              <w:top w:val="nil"/>
              <w:left w:val="nil"/>
              <w:bottom w:val="nil"/>
              <w:right w:val="nil"/>
            </w:tcBorders>
            <w:noWrap/>
            <w:vAlign w:val="center"/>
          </w:tcPr>
          <w:p w14:paraId="02F3A347">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0.1250</w:t>
            </w:r>
          </w:p>
        </w:tc>
      </w:tr>
      <w:tr w14:paraId="670D1B49">
        <w:tblPrEx>
          <w:tblCellMar>
            <w:top w:w="32" w:type="dxa"/>
            <w:left w:w="64" w:type="dxa"/>
            <w:bottom w:w="32" w:type="dxa"/>
            <w:right w:w="64" w:type="dxa"/>
          </w:tblCellMar>
        </w:tblPrEx>
        <w:trPr>
          <w:jc w:val="center"/>
        </w:trPr>
        <w:tc>
          <w:tcPr>
            <w:tcW w:w="820" w:type="dxa"/>
            <w:tcBorders>
              <w:top w:val="nil"/>
              <w:left w:val="nil"/>
              <w:bottom w:val="nil"/>
              <w:right w:val="nil"/>
            </w:tcBorders>
            <w:noWrap/>
            <w:vAlign w:val="center"/>
          </w:tcPr>
          <w:p w14:paraId="36154AA4">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A24</w:t>
            </w:r>
          </w:p>
        </w:tc>
        <w:tc>
          <w:tcPr>
            <w:tcW w:w="1562" w:type="dxa"/>
            <w:tcBorders>
              <w:top w:val="nil"/>
              <w:left w:val="nil"/>
              <w:bottom w:val="nil"/>
              <w:right w:val="nil"/>
            </w:tcBorders>
            <w:noWrap/>
            <w:vAlign w:val="center"/>
          </w:tcPr>
          <w:p w14:paraId="69DD3B1C">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0.0900</w:t>
            </w:r>
          </w:p>
        </w:tc>
        <w:tc>
          <w:tcPr>
            <w:tcW w:w="1562" w:type="dxa"/>
            <w:tcBorders>
              <w:top w:val="nil"/>
              <w:left w:val="nil"/>
              <w:bottom w:val="nil"/>
              <w:right w:val="nil"/>
            </w:tcBorders>
            <w:noWrap/>
            <w:vAlign w:val="center"/>
          </w:tcPr>
          <w:p w14:paraId="67319097">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0.1000</w:t>
            </w:r>
          </w:p>
        </w:tc>
        <w:tc>
          <w:tcPr>
            <w:tcW w:w="1562" w:type="dxa"/>
            <w:tcBorders>
              <w:top w:val="nil"/>
              <w:left w:val="nil"/>
              <w:bottom w:val="nil"/>
              <w:right w:val="nil"/>
            </w:tcBorders>
            <w:noWrap/>
            <w:vAlign w:val="center"/>
          </w:tcPr>
          <w:p w14:paraId="7384CE83">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0.0700</w:t>
            </w:r>
          </w:p>
        </w:tc>
        <w:tc>
          <w:tcPr>
            <w:tcW w:w="1562" w:type="dxa"/>
            <w:tcBorders>
              <w:top w:val="nil"/>
              <w:left w:val="nil"/>
              <w:bottom w:val="nil"/>
              <w:right w:val="nil"/>
            </w:tcBorders>
            <w:noWrap/>
            <w:vAlign w:val="center"/>
          </w:tcPr>
          <w:p w14:paraId="48F379BD">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0.1200</w:t>
            </w:r>
          </w:p>
        </w:tc>
        <w:tc>
          <w:tcPr>
            <w:tcW w:w="1562" w:type="dxa"/>
            <w:tcBorders>
              <w:top w:val="nil"/>
              <w:left w:val="nil"/>
              <w:bottom w:val="nil"/>
              <w:right w:val="nil"/>
            </w:tcBorders>
            <w:noWrap/>
            <w:vAlign w:val="center"/>
          </w:tcPr>
          <w:p w14:paraId="3F923521">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0.1400</w:t>
            </w:r>
          </w:p>
        </w:tc>
      </w:tr>
      <w:tr w14:paraId="570AB3B1">
        <w:tblPrEx>
          <w:tblCellMar>
            <w:top w:w="32" w:type="dxa"/>
            <w:left w:w="64" w:type="dxa"/>
            <w:bottom w:w="32" w:type="dxa"/>
            <w:right w:w="64" w:type="dxa"/>
          </w:tblCellMar>
        </w:tblPrEx>
        <w:trPr>
          <w:trHeight w:val="90" w:hRule="atLeast"/>
          <w:jc w:val="center"/>
        </w:trPr>
        <w:tc>
          <w:tcPr>
            <w:tcW w:w="820" w:type="dxa"/>
            <w:tcBorders>
              <w:top w:val="nil"/>
              <w:left w:val="nil"/>
              <w:bottom w:val="nil"/>
              <w:right w:val="nil"/>
            </w:tcBorders>
            <w:noWrap/>
            <w:vAlign w:val="center"/>
          </w:tcPr>
          <w:p w14:paraId="7CDCB9B9">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A31</w:t>
            </w:r>
          </w:p>
        </w:tc>
        <w:tc>
          <w:tcPr>
            <w:tcW w:w="1562" w:type="dxa"/>
            <w:tcBorders>
              <w:top w:val="nil"/>
              <w:left w:val="nil"/>
              <w:bottom w:val="nil"/>
              <w:right w:val="nil"/>
            </w:tcBorders>
            <w:vAlign w:val="center"/>
          </w:tcPr>
          <w:p w14:paraId="3ACDF83A">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1.8710</w:t>
            </w:r>
          </w:p>
        </w:tc>
        <w:tc>
          <w:tcPr>
            <w:tcW w:w="1562" w:type="dxa"/>
            <w:tcBorders>
              <w:top w:val="nil"/>
              <w:left w:val="nil"/>
              <w:bottom w:val="nil"/>
              <w:right w:val="nil"/>
            </w:tcBorders>
            <w:vAlign w:val="center"/>
          </w:tcPr>
          <w:p w14:paraId="0AB89307">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1.8640</w:t>
            </w:r>
          </w:p>
        </w:tc>
        <w:tc>
          <w:tcPr>
            <w:tcW w:w="1562" w:type="dxa"/>
            <w:tcBorders>
              <w:top w:val="nil"/>
              <w:left w:val="nil"/>
              <w:bottom w:val="nil"/>
              <w:right w:val="nil"/>
            </w:tcBorders>
            <w:vAlign w:val="center"/>
          </w:tcPr>
          <w:p w14:paraId="65ED31BB">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1.7730</w:t>
            </w:r>
          </w:p>
        </w:tc>
        <w:tc>
          <w:tcPr>
            <w:tcW w:w="1562" w:type="dxa"/>
            <w:tcBorders>
              <w:top w:val="nil"/>
              <w:left w:val="nil"/>
              <w:bottom w:val="nil"/>
              <w:right w:val="nil"/>
            </w:tcBorders>
            <w:vAlign w:val="center"/>
          </w:tcPr>
          <w:p w14:paraId="5799C9FE">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1.8570</w:t>
            </w:r>
          </w:p>
        </w:tc>
        <w:tc>
          <w:tcPr>
            <w:tcW w:w="1562" w:type="dxa"/>
            <w:tcBorders>
              <w:top w:val="nil"/>
              <w:left w:val="nil"/>
              <w:bottom w:val="nil"/>
              <w:right w:val="nil"/>
            </w:tcBorders>
            <w:vAlign w:val="center"/>
          </w:tcPr>
          <w:p w14:paraId="41E7072A">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1.7510</w:t>
            </w:r>
          </w:p>
        </w:tc>
      </w:tr>
      <w:tr w14:paraId="6A98C2C3">
        <w:tblPrEx>
          <w:tblCellMar>
            <w:top w:w="32" w:type="dxa"/>
            <w:left w:w="64" w:type="dxa"/>
            <w:bottom w:w="32" w:type="dxa"/>
            <w:right w:w="64" w:type="dxa"/>
          </w:tblCellMar>
        </w:tblPrEx>
        <w:trPr>
          <w:jc w:val="center"/>
        </w:trPr>
        <w:tc>
          <w:tcPr>
            <w:tcW w:w="820" w:type="dxa"/>
            <w:tcBorders>
              <w:top w:val="nil"/>
              <w:left w:val="nil"/>
              <w:bottom w:val="nil"/>
              <w:right w:val="nil"/>
            </w:tcBorders>
            <w:noWrap/>
            <w:vAlign w:val="center"/>
          </w:tcPr>
          <w:p w14:paraId="509C7A8C">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A32</w:t>
            </w:r>
          </w:p>
        </w:tc>
        <w:tc>
          <w:tcPr>
            <w:tcW w:w="1562" w:type="dxa"/>
            <w:tcBorders>
              <w:top w:val="nil"/>
              <w:left w:val="nil"/>
              <w:bottom w:val="nil"/>
              <w:right w:val="nil"/>
            </w:tcBorders>
            <w:vAlign w:val="center"/>
          </w:tcPr>
          <w:p w14:paraId="1E162042">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8.3500</w:t>
            </w:r>
          </w:p>
        </w:tc>
        <w:tc>
          <w:tcPr>
            <w:tcW w:w="1562" w:type="dxa"/>
            <w:tcBorders>
              <w:top w:val="nil"/>
              <w:left w:val="nil"/>
              <w:bottom w:val="nil"/>
              <w:right w:val="nil"/>
            </w:tcBorders>
            <w:vAlign w:val="center"/>
          </w:tcPr>
          <w:p w14:paraId="51E03DD2">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9.3760</w:t>
            </w:r>
          </w:p>
        </w:tc>
        <w:tc>
          <w:tcPr>
            <w:tcW w:w="1562" w:type="dxa"/>
            <w:tcBorders>
              <w:top w:val="nil"/>
              <w:left w:val="nil"/>
              <w:bottom w:val="nil"/>
              <w:right w:val="nil"/>
            </w:tcBorders>
            <w:vAlign w:val="center"/>
          </w:tcPr>
          <w:p w14:paraId="22B083D2">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8.9560</w:t>
            </w:r>
          </w:p>
        </w:tc>
        <w:tc>
          <w:tcPr>
            <w:tcW w:w="1562" w:type="dxa"/>
            <w:tcBorders>
              <w:top w:val="nil"/>
              <w:left w:val="nil"/>
              <w:bottom w:val="nil"/>
              <w:right w:val="nil"/>
            </w:tcBorders>
            <w:vAlign w:val="center"/>
          </w:tcPr>
          <w:p w14:paraId="68BDE3A8">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9.5760</w:t>
            </w:r>
          </w:p>
        </w:tc>
        <w:tc>
          <w:tcPr>
            <w:tcW w:w="1562" w:type="dxa"/>
            <w:tcBorders>
              <w:top w:val="nil"/>
              <w:left w:val="nil"/>
              <w:bottom w:val="nil"/>
              <w:right w:val="nil"/>
            </w:tcBorders>
            <w:vAlign w:val="center"/>
          </w:tcPr>
          <w:p w14:paraId="57D3921A">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8.1670</w:t>
            </w:r>
          </w:p>
        </w:tc>
      </w:tr>
      <w:tr w14:paraId="7F3D6C67">
        <w:tblPrEx>
          <w:tblCellMar>
            <w:top w:w="32" w:type="dxa"/>
            <w:left w:w="64" w:type="dxa"/>
            <w:bottom w:w="32" w:type="dxa"/>
            <w:right w:w="64" w:type="dxa"/>
          </w:tblCellMar>
        </w:tblPrEx>
        <w:trPr>
          <w:jc w:val="center"/>
        </w:trPr>
        <w:tc>
          <w:tcPr>
            <w:tcW w:w="820" w:type="dxa"/>
            <w:tcBorders>
              <w:top w:val="nil"/>
              <w:left w:val="nil"/>
              <w:bottom w:val="nil"/>
              <w:right w:val="nil"/>
            </w:tcBorders>
            <w:noWrap/>
            <w:vAlign w:val="center"/>
          </w:tcPr>
          <w:p w14:paraId="0174B272">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A33</w:t>
            </w:r>
          </w:p>
        </w:tc>
        <w:tc>
          <w:tcPr>
            <w:tcW w:w="1562" w:type="dxa"/>
            <w:tcBorders>
              <w:top w:val="nil"/>
              <w:left w:val="nil"/>
              <w:bottom w:val="nil"/>
              <w:right w:val="nil"/>
            </w:tcBorders>
            <w:noWrap/>
            <w:vAlign w:val="center"/>
          </w:tcPr>
          <w:p w14:paraId="74EE7FB3">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0.6800</w:t>
            </w:r>
          </w:p>
        </w:tc>
        <w:tc>
          <w:tcPr>
            <w:tcW w:w="1562" w:type="dxa"/>
            <w:tcBorders>
              <w:top w:val="nil"/>
              <w:left w:val="nil"/>
              <w:bottom w:val="nil"/>
              <w:right w:val="nil"/>
            </w:tcBorders>
            <w:noWrap/>
            <w:vAlign w:val="center"/>
          </w:tcPr>
          <w:p w14:paraId="7CA5F062">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0.7400</w:t>
            </w:r>
          </w:p>
        </w:tc>
        <w:tc>
          <w:tcPr>
            <w:tcW w:w="1562" w:type="dxa"/>
            <w:tcBorders>
              <w:top w:val="nil"/>
              <w:left w:val="nil"/>
              <w:bottom w:val="nil"/>
              <w:right w:val="nil"/>
            </w:tcBorders>
            <w:noWrap/>
            <w:vAlign w:val="center"/>
          </w:tcPr>
          <w:p w14:paraId="0503DCD0">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0.6500</w:t>
            </w:r>
          </w:p>
        </w:tc>
        <w:tc>
          <w:tcPr>
            <w:tcW w:w="1562" w:type="dxa"/>
            <w:tcBorders>
              <w:top w:val="nil"/>
              <w:left w:val="nil"/>
              <w:bottom w:val="nil"/>
              <w:right w:val="nil"/>
            </w:tcBorders>
            <w:noWrap/>
            <w:vAlign w:val="center"/>
          </w:tcPr>
          <w:p w14:paraId="003AB8C3">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0.6500</w:t>
            </w:r>
          </w:p>
        </w:tc>
        <w:tc>
          <w:tcPr>
            <w:tcW w:w="1562" w:type="dxa"/>
            <w:tcBorders>
              <w:top w:val="nil"/>
              <w:left w:val="nil"/>
              <w:bottom w:val="nil"/>
              <w:right w:val="nil"/>
            </w:tcBorders>
            <w:noWrap/>
            <w:vAlign w:val="center"/>
          </w:tcPr>
          <w:p w14:paraId="67CEAFDC">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0.5300</w:t>
            </w:r>
          </w:p>
        </w:tc>
      </w:tr>
      <w:tr w14:paraId="089433D5">
        <w:tblPrEx>
          <w:tblCellMar>
            <w:top w:w="32" w:type="dxa"/>
            <w:left w:w="64" w:type="dxa"/>
            <w:bottom w:w="32" w:type="dxa"/>
            <w:right w:w="64" w:type="dxa"/>
          </w:tblCellMar>
        </w:tblPrEx>
        <w:trPr>
          <w:jc w:val="center"/>
        </w:trPr>
        <w:tc>
          <w:tcPr>
            <w:tcW w:w="820" w:type="dxa"/>
            <w:tcBorders>
              <w:top w:val="nil"/>
              <w:left w:val="nil"/>
              <w:bottom w:val="nil"/>
              <w:right w:val="nil"/>
            </w:tcBorders>
            <w:noWrap/>
            <w:vAlign w:val="center"/>
          </w:tcPr>
          <w:p w14:paraId="72749FB4">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A34</w:t>
            </w:r>
          </w:p>
        </w:tc>
        <w:tc>
          <w:tcPr>
            <w:tcW w:w="1562" w:type="dxa"/>
            <w:tcBorders>
              <w:top w:val="nil"/>
              <w:left w:val="nil"/>
              <w:bottom w:val="nil"/>
              <w:right w:val="nil"/>
            </w:tcBorders>
            <w:vAlign w:val="center"/>
          </w:tcPr>
          <w:p w14:paraId="7F1FB8FE">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0.3600</w:t>
            </w:r>
          </w:p>
        </w:tc>
        <w:tc>
          <w:tcPr>
            <w:tcW w:w="1562" w:type="dxa"/>
            <w:tcBorders>
              <w:top w:val="nil"/>
              <w:left w:val="nil"/>
              <w:bottom w:val="nil"/>
              <w:right w:val="nil"/>
            </w:tcBorders>
            <w:vAlign w:val="center"/>
          </w:tcPr>
          <w:p w14:paraId="7F08EB2B">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0.3570</w:t>
            </w:r>
          </w:p>
        </w:tc>
        <w:tc>
          <w:tcPr>
            <w:tcW w:w="1562" w:type="dxa"/>
            <w:tcBorders>
              <w:top w:val="nil"/>
              <w:left w:val="nil"/>
              <w:bottom w:val="nil"/>
              <w:right w:val="nil"/>
            </w:tcBorders>
            <w:vAlign w:val="center"/>
          </w:tcPr>
          <w:p w14:paraId="1432DD6A">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0.3010</w:t>
            </w:r>
          </w:p>
        </w:tc>
        <w:tc>
          <w:tcPr>
            <w:tcW w:w="1562" w:type="dxa"/>
            <w:tcBorders>
              <w:top w:val="nil"/>
              <w:left w:val="nil"/>
              <w:bottom w:val="nil"/>
              <w:right w:val="nil"/>
            </w:tcBorders>
            <w:vAlign w:val="center"/>
          </w:tcPr>
          <w:p w14:paraId="7E64EAAB">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0.3140</w:t>
            </w:r>
          </w:p>
        </w:tc>
        <w:tc>
          <w:tcPr>
            <w:tcW w:w="1562" w:type="dxa"/>
            <w:tcBorders>
              <w:top w:val="nil"/>
              <w:left w:val="nil"/>
              <w:bottom w:val="nil"/>
              <w:right w:val="nil"/>
            </w:tcBorders>
            <w:vAlign w:val="center"/>
          </w:tcPr>
          <w:p w14:paraId="008BA70C">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0.2900</w:t>
            </w:r>
          </w:p>
        </w:tc>
      </w:tr>
      <w:tr w14:paraId="144A53A2">
        <w:tblPrEx>
          <w:tblCellMar>
            <w:top w:w="32" w:type="dxa"/>
            <w:left w:w="64" w:type="dxa"/>
            <w:bottom w:w="32" w:type="dxa"/>
            <w:right w:w="64" w:type="dxa"/>
          </w:tblCellMar>
        </w:tblPrEx>
        <w:trPr>
          <w:jc w:val="center"/>
        </w:trPr>
        <w:tc>
          <w:tcPr>
            <w:tcW w:w="820" w:type="dxa"/>
            <w:tcBorders>
              <w:top w:val="nil"/>
              <w:left w:val="nil"/>
              <w:bottom w:val="nil"/>
              <w:right w:val="nil"/>
            </w:tcBorders>
            <w:noWrap/>
            <w:vAlign w:val="center"/>
          </w:tcPr>
          <w:p w14:paraId="389515E6">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A41</w:t>
            </w:r>
          </w:p>
        </w:tc>
        <w:tc>
          <w:tcPr>
            <w:tcW w:w="1562" w:type="dxa"/>
            <w:tcBorders>
              <w:top w:val="nil"/>
              <w:left w:val="nil"/>
              <w:bottom w:val="nil"/>
              <w:right w:val="nil"/>
            </w:tcBorders>
            <w:noWrap/>
            <w:vAlign w:val="center"/>
          </w:tcPr>
          <w:p w14:paraId="4A75DB47">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0.3571</w:t>
            </w:r>
          </w:p>
        </w:tc>
        <w:tc>
          <w:tcPr>
            <w:tcW w:w="1562" w:type="dxa"/>
            <w:tcBorders>
              <w:top w:val="nil"/>
              <w:left w:val="nil"/>
              <w:bottom w:val="nil"/>
              <w:right w:val="nil"/>
            </w:tcBorders>
            <w:noWrap/>
            <w:vAlign w:val="center"/>
          </w:tcPr>
          <w:p w14:paraId="266A164D">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0.3125</w:t>
            </w:r>
          </w:p>
        </w:tc>
        <w:tc>
          <w:tcPr>
            <w:tcW w:w="1562" w:type="dxa"/>
            <w:tcBorders>
              <w:top w:val="nil"/>
              <w:left w:val="nil"/>
              <w:bottom w:val="nil"/>
              <w:right w:val="nil"/>
            </w:tcBorders>
            <w:noWrap/>
            <w:vAlign w:val="center"/>
          </w:tcPr>
          <w:p w14:paraId="4EE643D7">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0.4762</w:t>
            </w:r>
          </w:p>
        </w:tc>
        <w:tc>
          <w:tcPr>
            <w:tcW w:w="1562" w:type="dxa"/>
            <w:tcBorders>
              <w:top w:val="nil"/>
              <w:left w:val="nil"/>
              <w:bottom w:val="nil"/>
              <w:right w:val="nil"/>
            </w:tcBorders>
            <w:noWrap/>
            <w:vAlign w:val="center"/>
          </w:tcPr>
          <w:p w14:paraId="72C56DF6">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0.3158</w:t>
            </w:r>
          </w:p>
        </w:tc>
        <w:tc>
          <w:tcPr>
            <w:tcW w:w="1562" w:type="dxa"/>
            <w:tcBorders>
              <w:top w:val="nil"/>
              <w:left w:val="nil"/>
              <w:bottom w:val="nil"/>
              <w:right w:val="nil"/>
            </w:tcBorders>
            <w:noWrap/>
            <w:vAlign w:val="center"/>
          </w:tcPr>
          <w:p w14:paraId="1B1874EC">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0.2439</w:t>
            </w:r>
          </w:p>
        </w:tc>
      </w:tr>
      <w:tr w14:paraId="2AD2A1DE">
        <w:tblPrEx>
          <w:tblCellMar>
            <w:top w:w="32" w:type="dxa"/>
            <w:left w:w="64" w:type="dxa"/>
            <w:bottom w:w="32" w:type="dxa"/>
            <w:right w:w="64" w:type="dxa"/>
          </w:tblCellMar>
        </w:tblPrEx>
        <w:trPr>
          <w:jc w:val="center"/>
        </w:trPr>
        <w:tc>
          <w:tcPr>
            <w:tcW w:w="820" w:type="dxa"/>
            <w:tcBorders>
              <w:top w:val="nil"/>
              <w:left w:val="nil"/>
              <w:bottom w:val="nil"/>
              <w:right w:val="nil"/>
            </w:tcBorders>
            <w:noWrap/>
            <w:vAlign w:val="center"/>
          </w:tcPr>
          <w:p w14:paraId="027735C9">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A42</w:t>
            </w:r>
          </w:p>
        </w:tc>
        <w:tc>
          <w:tcPr>
            <w:tcW w:w="1562" w:type="dxa"/>
            <w:tcBorders>
              <w:top w:val="nil"/>
              <w:left w:val="nil"/>
              <w:bottom w:val="nil"/>
              <w:right w:val="nil"/>
            </w:tcBorders>
            <w:vAlign w:val="center"/>
          </w:tcPr>
          <w:p w14:paraId="325721E2">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-39.8300</w:t>
            </w:r>
          </w:p>
        </w:tc>
        <w:tc>
          <w:tcPr>
            <w:tcW w:w="1562" w:type="dxa"/>
            <w:tcBorders>
              <w:top w:val="nil"/>
              <w:left w:val="nil"/>
              <w:bottom w:val="nil"/>
              <w:right w:val="nil"/>
            </w:tcBorders>
            <w:vAlign w:val="center"/>
          </w:tcPr>
          <w:p w14:paraId="53BBA7FB">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10.6500</w:t>
            </w:r>
          </w:p>
        </w:tc>
        <w:tc>
          <w:tcPr>
            <w:tcW w:w="1562" w:type="dxa"/>
            <w:tcBorders>
              <w:top w:val="nil"/>
              <w:left w:val="nil"/>
              <w:bottom w:val="nil"/>
              <w:right w:val="nil"/>
            </w:tcBorders>
            <w:vAlign w:val="center"/>
          </w:tcPr>
          <w:p w14:paraId="61282099">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-34.8500</w:t>
            </w:r>
          </w:p>
        </w:tc>
        <w:tc>
          <w:tcPr>
            <w:tcW w:w="1562" w:type="dxa"/>
            <w:tcBorders>
              <w:top w:val="nil"/>
              <w:left w:val="nil"/>
              <w:bottom w:val="nil"/>
              <w:right w:val="nil"/>
            </w:tcBorders>
            <w:vAlign w:val="center"/>
          </w:tcPr>
          <w:p w14:paraId="5B77744F">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79.3000</w:t>
            </w:r>
          </w:p>
        </w:tc>
        <w:tc>
          <w:tcPr>
            <w:tcW w:w="1562" w:type="dxa"/>
            <w:tcBorders>
              <w:top w:val="nil"/>
              <w:left w:val="nil"/>
              <w:bottom w:val="nil"/>
              <w:right w:val="nil"/>
            </w:tcBorders>
            <w:vAlign w:val="center"/>
          </w:tcPr>
          <w:p w14:paraId="10B5D5AA">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5.3500</w:t>
            </w:r>
          </w:p>
        </w:tc>
      </w:tr>
      <w:tr w14:paraId="69C62D8C">
        <w:tblPrEx>
          <w:tblCellMar>
            <w:top w:w="32" w:type="dxa"/>
            <w:left w:w="64" w:type="dxa"/>
            <w:bottom w:w="32" w:type="dxa"/>
            <w:right w:w="64" w:type="dxa"/>
          </w:tblCellMar>
        </w:tblPrEx>
        <w:trPr>
          <w:jc w:val="center"/>
        </w:trPr>
        <w:tc>
          <w:tcPr>
            <w:tcW w:w="820" w:type="dxa"/>
            <w:tcBorders>
              <w:top w:val="nil"/>
              <w:left w:val="nil"/>
              <w:bottom w:val="single" w:color="000000" w:sz="12" w:space="0"/>
              <w:right w:val="nil"/>
            </w:tcBorders>
            <w:noWrap/>
            <w:vAlign w:val="center"/>
          </w:tcPr>
          <w:p w14:paraId="6D988395">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A43</w:t>
            </w:r>
          </w:p>
        </w:tc>
        <w:tc>
          <w:tcPr>
            <w:tcW w:w="1562" w:type="dxa"/>
            <w:tcBorders>
              <w:top w:val="nil"/>
              <w:left w:val="nil"/>
              <w:bottom w:val="single" w:color="000000" w:sz="12" w:space="0"/>
              <w:right w:val="nil"/>
            </w:tcBorders>
            <w:vAlign w:val="center"/>
          </w:tcPr>
          <w:p w14:paraId="0EFCE557">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-8.0800</w:t>
            </w:r>
          </w:p>
        </w:tc>
        <w:tc>
          <w:tcPr>
            <w:tcW w:w="1562" w:type="dxa"/>
            <w:tcBorders>
              <w:top w:val="nil"/>
              <w:left w:val="nil"/>
              <w:bottom w:val="single" w:color="000000" w:sz="12" w:space="0"/>
              <w:right w:val="nil"/>
            </w:tcBorders>
            <w:vAlign w:val="center"/>
          </w:tcPr>
          <w:p w14:paraId="16F6F7F9">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5.5200</w:t>
            </w:r>
          </w:p>
        </w:tc>
        <w:tc>
          <w:tcPr>
            <w:tcW w:w="1562" w:type="dxa"/>
            <w:tcBorders>
              <w:top w:val="nil"/>
              <w:left w:val="nil"/>
              <w:bottom w:val="single" w:color="000000" w:sz="12" w:space="0"/>
              <w:right w:val="nil"/>
            </w:tcBorders>
            <w:vAlign w:val="center"/>
          </w:tcPr>
          <w:p w14:paraId="1B93DC3B">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-8.1300</w:t>
            </w:r>
          </w:p>
        </w:tc>
        <w:tc>
          <w:tcPr>
            <w:tcW w:w="1562" w:type="dxa"/>
            <w:tcBorders>
              <w:top w:val="nil"/>
              <w:left w:val="nil"/>
              <w:bottom w:val="single" w:color="000000" w:sz="12" w:space="0"/>
              <w:right w:val="nil"/>
            </w:tcBorders>
            <w:vAlign w:val="center"/>
          </w:tcPr>
          <w:p w14:paraId="127495EF">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6.7000</w:t>
            </w:r>
          </w:p>
        </w:tc>
        <w:tc>
          <w:tcPr>
            <w:tcW w:w="1562" w:type="dxa"/>
            <w:tcBorders>
              <w:top w:val="nil"/>
              <w:left w:val="nil"/>
              <w:bottom w:val="single" w:color="000000" w:sz="12" w:space="0"/>
              <w:right w:val="nil"/>
            </w:tcBorders>
            <w:vAlign w:val="center"/>
          </w:tcPr>
          <w:p w14:paraId="1DA8A4C7">
            <w:pPr>
              <w:widowControl/>
              <w:snapToGrid w:val="0"/>
              <w:ind w:firstLine="0"/>
              <w:jc w:val="center"/>
              <w:textAlignment w:val="center"/>
              <w:rPr>
                <w:rFonts w:ascii="宋体" w:hAnsi="宋体" w:cs="宋体"/>
                <w:sz w:val="21"/>
                <w:szCs w:val="21"/>
              </w:rPr>
            </w:pPr>
            <w:r>
              <w:rPr>
                <w:rFonts w:hint="eastAsia" w:ascii="宋体" w:hAnsi="宋体" w:cs="宋体"/>
                <w:kern w:val="0"/>
                <w:sz w:val="21"/>
                <w:szCs w:val="21"/>
                <w:lang w:bidi="ar"/>
              </w:rPr>
              <w:t>-8.8400</w:t>
            </w:r>
          </w:p>
        </w:tc>
      </w:tr>
    </w:tbl>
    <w:p w14:paraId="72CE4A18">
      <w:pPr>
        <w:autoSpaceDE w:val="0"/>
        <w:autoSpaceDN w:val="0"/>
        <w:adjustRightInd w:val="0"/>
        <w:spacing w:after="207" w:afterLines="50"/>
        <w:ind w:firstLine="424" w:firstLineChars="200"/>
        <w:jc w:val="left"/>
        <w:rPr>
          <w:sz w:val="21"/>
          <w:szCs w:val="21"/>
        </w:rPr>
      </w:pPr>
      <w:r>
        <w:rPr>
          <w:rFonts w:hint="eastAsia"/>
          <w:sz w:val="21"/>
          <w:szCs w:val="21"/>
        </w:rPr>
        <w:t>数据来源：根据东方财富网及M公司2020-2024年财务报表整理</w:t>
      </w:r>
    </w:p>
    <w:p w14:paraId="6EFD6CAF">
      <w:pPr>
        <w:pStyle w:val="51"/>
        <w:numPr>
          <w:ilvl w:val="0"/>
          <w:numId w:val="36"/>
        </w:numPr>
        <w:spacing w:before="207"/>
      </w:pPr>
      <w:bookmarkStart w:id="88" w:name="_Toc17488"/>
      <w:bookmarkStart w:id="89" w:name="_Toc26358"/>
      <w:r>
        <w:rPr>
          <w:rFonts w:hint="eastAsia"/>
        </w:rPr>
        <w:t>一级指标评价过程</w:t>
      </w:r>
      <w:bookmarkEnd w:id="88"/>
      <w:bookmarkEnd w:id="89"/>
    </w:p>
    <w:p w14:paraId="0B3F5A0E">
      <w:pPr>
        <w:pStyle w:val="53"/>
        <w:ind w:firstLine="486"/>
        <w:rPr>
          <w:rFonts w:hint="eastAsia" w:cs="宋体"/>
          <w:color w:val="auto"/>
        </w:rPr>
      </w:pPr>
      <w:r>
        <w:rPr>
          <w:rFonts w:hint="eastAsia" w:cs="宋体"/>
          <w:color w:val="auto"/>
        </w:rPr>
        <w:t>本文以2020-2024年M公司筹资风险指标为例，首先对一级指标进行评价，具体计算步骤如下：</w:t>
      </w:r>
    </w:p>
    <w:p w14:paraId="186E94E5">
      <w:pPr>
        <w:pStyle w:val="53"/>
        <w:ind w:firstLine="486"/>
        <w:rPr>
          <w:rFonts w:hint="eastAsia" w:cs="宋体"/>
          <w:color w:val="auto"/>
        </w:rPr>
      </w:pPr>
      <w:r>
        <w:t>步骤一：</w:t>
      </w:r>
      <w:del w:id="1486" w:author="司马长风" w:date="2026-04-24T16:54:17Z">
        <w:r>
          <w:rPr>
            <w:rFonts w:hint="eastAsia" w:cs="宋体"/>
            <w:color w:val="auto"/>
          </w:rPr>
          <w:delText>构建</w:delText>
        </w:r>
      </w:del>
      <w:ins w:id="1487" w:author="司马长风" w:date="2026-04-24T16:54:17Z">
        <w:r>
          <w:rPr/>
          <w:t>建立</w:t>
        </w:r>
      </w:ins>
      <w:r>
        <w:t>评价矩阵。根据表5-2所呈现的筹资风险二级指标相关数据，搭建与表5-3格式一致的初始决策矩阵。</w:t>
      </w:r>
    </w:p>
    <w:p w14:paraId="6552C571">
      <w:pPr>
        <w:widowControl/>
        <w:tabs>
          <w:tab w:val="left" w:pos="0"/>
        </w:tabs>
        <w:spacing w:before="207" w:beforeLines="50" w:after="207" w:afterLines="50" w:line="400" w:lineRule="exact"/>
        <w:ind w:left="4" w:hanging="4"/>
        <w:jc w:val="center"/>
        <w:rPr>
          <w:rFonts w:ascii="宋体" w:hAnsi="宋体" w:cs="宋体"/>
          <w:sz w:val="21"/>
          <w:szCs w:val="21"/>
        </w:rPr>
      </w:pPr>
      <w:r>
        <w:rPr>
          <w:rFonts w:hint="eastAsia" w:ascii="宋体" w:hAnsi="宋体" w:cs="宋体"/>
          <w:sz w:val="21"/>
          <w:szCs w:val="21"/>
        </w:rPr>
        <w:t>表5-3 M公司2020-2024年筹资风险二级指标原始数据</w:t>
      </w:r>
    </w:p>
    <w:tbl>
      <w:tblPr>
        <w:tblStyle w:val="37"/>
        <w:tblW w:w="8639" w:type="dxa"/>
        <w:jc w:val="center"/>
        <w:tblLayout w:type="autofit"/>
        <w:tblCellMar>
          <w:top w:w="56" w:type="dxa"/>
          <w:left w:w="96" w:type="dxa"/>
          <w:bottom w:w="56" w:type="dxa"/>
          <w:right w:w="96" w:type="dxa"/>
        </w:tblCellMar>
      </w:tblPr>
      <w:tblGrid>
        <w:gridCol w:w="1166"/>
        <w:gridCol w:w="1529"/>
        <w:gridCol w:w="1486"/>
        <w:gridCol w:w="1486"/>
        <w:gridCol w:w="1486"/>
        <w:gridCol w:w="1486"/>
      </w:tblGrid>
      <w:tr w14:paraId="52883C9C">
        <w:tblPrEx>
          <w:tblCellMar>
            <w:top w:w="56" w:type="dxa"/>
            <w:left w:w="96" w:type="dxa"/>
            <w:bottom w:w="56" w:type="dxa"/>
            <w:right w:w="96" w:type="dxa"/>
          </w:tblCellMar>
        </w:tblPrEx>
        <w:trPr>
          <w:tblHeader/>
          <w:jc w:val="center"/>
        </w:trPr>
        <w:tc>
          <w:tcPr>
            <w:tcW w:w="1166" w:type="dxa"/>
            <w:tcBorders>
              <w:top w:val="single" w:color="000000" w:sz="12" w:space="0"/>
              <w:left w:val="nil"/>
              <w:bottom w:val="single" w:color="000000" w:sz="4" w:space="0"/>
              <w:right w:val="nil"/>
            </w:tcBorders>
            <w:noWrap/>
            <w:vAlign w:val="center"/>
          </w:tcPr>
          <w:p w14:paraId="336D7F5B">
            <w:pPr>
              <w:widowControl/>
              <w:snapToGrid w:val="0"/>
              <w:spacing w:line="360" w:lineRule="auto"/>
              <w:ind w:firstLine="0"/>
              <w:jc w:val="center"/>
              <w:textAlignment w:val="bottom"/>
              <w:rPr>
                <w:rFonts w:ascii="宋体" w:hAnsi="宋体" w:cs="宋体"/>
                <w:b/>
                <w:bCs/>
                <w:kern w:val="0"/>
                <w:sz w:val="21"/>
                <w:szCs w:val="21"/>
                <w:lang w:bidi="ar"/>
              </w:rPr>
            </w:pPr>
            <w:r>
              <w:rPr>
                <w:rFonts w:hint="eastAsia" w:ascii="宋体" w:hAnsi="宋体" w:cs="宋体"/>
                <w:b/>
                <w:bCs/>
                <w:kern w:val="0"/>
                <w:sz w:val="21"/>
                <w:szCs w:val="21"/>
                <w:lang w:bidi="ar"/>
              </w:rPr>
              <w:t>指标</w:t>
            </w:r>
          </w:p>
        </w:tc>
        <w:tc>
          <w:tcPr>
            <w:tcW w:w="1529" w:type="dxa"/>
            <w:tcBorders>
              <w:top w:val="single" w:color="000000" w:sz="12" w:space="0"/>
              <w:left w:val="nil"/>
              <w:bottom w:val="single" w:color="000000" w:sz="4" w:space="0"/>
              <w:right w:val="nil"/>
            </w:tcBorders>
            <w:noWrap/>
            <w:vAlign w:val="center"/>
          </w:tcPr>
          <w:p w14:paraId="0ABB90D7">
            <w:pPr>
              <w:widowControl/>
              <w:snapToGrid w:val="0"/>
              <w:spacing w:line="360" w:lineRule="auto"/>
              <w:ind w:firstLine="0"/>
              <w:jc w:val="center"/>
              <w:textAlignment w:val="bottom"/>
              <w:rPr>
                <w:rFonts w:ascii="宋体" w:hAnsi="宋体" w:cs="宋体"/>
                <w:b/>
                <w:bCs/>
                <w:kern w:val="0"/>
                <w:sz w:val="21"/>
                <w:szCs w:val="21"/>
                <w:lang w:bidi="ar"/>
              </w:rPr>
            </w:pPr>
            <w:r>
              <w:rPr>
                <w:rFonts w:hint="eastAsia" w:ascii="宋体" w:hAnsi="宋体" w:cs="宋体"/>
                <w:b/>
                <w:bCs/>
                <w:kern w:val="0"/>
                <w:sz w:val="21"/>
                <w:szCs w:val="21"/>
                <w:lang w:bidi="ar"/>
              </w:rPr>
              <w:t>2020年</w:t>
            </w:r>
          </w:p>
        </w:tc>
        <w:tc>
          <w:tcPr>
            <w:tcW w:w="1486" w:type="dxa"/>
            <w:tcBorders>
              <w:top w:val="single" w:color="000000" w:sz="12" w:space="0"/>
              <w:left w:val="nil"/>
              <w:bottom w:val="single" w:color="000000" w:sz="4" w:space="0"/>
              <w:right w:val="nil"/>
            </w:tcBorders>
            <w:noWrap/>
            <w:vAlign w:val="center"/>
          </w:tcPr>
          <w:p w14:paraId="58B04638">
            <w:pPr>
              <w:widowControl/>
              <w:snapToGrid w:val="0"/>
              <w:spacing w:line="360" w:lineRule="auto"/>
              <w:ind w:firstLine="0"/>
              <w:jc w:val="center"/>
              <w:textAlignment w:val="bottom"/>
              <w:rPr>
                <w:rFonts w:ascii="宋体" w:hAnsi="宋体" w:cs="宋体"/>
                <w:b/>
                <w:bCs/>
                <w:kern w:val="0"/>
                <w:sz w:val="21"/>
                <w:szCs w:val="21"/>
                <w:lang w:bidi="ar"/>
              </w:rPr>
            </w:pPr>
            <w:r>
              <w:rPr>
                <w:rFonts w:hint="eastAsia" w:ascii="宋体" w:hAnsi="宋体" w:cs="宋体"/>
                <w:b/>
                <w:bCs/>
                <w:kern w:val="0"/>
                <w:sz w:val="21"/>
                <w:szCs w:val="21"/>
                <w:lang w:bidi="ar"/>
              </w:rPr>
              <w:t>2021年</w:t>
            </w:r>
          </w:p>
        </w:tc>
        <w:tc>
          <w:tcPr>
            <w:tcW w:w="1486" w:type="dxa"/>
            <w:tcBorders>
              <w:top w:val="single" w:color="000000" w:sz="12" w:space="0"/>
              <w:left w:val="nil"/>
              <w:bottom w:val="single" w:color="000000" w:sz="4" w:space="0"/>
              <w:right w:val="nil"/>
            </w:tcBorders>
            <w:noWrap/>
            <w:vAlign w:val="center"/>
          </w:tcPr>
          <w:p w14:paraId="7D82C26F">
            <w:pPr>
              <w:widowControl/>
              <w:snapToGrid w:val="0"/>
              <w:spacing w:line="360" w:lineRule="auto"/>
              <w:ind w:firstLine="0"/>
              <w:jc w:val="center"/>
              <w:textAlignment w:val="bottom"/>
              <w:rPr>
                <w:rFonts w:ascii="宋体" w:hAnsi="宋体" w:cs="宋体"/>
                <w:b/>
                <w:bCs/>
                <w:kern w:val="0"/>
                <w:sz w:val="21"/>
                <w:szCs w:val="21"/>
                <w:lang w:bidi="ar"/>
              </w:rPr>
            </w:pPr>
            <w:r>
              <w:rPr>
                <w:rFonts w:hint="eastAsia" w:ascii="宋体" w:hAnsi="宋体" w:cs="宋体"/>
                <w:b/>
                <w:bCs/>
                <w:kern w:val="0"/>
                <w:sz w:val="21"/>
                <w:szCs w:val="21"/>
                <w:lang w:bidi="ar"/>
              </w:rPr>
              <w:t>2022年</w:t>
            </w:r>
          </w:p>
        </w:tc>
        <w:tc>
          <w:tcPr>
            <w:tcW w:w="1486" w:type="dxa"/>
            <w:tcBorders>
              <w:top w:val="single" w:color="000000" w:sz="12" w:space="0"/>
              <w:left w:val="nil"/>
              <w:bottom w:val="single" w:color="000000" w:sz="4" w:space="0"/>
              <w:right w:val="nil"/>
            </w:tcBorders>
            <w:noWrap/>
            <w:vAlign w:val="center"/>
          </w:tcPr>
          <w:p w14:paraId="1C6A1257">
            <w:pPr>
              <w:widowControl/>
              <w:snapToGrid w:val="0"/>
              <w:spacing w:line="360" w:lineRule="auto"/>
              <w:ind w:firstLine="0"/>
              <w:jc w:val="center"/>
              <w:textAlignment w:val="bottom"/>
              <w:rPr>
                <w:rFonts w:ascii="宋体" w:hAnsi="宋体" w:cs="宋体"/>
                <w:b/>
                <w:bCs/>
                <w:kern w:val="0"/>
                <w:sz w:val="21"/>
                <w:szCs w:val="21"/>
                <w:lang w:bidi="ar"/>
              </w:rPr>
            </w:pPr>
            <w:r>
              <w:rPr>
                <w:rFonts w:hint="eastAsia" w:ascii="宋体" w:hAnsi="宋体" w:cs="宋体"/>
                <w:b/>
                <w:bCs/>
                <w:kern w:val="0"/>
                <w:sz w:val="21"/>
                <w:szCs w:val="21"/>
                <w:lang w:bidi="ar"/>
              </w:rPr>
              <w:t>2023年</w:t>
            </w:r>
          </w:p>
        </w:tc>
        <w:tc>
          <w:tcPr>
            <w:tcW w:w="1486" w:type="dxa"/>
            <w:tcBorders>
              <w:top w:val="single" w:color="000000" w:sz="12" w:space="0"/>
              <w:left w:val="nil"/>
              <w:bottom w:val="single" w:color="000000" w:sz="4" w:space="0"/>
              <w:right w:val="nil"/>
            </w:tcBorders>
            <w:noWrap/>
            <w:vAlign w:val="center"/>
          </w:tcPr>
          <w:p w14:paraId="2C4E4A61">
            <w:pPr>
              <w:widowControl/>
              <w:snapToGrid w:val="0"/>
              <w:spacing w:line="360" w:lineRule="auto"/>
              <w:ind w:firstLine="0"/>
              <w:jc w:val="center"/>
              <w:textAlignment w:val="bottom"/>
              <w:rPr>
                <w:rFonts w:ascii="宋体" w:hAnsi="宋体" w:cs="宋体"/>
                <w:b/>
                <w:bCs/>
                <w:kern w:val="0"/>
                <w:sz w:val="21"/>
                <w:szCs w:val="21"/>
                <w:lang w:bidi="ar"/>
              </w:rPr>
            </w:pPr>
            <w:r>
              <w:rPr>
                <w:rFonts w:hint="eastAsia" w:ascii="宋体" w:hAnsi="宋体" w:cs="宋体"/>
                <w:b/>
                <w:bCs/>
                <w:kern w:val="0"/>
                <w:sz w:val="21"/>
                <w:szCs w:val="21"/>
                <w:lang w:bidi="ar"/>
              </w:rPr>
              <w:t>2024年</w:t>
            </w:r>
          </w:p>
        </w:tc>
      </w:tr>
      <w:tr w14:paraId="4BD5BFAE">
        <w:tblPrEx>
          <w:tblCellMar>
            <w:top w:w="56" w:type="dxa"/>
            <w:left w:w="96" w:type="dxa"/>
            <w:bottom w:w="56" w:type="dxa"/>
            <w:right w:w="96" w:type="dxa"/>
          </w:tblCellMar>
        </w:tblPrEx>
        <w:trPr>
          <w:jc w:val="center"/>
        </w:trPr>
        <w:tc>
          <w:tcPr>
            <w:tcW w:w="1166" w:type="dxa"/>
            <w:tcBorders>
              <w:top w:val="single" w:color="000000" w:sz="4" w:space="0"/>
              <w:left w:val="nil"/>
              <w:bottom w:val="nil"/>
              <w:right w:val="nil"/>
            </w:tcBorders>
            <w:noWrap/>
            <w:vAlign w:val="center"/>
          </w:tcPr>
          <w:p w14:paraId="4F8A108D">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A11</w:t>
            </w:r>
          </w:p>
        </w:tc>
        <w:tc>
          <w:tcPr>
            <w:tcW w:w="1529" w:type="dxa"/>
            <w:tcBorders>
              <w:top w:val="single" w:color="000000" w:sz="4" w:space="0"/>
              <w:left w:val="nil"/>
              <w:bottom w:val="nil"/>
              <w:right w:val="nil"/>
            </w:tcBorders>
            <w:vAlign w:val="center"/>
          </w:tcPr>
          <w:p w14:paraId="7EA9CFE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1.3980</w:t>
            </w:r>
          </w:p>
        </w:tc>
        <w:tc>
          <w:tcPr>
            <w:tcW w:w="1486" w:type="dxa"/>
            <w:tcBorders>
              <w:top w:val="single" w:color="000000" w:sz="4" w:space="0"/>
              <w:left w:val="nil"/>
              <w:bottom w:val="nil"/>
              <w:right w:val="nil"/>
            </w:tcBorders>
            <w:vAlign w:val="center"/>
          </w:tcPr>
          <w:p w14:paraId="539ACE1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1.2080</w:t>
            </w:r>
          </w:p>
        </w:tc>
        <w:tc>
          <w:tcPr>
            <w:tcW w:w="1486" w:type="dxa"/>
            <w:tcBorders>
              <w:top w:val="single" w:color="000000" w:sz="4" w:space="0"/>
              <w:left w:val="nil"/>
              <w:bottom w:val="nil"/>
              <w:right w:val="nil"/>
            </w:tcBorders>
            <w:vAlign w:val="center"/>
          </w:tcPr>
          <w:p w14:paraId="74E0AF6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1.0410</w:t>
            </w:r>
          </w:p>
        </w:tc>
        <w:tc>
          <w:tcPr>
            <w:tcW w:w="1486" w:type="dxa"/>
            <w:tcBorders>
              <w:top w:val="single" w:color="000000" w:sz="4" w:space="0"/>
              <w:left w:val="nil"/>
              <w:bottom w:val="nil"/>
              <w:right w:val="nil"/>
            </w:tcBorders>
            <w:vAlign w:val="center"/>
          </w:tcPr>
          <w:p w14:paraId="6AB5EFF6">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1.3920</w:t>
            </w:r>
          </w:p>
        </w:tc>
        <w:tc>
          <w:tcPr>
            <w:tcW w:w="1486" w:type="dxa"/>
            <w:tcBorders>
              <w:top w:val="single" w:color="000000" w:sz="4" w:space="0"/>
              <w:left w:val="nil"/>
              <w:bottom w:val="nil"/>
              <w:right w:val="nil"/>
            </w:tcBorders>
            <w:vAlign w:val="center"/>
          </w:tcPr>
          <w:p w14:paraId="60C39FC9">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1.5550</w:t>
            </w:r>
          </w:p>
        </w:tc>
      </w:tr>
      <w:tr w14:paraId="2590ED89">
        <w:tblPrEx>
          <w:tblCellMar>
            <w:top w:w="56" w:type="dxa"/>
            <w:left w:w="96" w:type="dxa"/>
            <w:bottom w:w="56" w:type="dxa"/>
            <w:right w:w="96" w:type="dxa"/>
          </w:tblCellMar>
        </w:tblPrEx>
        <w:trPr>
          <w:jc w:val="center"/>
        </w:trPr>
        <w:tc>
          <w:tcPr>
            <w:tcW w:w="1166" w:type="dxa"/>
            <w:tcBorders>
              <w:top w:val="nil"/>
              <w:left w:val="nil"/>
              <w:bottom w:val="nil"/>
              <w:right w:val="nil"/>
            </w:tcBorders>
            <w:noWrap/>
            <w:vAlign w:val="center"/>
          </w:tcPr>
          <w:p w14:paraId="622751F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A12</w:t>
            </w:r>
          </w:p>
        </w:tc>
        <w:tc>
          <w:tcPr>
            <w:tcW w:w="1529" w:type="dxa"/>
            <w:tcBorders>
              <w:top w:val="nil"/>
              <w:left w:val="nil"/>
              <w:bottom w:val="nil"/>
              <w:right w:val="nil"/>
            </w:tcBorders>
            <w:vAlign w:val="center"/>
          </w:tcPr>
          <w:p w14:paraId="19819109">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1.0840</w:t>
            </w:r>
          </w:p>
        </w:tc>
        <w:tc>
          <w:tcPr>
            <w:tcW w:w="1486" w:type="dxa"/>
            <w:tcBorders>
              <w:top w:val="nil"/>
              <w:left w:val="nil"/>
              <w:bottom w:val="nil"/>
              <w:right w:val="nil"/>
            </w:tcBorders>
            <w:vAlign w:val="center"/>
          </w:tcPr>
          <w:p w14:paraId="1AA5C13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0.9630</w:t>
            </w:r>
          </w:p>
        </w:tc>
        <w:tc>
          <w:tcPr>
            <w:tcW w:w="1486" w:type="dxa"/>
            <w:tcBorders>
              <w:top w:val="nil"/>
              <w:left w:val="nil"/>
              <w:bottom w:val="nil"/>
              <w:right w:val="nil"/>
            </w:tcBorders>
            <w:vAlign w:val="center"/>
          </w:tcPr>
          <w:p w14:paraId="63F31920">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0.8310</w:t>
            </w:r>
          </w:p>
        </w:tc>
        <w:tc>
          <w:tcPr>
            <w:tcW w:w="1486" w:type="dxa"/>
            <w:tcBorders>
              <w:top w:val="nil"/>
              <w:left w:val="nil"/>
              <w:bottom w:val="nil"/>
              <w:right w:val="nil"/>
            </w:tcBorders>
            <w:vAlign w:val="center"/>
          </w:tcPr>
          <w:p w14:paraId="0017C3E9">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1.1770</w:t>
            </w:r>
          </w:p>
        </w:tc>
        <w:tc>
          <w:tcPr>
            <w:tcW w:w="1486" w:type="dxa"/>
            <w:tcBorders>
              <w:top w:val="nil"/>
              <w:left w:val="nil"/>
              <w:bottom w:val="nil"/>
              <w:right w:val="nil"/>
            </w:tcBorders>
            <w:vAlign w:val="center"/>
          </w:tcPr>
          <w:p w14:paraId="2AC3689C">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1.3410</w:t>
            </w:r>
          </w:p>
        </w:tc>
      </w:tr>
      <w:tr w14:paraId="52B748CB">
        <w:tblPrEx>
          <w:tblCellMar>
            <w:top w:w="56" w:type="dxa"/>
            <w:left w:w="96" w:type="dxa"/>
            <w:bottom w:w="56" w:type="dxa"/>
            <w:right w:w="96" w:type="dxa"/>
          </w:tblCellMar>
        </w:tblPrEx>
        <w:trPr>
          <w:jc w:val="center"/>
        </w:trPr>
        <w:tc>
          <w:tcPr>
            <w:tcW w:w="1166" w:type="dxa"/>
            <w:tcBorders>
              <w:top w:val="nil"/>
              <w:left w:val="nil"/>
              <w:bottom w:val="nil"/>
              <w:right w:val="nil"/>
            </w:tcBorders>
            <w:noWrap/>
            <w:vAlign w:val="center"/>
          </w:tcPr>
          <w:p w14:paraId="43F55F1C">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A13</w:t>
            </w:r>
          </w:p>
        </w:tc>
        <w:tc>
          <w:tcPr>
            <w:tcW w:w="1529" w:type="dxa"/>
            <w:tcBorders>
              <w:top w:val="nil"/>
              <w:left w:val="nil"/>
              <w:bottom w:val="nil"/>
              <w:right w:val="nil"/>
            </w:tcBorders>
            <w:vAlign w:val="center"/>
          </w:tcPr>
          <w:p w14:paraId="374E93C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0.5360</w:t>
            </w:r>
          </w:p>
        </w:tc>
        <w:tc>
          <w:tcPr>
            <w:tcW w:w="1486" w:type="dxa"/>
            <w:tcBorders>
              <w:top w:val="nil"/>
              <w:left w:val="nil"/>
              <w:bottom w:val="nil"/>
              <w:right w:val="nil"/>
            </w:tcBorders>
            <w:vAlign w:val="center"/>
          </w:tcPr>
          <w:p w14:paraId="5C892F7C">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0.6960</w:t>
            </w:r>
          </w:p>
        </w:tc>
        <w:tc>
          <w:tcPr>
            <w:tcW w:w="1486" w:type="dxa"/>
            <w:tcBorders>
              <w:top w:val="nil"/>
              <w:left w:val="nil"/>
              <w:bottom w:val="nil"/>
              <w:right w:val="nil"/>
            </w:tcBorders>
            <w:vAlign w:val="center"/>
          </w:tcPr>
          <w:p w14:paraId="15EF863C">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0.7590</w:t>
            </w:r>
          </w:p>
        </w:tc>
        <w:tc>
          <w:tcPr>
            <w:tcW w:w="1486" w:type="dxa"/>
            <w:tcBorders>
              <w:top w:val="nil"/>
              <w:left w:val="nil"/>
              <w:bottom w:val="nil"/>
              <w:right w:val="nil"/>
            </w:tcBorders>
            <w:vAlign w:val="center"/>
          </w:tcPr>
          <w:p w14:paraId="20FD6BA3">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0.6600</w:t>
            </w:r>
          </w:p>
        </w:tc>
        <w:tc>
          <w:tcPr>
            <w:tcW w:w="1486" w:type="dxa"/>
            <w:tcBorders>
              <w:top w:val="nil"/>
              <w:left w:val="nil"/>
              <w:bottom w:val="nil"/>
              <w:right w:val="nil"/>
            </w:tcBorders>
            <w:vAlign w:val="center"/>
          </w:tcPr>
          <w:p w14:paraId="35171CC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0.6130</w:t>
            </w:r>
          </w:p>
        </w:tc>
      </w:tr>
      <w:tr w14:paraId="7994344C">
        <w:tblPrEx>
          <w:tblCellMar>
            <w:top w:w="56" w:type="dxa"/>
            <w:left w:w="96" w:type="dxa"/>
            <w:bottom w:w="56" w:type="dxa"/>
            <w:right w:w="96" w:type="dxa"/>
          </w:tblCellMar>
        </w:tblPrEx>
        <w:trPr>
          <w:jc w:val="center"/>
        </w:trPr>
        <w:tc>
          <w:tcPr>
            <w:tcW w:w="1166" w:type="dxa"/>
            <w:tcBorders>
              <w:top w:val="nil"/>
              <w:left w:val="nil"/>
              <w:bottom w:val="single" w:color="000000" w:sz="12" w:space="0"/>
              <w:right w:val="nil"/>
            </w:tcBorders>
            <w:noWrap/>
            <w:vAlign w:val="center"/>
          </w:tcPr>
          <w:p w14:paraId="5C70796C">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A14</w:t>
            </w:r>
          </w:p>
        </w:tc>
        <w:tc>
          <w:tcPr>
            <w:tcW w:w="1529" w:type="dxa"/>
            <w:tcBorders>
              <w:top w:val="nil"/>
              <w:left w:val="nil"/>
              <w:bottom w:val="single" w:color="000000" w:sz="12" w:space="0"/>
              <w:right w:val="nil"/>
            </w:tcBorders>
            <w:vAlign w:val="center"/>
          </w:tcPr>
          <w:p w14:paraId="61EF10BB">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34.8800</w:t>
            </w:r>
          </w:p>
        </w:tc>
        <w:tc>
          <w:tcPr>
            <w:tcW w:w="1486" w:type="dxa"/>
            <w:tcBorders>
              <w:top w:val="nil"/>
              <w:left w:val="nil"/>
              <w:bottom w:val="single" w:color="000000" w:sz="12" w:space="0"/>
              <w:right w:val="nil"/>
            </w:tcBorders>
            <w:vAlign w:val="center"/>
          </w:tcPr>
          <w:p w14:paraId="2B61B060">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41.0400</w:t>
            </w:r>
          </w:p>
        </w:tc>
        <w:tc>
          <w:tcPr>
            <w:tcW w:w="1486" w:type="dxa"/>
            <w:tcBorders>
              <w:top w:val="nil"/>
              <w:left w:val="nil"/>
              <w:bottom w:val="single" w:color="000000" w:sz="12" w:space="0"/>
              <w:right w:val="nil"/>
            </w:tcBorders>
            <w:vAlign w:val="center"/>
          </w:tcPr>
          <w:p w14:paraId="5DB80F9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43.1600</w:t>
            </w:r>
          </w:p>
        </w:tc>
        <w:tc>
          <w:tcPr>
            <w:tcW w:w="1486" w:type="dxa"/>
            <w:tcBorders>
              <w:top w:val="nil"/>
              <w:left w:val="nil"/>
              <w:bottom w:val="single" w:color="000000" w:sz="12" w:space="0"/>
              <w:right w:val="nil"/>
            </w:tcBorders>
            <w:vAlign w:val="center"/>
          </w:tcPr>
          <w:p w14:paraId="793A0C75">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39.7600</w:t>
            </w:r>
          </w:p>
        </w:tc>
        <w:tc>
          <w:tcPr>
            <w:tcW w:w="1486" w:type="dxa"/>
            <w:tcBorders>
              <w:top w:val="nil"/>
              <w:left w:val="nil"/>
              <w:bottom w:val="single" w:color="000000" w:sz="12" w:space="0"/>
              <w:right w:val="nil"/>
            </w:tcBorders>
            <w:vAlign w:val="center"/>
          </w:tcPr>
          <w:p w14:paraId="42FCDC1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38.0000</w:t>
            </w:r>
          </w:p>
        </w:tc>
      </w:tr>
    </w:tbl>
    <w:p w14:paraId="45A72E90">
      <w:pPr>
        <w:autoSpaceDE w:val="0"/>
        <w:autoSpaceDN w:val="0"/>
        <w:adjustRightInd w:val="0"/>
        <w:spacing w:after="207" w:afterLines="50"/>
        <w:ind w:firstLine="424" w:firstLineChars="200"/>
        <w:jc w:val="left"/>
      </w:pPr>
      <w:r>
        <w:rPr>
          <w:rFonts w:hint="eastAsia"/>
          <w:sz w:val="21"/>
          <w:szCs w:val="21"/>
        </w:rPr>
        <w:t>数据来源：根据东方财富网及M公司2020-2024年财务报表整理</w:t>
      </w:r>
    </w:p>
    <w:p w14:paraId="39B213F8">
      <w:pPr>
        <w:pStyle w:val="53"/>
        <w:ind w:firstLine="486"/>
        <w:rPr>
          <w:rFonts w:hint="eastAsia" w:cs="宋体"/>
          <w:color w:val="auto"/>
        </w:rPr>
      </w:pPr>
      <w:r>
        <w:rPr>
          <w:rFonts w:hint="eastAsia" w:cs="宋体"/>
          <w:color w:val="auto"/>
        </w:rPr>
        <w:t>步骤二：进行标准化处理。针对筹资风险的二级指标数据开展归一标准化操作。鉴于指标数据中存在0值，需对所有指标实施平移处理，平移后得到的标准化矩阵如表5-4所示。</w:t>
      </w:r>
    </w:p>
    <w:p w14:paraId="7FB4D9C5">
      <w:pPr>
        <w:autoSpaceDE w:val="0"/>
        <w:autoSpaceDN w:val="0"/>
        <w:adjustRightInd w:val="0"/>
        <w:spacing w:before="207" w:beforeLines="50" w:after="207" w:afterLines="50" w:line="400" w:lineRule="exact"/>
        <w:ind w:firstLine="0"/>
        <w:jc w:val="center"/>
        <w:rPr>
          <w:rFonts w:ascii="宋体" w:hAnsi="宋体" w:cs="宋体"/>
          <w:sz w:val="21"/>
          <w:szCs w:val="21"/>
        </w:rPr>
      </w:pPr>
      <w:r>
        <w:rPr>
          <w:rFonts w:hint="eastAsia" w:ascii="宋体" w:hAnsi="宋体" w:cs="宋体"/>
          <w:sz w:val="21"/>
          <w:szCs w:val="21"/>
        </w:rPr>
        <w:t>表5-4 M公司2020-2024年筹资风险二级指标标准化矩阵</w:t>
      </w:r>
    </w:p>
    <w:tbl>
      <w:tblPr>
        <w:tblStyle w:val="37"/>
        <w:tblW w:w="8641" w:type="dxa"/>
        <w:jc w:val="center"/>
        <w:tblLayout w:type="autofit"/>
        <w:tblCellMar>
          <w:top w:w="56" w:type="dxa"/>
          <w:left w:w="96" w:type="dxa"/>
          <w:bottom w:w="56" w:type="dxa"/>
          <w:right w:w="96" w:type="dxa"/>
        </w:tblCellMar>
      </w:tblPr>
      <w:tblGrid>
        <w:gridCol w:w="1176"/>
        <w:gridCol w:w="1493"/>
        <w:gridCol w:w="1493"/>
        <w:gridCol w:w="1493"/>
        <w:gridCol w:w="1493"/>
        <w:gridCol w:w="1493"/>
      </w:tblGrid>
      <w:tr w14:paraId="0A2D8746">
        <w:tblPrEx>
          <w:tblCellMar>
            <w:top w:w="56" w:type="dxa"/>
            <w:left w:w="96" w:type="dxa"/>
            <w:bottom w:w="56" w:type="dxa"/>
            <w:right w:w="96" w:type="dxa"/>
          </w:tblCellMar>
        </w:tblPrEx>
        <w:trPr>
          <w:jc w:val="center"/>
        </w:trPr>
        <w:tc>
          <w:tcPr>
            <w:tcW w:w="1176" w:type="dxa"/>
            <w:tcBorders>
              <w:top w:val="single" w:color="000000" w:sz="12" w:space="0"/>
              <w:left w:val="nil"/>
              <w:bottom w:val="single" w:color="000000" w:sz="4" w:space="0"/>
              <w:right w:val="nil"/>
            </w:tcBorders>
            <w:noWrap/>
            <w:vAlign w:val="center"/>
          </w:tcPr>
          <w:p w14:paraId="5813621C">
            <w:pPr>
              <w:widowControl/>
              <w:snapToGrid w:val="0"/>
              <w:spacing w:line="360" w:lineRule="auto"/>
              <w:ind w:firstLine="0"/>
              <w:jc w:val="center"/>
              <w:textAlignment w:val="bottom"/>
              <w:rPr>
                <w:rFonts w:ascii="宋体" w:hAnsi="宋体" w:cs="宋体"/>
                <w:b/>
                <w:sz w:val="21"/>
                <w:szCs w:val="21"/>
              </w:rPr>
            </w:pPr>
            <w:r>
              <w:rPr>
                <w:rFonts w:hint="eastAsia" w:ascii="宋体" w:hAnsi="宋体" w:cs="宋体"/>
                <w:b/>
                <w:kern w:val="0"/>
                <w:sz w:val="21"/>
                <w:szCs w:val="21"/>
                <w:lang w:bidi="ar"/>
              </w:rPr>
              <w:t>指标</w:t>
            </w:r>
          </w:p>
        </w:tc>
        <w:tc>
          <w:tcPr>
            <w:tcW w:w="1493" w:type="dxa"/>
            <w:tcBorders>
              <w:top w:val="single" w:color="000000" w:sz="12" w:space="0"/>
              <w:left w:val="nil"/>
              <w:bottom w:val="single" w:color="000000" w:sz="4" w:space="0"/>
              <w:right w:val="nil"/>
            </w:tcBorders>
            <w:noWrap/>
            <w:vAlign w:val="center"/>
          </w:tcPr>
          <w:p w14:paraId="7AA7BCA3">
            <w:pPr>
              <w:widowControl/>
              <w:snapToGrid w:val="0"/>
              <w:spacing w:line="360" w:lineRule="auto"/>
              <w:ind w:firstLine="0"/>
              <w:jc w:val="center"/>
              <w:textAlignment w:val="bottom"/>
              <w:rPr>
                <w:rFonts w:ascii="宋体" w:hAnsi="宋体" w:cs="宋体"/>
                <w:b/>
                <w:sz w:val="21"/>
                <w:szCs w:val="21"/>
              </w:rPr>
            </w:pPr>
            <w:r>
              <w:rPr>
                <w:rFonts w:hint="eastAsia" w:ascii="宋体" w:hAnsi="宋体" w:cs="宋体"/>
                <w:b/>
                <w:kern w:val="0"/>
                <w:sz w:val="21"/>
                <w:szCs w:val="21"/>
                <w:lang w:bidi="ar"/>
              </w:rPr>
              <w:t>2020年</w:t>
            </w:r>
          </w:p>
        </w:tc>
        <w:tc>
          <w:tcPr>
            <w:tcW w:w="1493" w:type="dxa"/>
            <w:tcBorders>
              <w:top w:val="single" w:color="000000" w:sz="12" w:space="0"/>
              <w:left w:val="nil"/>
              <w:bottom w:val="single" w:color="000000" w:sz="4" w:space="0"/>
              <w:right w:val="nil"/>
            </w:tcBorders>
            <w:noWrap/>
            <w:vAlign w:val="center"/>
          </w:tcPr>
          <w:p w14:paraId="0FFCABB5">
            <w:pPr>
              <w:widowControl/>
              <w:snapToGrid w:val="0"/>
              <w:spacing w:line="360" w:lineRule="auto"/>
              <w:ind w:firstLine="0"/>
              <w:jc w:val="center"/>
              <w:textAlignment w:val="bottom"/>
              <w:rPr>
                <w:rFonts w:ascii="宋体" w:hAnsi="宋体" w:cs="宋体"/>
                <w:b/>
                <w:sz w:val="21"/>
                <w:szCs w:val="21"/>
              </w:rPr>
            </w:pPr>
            <w:r>
              <w:rPr>
                <w:rFonts w:hint="eastAsia" w:ascii="宋体" w:hAnsi="宋体" w:cs="宋体"/>
                <w:b/>
                <w:kern w:val="0"/>
                <w:sz w:val="21"/>
                <w:szCs w:val="21"/>
                <w:lang w:bidi="ar"/>
              </w:rPr>
              <w:t>2021年</w:t>
            </w:r>
          </w:p>
        </w:tc>
        <w:tc>
          <w:tcPr>
            <w:tcW w:w="1493" w:type="dxa"/>
            <w:tcBorders>
              <w:top w:val="single" w:color="000000" w:sz="12" w:space="0"/>
              <w:left w:val="nil"/>
              <w:bottom w:val="single" w:color="000000" w:sz="4" w:space="0"/>
              <w:right w:val="nil"/>
            </w:tcBorders>
            <w:noWrap/>
            <w:vAlign w:val="center"/>
          </w:tcPr>
          <w:p w14:paraId="6B540735">
            <w:pPr>
              <w:widowControl/>
              <w:snapToGrid w:val="0"/>
              <w:spacing w:line="360" w:lineRule="auto"/>
              <w:ind w:firstLine="0"/>
              <w:jc w:val="center"/>
              <w:textAlignment w:val="bottom"/>
              <w:rPr>
                <w:rFonts w:ascii="宋体" w:hAnsi="宋体" w:cs="宋体"/>
                <w:b/>
                <w:sz w:val="21"/>
                <w:szCs w:val="21"/>
              </w:rPr>
            </w:pPr>
            <w:r>
              <w:rPr>
                <w:rFonts w:hint="eastAsia" w:ascii="宋体" w:hAnsi="宋体" w:cs="宋体"/>
                <w:b/>
                <w:kern w:val="0"/>
                <w:sz w:val="21"/>
                <w:szCs w:val="21"/>
                <w:lang w:bidi="ar"/>
              </w:rPr>
              <w:t>2022年</w:t>
            </w:r>
          </w:p>
        </w:tc>
        <w:tc>
          <w:tcPr>
            <w:tcW w:w="1493" w:type="dxa"/>
            <w:tcBorders>
              <w:top w:val="single" w:color="000000" w:sz="12" w:space="0"/>
              <w:left w:val="nil"/>
              <w:bottom w:val="single" w:color="000000" w:sz="4" w:space="0"/>
              <w:right w:val="nil"/>
            </w:tcBorders>
            <w:noWrap/>
            <w:vAlign w:val="center"/>
          </w:tcPr>
          <w:p w14:paraId="11A56EE6">
            <w:pPr>
              <w:widowControl/>
              <w:snapToGrid w:val="0"/>
              <w:spacing w:line="360" w:lineRule="auto"/>
              <w:ind w:firstLine="0"/>
              <w:jc w:val="center"/>
              <w:textAlignment w:val="bottom"/>
              <w:rPr>
                <w:rFonts w:ascii="宋体" w:hAnsi="宋体" w:cs="宋体"/>
                <w:b/>
                <w:sz w:val="21"/>
                <w:szCs w:val="21"/>
              </w:rPr>
            </w:pPr>
            <w:r>
              <w:rPr>
                <w:rFonts w:hint="eastAsia" w:ascii="宋体" w:hAnsi="宋体" w:cs="宋体"/>
                <w:b/>
                <w:kern w:val="0"/>
                <w:sz w:val="21"/>
                <w:szCs w:val="21"/>
                <w:lang w:bidi="ar"/>
              </w:rPr>
              <w:t>2023年</w:t>
            </w:r>
          </w:p>
        </w:tc>
        <w:tc>
          <w:tcPr>
            <w:tcW w:w="1493" w:type="dxa"/>
            <w:tcBorders>
              <w:top w:val="single" w:color="000000" w:sz="12" w:space="0"/>
              <w:left w:val="nil"/>
              <w:bottom w:val="single" w:color="000000" w:sz="4" w:space="0"/>
              <w:right w:val="nil"/>
            </w:tcBorders>
            <w:noWrap/>
            <w:vAlign w:val="center"/>
          </w:tcPr>
          <w:p w14:paraId="129C1DBD">
            <w:pPr>
              <w:widowControl/>
              <w:snapToGrid w:val="0"/>
              <w:spacing w:line="360" w:lineRule="auto"/>
              <w:ind w:firstLine="0"/>
              <w:jc w:val="center"/>
              <w:textAlignment w:val="bottom"/>
              <w:rPr>
                <w:rFonts w:ascii="宋体" w:hAnsi="宋体" w:cs="宋体"/>
                <w:b/>
                <w:sz w:val="21"/>
                <w:szCs w:val="21"/>
              </w:rPr>
            </w:pPr>
            <w:r>
              <w:rPr>
                <w:rFonts w:hint="eastAsia" w:ascii="宋体" w:hAnsi="宋体" w:cs="宋体"/>
                <w:b/>
                <w:kern w:val="0"/>
                <w:sz w:val="21"/>
                <w:szCs w:val="21"/>
                <w:lang w:bidi="ar"/>
              </w:rPr>
              <w:t>2024年</w:t>
            </w:r>
          </w:p>
        </w:tc>
      </w:tr>
      <w:tr w14:paraId="21EACB5A">
        <w:tblPrEx>
          <w:tblCellMar>
            <w:top w:w="56" w:type="dxa"/>
            <w:left w:w="96" w:type="dxa"/>
            <w:bottom w:w="56" w:type="dxa"/>
            <w:right w:w="96" w:type="dxa"/>
          </w:tblCellMar>
        </w:tblPrEx>
        <w:trPr>
          <w:jc w:val="center"/>
        </w:trPr>
        <w:tc>
          <w:tcPr>
            <w:tcW w:w="1176" w:type="dxa"/>
            <w:tcBorders>
              <w:top w:val="single" w:color="000000" w:sz="4" w:space="0"/>
              <w:left w:val="nil"/>
              <w:bottom w:val="nil"/>
              <w:right w:val="nil"/>
            </w:tcBorders>
            <w:noWrap/>
            <w:vAlign w:val="center"/>
          </w:tcPr>
          <w:p w14:paraId="0FAB30F8">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A11</w:t>
            </w:r>
          </w:p>
        </w:tc>
        <w:tc>
          <w:tcPr>
            <w:tcW w:w="1493" w:type="dxa"/>
            <w:tcBorders>
              <w:top w:val="single" w:color="000000" w:sz="4" w:space="0"/>
              <w:left w:val="nil"/>
              <w:bottom w:val="nil"/>
              <w:right w:val="nil"/>
            </w:tcBorders>
            <w:noWrap/>
            <w:vAlign w:val="center"/>
          </w:tcPr>
          <w:p w14:paraId="358257D6">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1.3980</w:t>
            </w:r>
          </w:p>
        </w:tc>
        <w:tc>
          <w:tcPr>
            <w:tcW w:w="1493" w:type="dxa"/>
            <w:tcBorders>
              <w:top w:val="single" w:color="000000" w:sz="4" w:space="0"/>
              <w:left w:val="nil"/>
              <w:bottom w:val="nil"/>
              <w:right w:val="nil"/>
            </w:tcBorders>
            <w:noWrap/>
            <w:vAlign w:val="center"/>
          </w:tcPr>
          <w:p w14:paraId="647079FE">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1.2080</w:t>
            </w:r>
          </w:p>
        </w:tc>
        <w:tc>
          <w:tcPr>
            <w:tcW w:w="1493" w:type="dxa"/>
            <w:tcBorders>
              <w:top w:val="single" w:color="000000" w:sz="4" w:space="0"/>
              <w:left w:val="nil"/>
              <w:bottom w:val="nil"/>
              <w:right w:val="nil"/>
            </w:tcBorders>
            <w:noWrap/>
            <w:vAlign w:val="center"/>
          </w:tcPr>
          <w:p w14:paraId="4A04E987">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1.0410</w:t>
            </w:r>
          </w:p>
        </w:tc>
        <w:tc>
          <w:tcPr>
            <w:tcW w:w="1493" w:type="dxa"/>
            <w:tcBorders>
              <w:top w:val="single" w:color="000000" w:sz="4" w:space="0"/>
              <w:left w:val="nil"/>
              <w:bottom w:val="nil"/>
              <w:right w:val="nil"/>
            </w:tcBorders>
            <w:noWrap/>
            <w:vAlign w:val="center"/>
          </w:tcPr>
          <w:p w14:paraId="397FBB3B">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1.3920</w:t>
            </w:r>
          </w:p>
        </w:tc>
        <w:tc>
          <w:tcPr>
            <w:tcW w:w="1493" w:type="dxa"/>
            <w:tcBorders>
              <w:top w:val="single" w:color="000000" w:sz="4" w:space="0"/>
              <w:left w:val="nil"/>
              <w:bottom w:val="nil"/>
              <w:right w:val="nil"/>
            </w:tcBorders>
            <w:noWrap/>
            <w:vAlign w:val="center"/>
          </w:tcPr>
          <w:p w14:paraId="743EA271">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1.5550</w:t>
            </w:r>
          </w:p>
        </w:tc>
      </w:tr>
      <w:tr w14:paraId="509968E3">
        <w:tblPrEx>
          <w:tblCellMar>
            <w:top w:w="56" w:type="dxa"/>
            <w:left w:w="96" w:type="dxa"/>
            <w:bottom w:w="56" w:type="dxa"/>
            <w:right w:w="96" w:type="dxa"/>
          </w:tblCellMar>
        </w:tblPrEx>
        <w:trPr>
          <w:jc w:val="center"/>
        </w:trPr>
        <w:tc>
          <w:tcPr>
            <w:tcW w:w="1176" w:type="dxa"/>
            <w:tcBorders>
              <w:top w:val="nil"/>
              <w:left w:val="nil"/>
              <w:bottom w:val="nil"/>
              <w:right w:val="nil"/>
            </w:tcBorders>
            <w:noWrap/>
            <w:vAlign w:val="center"/>
          </w:tcPr>
          <w:p w14:paraId="478810BD">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A12</w:t>
            </w:r>
          </w:p>
        </w:tc>
        <w:tc>
          <w:tcPr>
            <w:tcW w:w="1493" w:type="dxa"/>
            <w:tcBorders>
              <w:top w:val="nil"/>
              <w:left w:val="nil"/>
              <w:bottom w:val="nil"/>
              <w:right w:val="nil"/>
            </w:tcBorders>
            <w:noWrap/>
            <w:vAlign w:val="center"/>
          </w:tcPr>
          <w:p w14:paraId="49F702B8">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1.0840</w:t>
            </w:r>
          </w:p>
        </w:tc>
        <w:tc>
          <w:tcPr>
            <w:tcW w:w="1493" w:type="dxa"/>
            <w:tcBorders>
              <w:top w:val="nil"/>
              <w:left w:val="nil"/>
              <w:bottom w:val="nil"/>
              <w:right w:val="nil"/>
            </w:tcBorders>
            <w:noWrap/>
            <w:vAlign w:val="center"/>
          </w:tcPr>
          <w:p w14:paraId="24302171">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0.9630</w:t>
            </w:r>
          </w:p>
        </w:tc>
        <w:tc>
          <w:tcPr>
            <w:tcW w:w="1493" w:type="dxa"/>
            <w:tcBorders>
              <w:top w:val="nil"/>
              <w:left w:val="nil"/>
              <w:bottom w:val="nil"/>
              <w:right w:val="nil"/>
            </w:tcBorders>
            <w:noWrap/>
            <w:vAlign w:val="center"/>
          </w:tcPr>
          <w:p w14:paraId="657FA24C">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0.8310</w:t>
            </w:r>
          </w:p>
        </w:tc>
        <w:tc>
          <w:tcPr>
            <w:tcW w:w="1493" w:type="dxa"/>
            <w:tcBorders>
              <w:top w:val="nil"/>
              <w:left w:val="nil"/>
              <w:bottom w:val="nil"/>
              <w:right w:val="nil"/>
            </w:tcBorders>
            <w:noWrap/>
            <w:vAlign w:val="center"/>
          </w:tcPr>
          <w:p w14:paraId="6C822AED">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1.1770</w:t>
            </w:r>
          </w:p>
        </w:tc>
        <w:tc>
          <w:tcPr>
            <w:tcW w:w="1493" w:type="dxa"/>
            <w:tcBorders>
              <w:top w:val="nil"/>
              <w:left w:val="nil"/>
              <w:bottom w:val="nil"/>
              <w:right w:val="nil"/>
            </w:tcBorders>
            <w:noWrap/>
            <w:vAlign w:val="center"/>
          </w:tcPr>
          <w:p w14:paraId="58B5C6D3">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1.3410</w:t>
            </w:r>
          </w:p>
        </w:tc>
      </w:tr>
      <w:tr w14:paraId="1C1C1549">
        <w:tblPrEx>
          <w:tblCellMar>
            <w:top w:w="56" w:type="dxa"/>
            <w:left w:w="96" w:type="dxa"/>
            <w:bottom w:w="56" w:type="dxa"/>
            <w:right w:w="96" w:type="dxa"/>
          </w:tblCellMar>
        </w:tblPrEx>
        <w:trPr>
          <w:jc w:val="center"/>
        </w:trPr>
        <w:tc>
          <w:tcPr>
            <w:tcW w:w="1176" w:type="dxa"/>
            <w:tcBorders>
              <w:top w:val="nil"/>
              <w:left w:val="nil"/>
              <w:bottom w:val="nil"/>
              <w:right w:val="nil"/>
            </w:tcBorders>
            <w:noWrap/>
            <w:vAlign w:val="center"/>
          </w:tcPr>
          <w:p w14:paraId="2859BD4F">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A13</w:t>
            </w:r>
          </w:p>
        </w:tc>
        <w:tc>
          <w:tcPr>
            <w:tcW w:w="1493" w:type="dxa"/>
            <w:tcBorders>
              <w:top w:val="nil"/>
              <w:left w:val="nil"/>
              <w:bottom w:val="nil"/>
              <w:right w:val="nil"/>
            </w:tcBorders>
            <w:noWrap/>
            <w:vAlign w:val="center"/>
          </w:tcPr>
          <w:p w14:paraId="15C0484F">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1.0100</w:t>
            </w:r>
          </w:p>
        </w:tc>
        <w:tc>
          <w:tcPr>
            <w:tcW w:w="1493" w:type="dxa"/>
            <w:tcBorders>
              <w:top w:val="nil"/>
              <w:left w:val="nil"/>
              <w:bottom w:val="nil"/>
              <w:right w:val="nil"/>
            </w:tcBorders>
            <w:noWrap/>
            <w:vAlign w:val="center"/>
          </w:tcPr>
          <w:p w14:paraId="0CA2B28E">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0.2925</w:t>
            </w:r>
          </w:p>
        </w:tc>
        <w:tc>
          <w:tcPr>
            <w:tcW w:w="1493" w:type="dxa"/>
            <w:tcBorders>
              <w:top w:val="nil"/>
              <w:left w:val="nil"/>
              <w:bottom w:val="nil"/>
              <w:right w:val="nil"/>
            </w:tcBorders>
            <w:noWrap/>
            <w:vAlign w:val="center"/>
          </w:tcPr>
          <w:p w14:paraId="58A8995F">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0.0100</w:t>
            </w:r>
          </w:p>
        </w:tc>
        <w:tc>
          <w:tcPr>
            <w:tcW w:w="1493" w:type="dxa"/>
            <w:tcBorders>
              <w:top w:val="nil"/>
              <w:left w:val="nil"/>
              <w:bottom w:val="nil"/>
              <w:right w:val="nil"/>
            </w:tcBorders>
            <w:noWrap/>
            <w:vAlign w:val="center"/>
          </w:tcPr>
          <w:p w14:paraId="5710BCA8">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0.4539</w:t>
            </w:r>
          </w:p>
        </w:tc>
        <w:tc>
          <w:tcPr>
            <w:tcW w:w="1493" w:type="dxa"/>
            <w:tcBorders>
              <w:top w:val="nil"/>
              <w:left w:val="nil"/>
              <w:bottom w:val="nil"/>
              <w:right w:val="nil"/>
            </w:tcBorders>
            <w:noWrap/>
            <w:vAlign w:val="center"/>
          </w:tcPr>
          <w:p w14:paraId="38226F7E">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0.6647</w:t>
            </w:r>
          </w:p>
        </w:tc>
      </w:tr>
      <w:tr w14:paraId="6D40F061">
        <w:tblPrEx>
          <w:tblCellMar>
            <w:top w:w="56" w:type="dxa"/>
            <w:left w:w="96" w:type="dxa"/>
            <w:bottom w:w="56" w:type="dxa"/>
            <w:right w:w="96" w:type="dxa"/>
          </w:tblCellMar>
        </w:tblPrEx>
        <w:trPr>
          <w:jc w:val="center"/>
        </w:trPr>
        <w:tc>
          <w:tcPr>
            <w:tcW w:w="1176" w:type="dxa"/>
            <w:tcBorders>
              <w:top w:val="nil"/>
              <w:left w:val="nil"/>
              <w:bottom w:val="single" w:color="000000" w:sz="12" w:space="0"/>
              <w:right w:val="nil"/>
            </w:tcBorders>
            <w:noWrap/>
            <w:vAlign w:val="center"/>
          </w:tcPr>
          <w:p w14:paraId="7C694332">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A14</w:t>
            </w:r>
          </w:p>
        </w:tc>
        <w:tc>
          <w:tcPr>
            <w:tcW w:w="1493" w:type="dxa"/>
            <w:tcBorders>
              <w:top w:val="nil"/>
              <w:left w:val="nil"/>
              <w:bottom w:val="single" w:color="000000" w:sz="12" w:space="0"/>
              <w:right w:val="nil"/>
            </w:tcBorders>
            <w:noWrap/>
            <w:vAlign w:val="center"/>
          </w:tcPr>
          <w:p w14:paraId="6D43BF69">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1.0100</w:t>
            </w:r>
          </w:p>
        </w:tc>
        <w:tc>
          <w:tcPr>
            <w:tcW w:w="1493" w:type="dxa"/>
            <w:tcBorders>
              <w:top w:val="nil"/>
              <w:left w:val="nil"/>
              <w:bottom w:val="single" w:color="000000" w:sz="12" w:space="0"/>
              <w:right w:val="nil"/>
            </w:tcBorders>
            <w:noWrap/>
            <w:vAlign w:val="center"/>
          </w:tcPr>
          <w:p w14:paraId="5B130EDC">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0.2660</w:t>
            </w:r>
          </w:p>
        </w:tc>
        <w:tc>
          <w:tcPr>
            <w:tcW w:w="1493" w:type="dxa"/>
            <w:tcBorders>
              <w:top w:val="nil"/>
              <w:left w:val="nil"/>
              <w:bottom w:val="single" w:color="000000" w:sz="12" w:space="0"/>
              <w:right w:val="nil"/>
            </w:tcBorders>
            <w:noWrap/>
            <w:vAlign w:val="center"/>
          </w:tcPr>
          <w:p w14:paraId="052E0789">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0.0100</w:t>
            </w:r>
          </w:p>
        </w:tc>
        <w:tc>
          <w:tcPr>
            <w:tcW w:w="1493" w:type="dxa"/>
            <w:tcBorders>
              <w:top w:val="nil"/>
              <w:left w:val="nil"/>
              <w:bottom w:val="single" w:color="000000" w:sz="12" w:space="0"/>
              <w:right w:val="nil"/>
            </w:tcBorders>
            <w:noWrap/>
            <w:vAlign w:val="center"/>
          </w:tcPr>
          <w:p w14:paraId="51E3BEAD">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0.4206</w:t>
            </w:r>
          </w:p>
        </w:tc>
        <w:tc>
          <w:tcPr>
            <w:tcW w:w="1493" w:type="dxa"/>
            <w:tcBorders>
              <w:top w:val="nil"/>
              <w:left w:val="nil"/>
              <w:bottom w:val="single" w:color="000000" w:sz="12" w:space="0"/>
              <w:right w:val="nil"/>
            </w:tcBorders>
            <w:noWrap/>
            <w:vAlign w:val="center"/>
          </w:tcPr>
          <w:p w14:paraId="2916DD9F">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0.6332</w:t>
            </w:r>
          </w:p>
        </w:tc>
      </w:tr>
    </w:tbl>
    <w:p w14:paraId="6F52AE59">
      <w:pPr>
        <w:pStyle w:val="53"/>
        <w:ind w:firstLine="486"/>
        <w:rPr>
          <w:rFonts w:hint="eastAsia" w:cs="宋体"/>
          <w:color w:val="auto"/>
        </w:rPr>
      </w:pPr>
      <w:r>
        <w:rPr>
          <w:rFonts w:hint="eastAsia" w:cs="宋体"/>
          <w:color w:val="auto"/>
        </w:rPr>
        <w:t>步骤三：进行熵值与熵权计算。针对筹资风险下的二级指标，分别计算其熵值与熵权。计算得出的结果详见表5-5。</w:t>
      </w:r>
    </w:p>
    <w:p w14:paraId="51F788F0">
      <w:pPr>
        <w:autoSpaceDE w:val="0"/>
        <w:autoSpaceDN w:val="0"/>
        <w:adjustRightInd w:val="0"/>
        <w:spacing w:before="207" w:beforeLines="50" w:after="207" w:afterLines="50" w:line="400" w:lineRule="exact"/>
        <w:ind w:firstLine="0"/>
        <w:jc w:val="center"/>
        <w:rPr>
          <w:rFonts w:ascii="宋体" w:hAnsi="宋体" w:cs="宋体"/>
          <w:sz w:val="21"/>
          <w:szCs w:val="21"/>
        </w:rPr>
      </w:pPr>
      <w:r>
        <w:rPr>
          <w:rFonts w:hint="eastAsia" w:ascii="宋体" w:hAnsi="宋体" w:cs="宋体"/>
          <w:sz w:val="21"/>
          <w:szCs w:val="21"/>
        </w:rPr>
        <w:t>表5-5 M公司2020-2024年筹资风险二级指标的熵值和熵权</w:t>
      </w:r>
    </w:p>
    <w:tbl>
      <w:tblPr>
        <w:tblStyle w:val="37"/>
        <w:tblW w:w="8639" w:type="dxa"/>
        <w:jc w:val="center"/>
        <w:tblLayout w:type="autofit"/>
        <w:tblCellMar>
          <w:top w:w="80" w:type="dxa"/>
          <w:left w:w="128" w:type="dxa"/>
          <w:bottom w:w="80" w:type="dxa"/>
          <w:right w:w="128" w:type="dxa"/>
        </w:tblCellMar>
      </w:tblPr>
      <w:tblGrid>
        <w:gridCol w:w="2397"/>
        <w:gridCol w:w="3121"/>
        <w:gridCol w:w="3121"/>
      </w:tblGrid>
      <w:tr w14:paraId="17BD180A">
        <w:tblPrEx>
          <w:tblCellMar>
            <w:top w:w="80" w:type="dxa"/>
            <w:left w:w="128" w:type="dxa"/>
            <w:bottom w:w="80" w:type="dxa"/>
            <w:right w:w="128" w:type="dxa"/>
          </w:tblCellMar>
        </w:tblPrEx>
        <w:trPr>
          <w:jc w:val="center"/>
        </w:trPr>
        <w:tc>
          <w:tcPr>
            <w:tcW w:w="2397" w:type="dxa"/>
            <w:tcBorders>
              <w:top w:val="single" w:color="000000" w:sz="12" w:space="0"/>
              <w:left w:val="nil"/>
              <w:bottom w:val="single" w:color="000000" w:sz="4" w:space="0"/>
              <w:right w:val="nil"/>
            </w:tcBorders>
            <w:noWrap/>
            <w:vAlign w:val="center"/>
          </w:tcPr>
          <w:p w14:paraId="204D3BBA">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项</w:t>
            </w:r>
          </w:p>
        </w:tc>
        <w:tc>
          <w:tcPr>
            <w:tcW w:w="3121" w:type="dxa"/>
            <w:tcBorders>
              <w:top w:val="single" w:color="000000" w:sz="12" w:space="0"/>
              <w:left w:val="nil"/>
              <w:bottom w:val="single" w:color="000000" w:sz="4" w:space="0"/>
              <w:right w:val="nil"/>
            </w:tcBorders>
            <w:noWrap/>
            <w:vAlign w:val="center"/>
          </w:tcPr>
          <w:p w14:paraId="4DF90E8F">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熵值</w:t>
            </w:r>
          </w:p>
        </w:tc>
        <w:tc>
          <w:tcPr>
            <w:tcW w:w="3121" w:type="dxa"/>
            <w:tcBorders>
              <w:top w:val="single" w:color="000000" w:sz="12" w:space="0"/>
              <w:left w:val="nil"/>
              <w:bottom w:val="single" w:color="000000" w:sz="4" w:space="0"/>
              <w:right w:val="nil"/>
            </w:tcBorders>
            <w:noWrap/>
            <w:vAlign w:val="center"/>
          </w:tcPr>
          <w:p w14:paraId="66B0626F">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sz w:val="21"/>
                <w:szCs w:val="21"/>
              </w:rPr>
              <w:t>熵权</w:t>
            </w:r>
          </w:p>
        </w:tc>
      </w:tr>
      <w:tr w14:paraId="05935537">
        <w:tblPrEx>
          <w:tblCellMar>
            <w:top w:w="80" w:type="dxa"/>
            <w:left w:w="128" w:type="dxa"/>
            <w:bottom w:w="80" w:type="dxa"/>
            <w:right w:w="128" w:type="dxa"/>
          </w:tblCellMar>
        </w:tblPrEx>
        <w:trPr>
          <w:jc w:val="center"/>
        </w:trPr>
        <w:tc>
          <w:tcPr>
            <w:tcW w:w="2397" w:type="dxa"/>
            <w:tcBorders>
              <w:top w:val="single" w:color="000000" w:sz="4" w:space="0"/>
              <w:left w:val="nil"/>
              <w:bottom w:val="nil"/>
              <w:right w:val="nil"/>
            </w:tcBorders>
            <w:noWrap/>
            <w:vAlign w:val="center"/>
          </w:tcPr>
          <w:p w14:paraId="4C4FF7B2">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A11</w:t>
            </w:r>
          </w:p>
        </w:tc>
        <w:tc>
          <w:tcPr>
            <w:tcW w:w="3121" w:type="dxa"/>
            <w:tcBorders>
              <w:top w:val="single" w:color="000000" w:sz="4" w:space="0"/>
              <w:left w:val="nil"/>
              <w:bottom w:val="nil"/>
              <w:right w:val="nil"/>
            </w:tcBorders>
            <w:noWrap/>
            <w:vAlign w:val="center"/>
          </w:tcPr>
          <w:p w14:paraId="32DE4D1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0.9943</w:t>
            </w:r>
          </w:p>
        </w:tc>
        <w:tc>
          <w:tcPr>
            <w:tcW w:w="3121" w:type="dxa"/>
            <w:tcBorders>
              <w:top w:val="single" w:color="000000" w:sz="4" w:space="0"/>
              <w:left w:val="nil"/>
              <w:bottom w:val="nil"/>
              <w:right w:val="nil"/>
            </w:tcBorders>
            <w:noWrap/>
            <w:vAlign w:val="center"/>
          </w:tcPr>
          <w:p w14:paraId="15414F7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0.0144</w:t>
            </w:r>
          </w:p>
        </w:tc>
      </w:tr>
      <w:tr w14:paraId="1255A42C">
        <w:tblPrEx>
          <w:tblCellMar>
            <w:top w:w="80" w:type="dxa"/>
            <w:left w:w="128" w:type="dxa"/>
            <w:bottom w:w="80" w:type="dxa"/>
            <w:right w:w="128" w:type="dxa"/>
          </w:tblCellMar>
        </w:tblPrEx>
        <w:trPr>
          <w:jc w:val="center"/>
        </w:trPr>
        <w:tc>
          <w:tcPr>
            <w:tcW w:w="2397" w:type="dxa"/>
            <w:tcBorders>
              <w:top w:val="nil"/>
              <w:left w:val="nil"/>
              <w:bottom w:val="nil"/>
              <w:right w:val="nil"/>
            </w:tcBorders>
            <w:noWrap/>
            <w:vAlign w:val="center"/>
          </w:tcPr>
          <w:p w14:paraId="0038DA8D">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A12</w:t>
            </w:r>
          </w:p>
        </w:tc>
        <w:tc>
          <w:tcPr>
            <w:tcW w:w="3121" w:type="dxa"/>
            <w:tcBorders>
              <w:top w:val="nil"/>
              <w:left w:val="nil"/>
              <w:bottom w:val="nil"/>
              <w:right w:val="nil"/>
            </w:tcBorders>
            <w:noWrap/>
            <w:vAlign w:val="center"/>
          </w:tcPr>
          <w:p w14:paraId="20251636">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0.9918</w:t>
            </w:r>
          </w:p>
        </w:tc>
        <w:tc>
          <w:tcPr>
            <w:tcW w:w="3121" w:type="dxa"/>
            <w:tcBorders>
              <w:top w:val="nil"/>
              <w:left w:val="nil"/>
              <w:bottom w:val="nil"/>
              <w:right w:val="nil"/>
            </w:tcBorders>
            <w:noWrap/>
            <w:vAlign w:val="center"/>
          </w:tcPr>
          <w:p w14:paraId="49D1D7E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0.0207</w:t>
            </w:r>
          </w:p>
        </w:tc>
      </w:tr>
      <w:tr w14:paraId="024FC64B">
        <w:tblPrEx>
          <w:tblCellMar>
            <w:top w:w="80" w:type="dxa"/>
            <w:left w:w="128" w:type="dxa"/>
            <w:bottom w:w="80" w:type="dxa"/>
            <w:right w:w="128" w:type="dxa"/>
          </w:tblCellMar>
        </w:tblPrEx>
        <w:trPr>
          <w:jc w:val="center"/>
        </w:trPr>
        <w:tc>
          <w:tcPr>
            <w:tcW w:w="2397" w:type="dxa"/>
            <w:tcBorders>
              <w:top w:val="nil"/>
              <w:left w:val="nil"/>
              <w:bottom w:val="nil"/>
              <w:right w:val="nil"/>
            </w:tcBorders>
            <w:noWrap/>
            <w:vAlign w:val="center"/>
          </w:tcPr>
          <w:p w14:paraId="7A87F63C">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A13</w:t>
            </w:r>
          </w:p>
        </w:tc>
        <w:tc>
          <w:tcPr>
            <w:tcW w:w="3121" w:type="dxa"/>
            <w:tcBorders>
              <w:top w:val="nil"/>
              <w:left w:val="nil"/>
              <w:bottom w:val="nil"/>
              <w:right w:val="nil"/>
            </w:tcBorders>
            <w:noWrap/>
            <w:vAlign w:val="center"/>
          </w:tcPr>
          <w:p w14:paraId="4CFE5C39">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0.8141</w:t>
            </w:r>
          </w:p>
        </w:tc>
        <w:tc>
          <w:tcPr>
            <w:tcW w:w="3121" w:type="dxa"/>
            <w:tcBorders>
              <w:top w:val="nil"/>
              <w:left w:val="nil"/>
              <w:bottom w:val="nil"/>
              <w:right w:val="nil"/>
            </w:tcBorders>
            <w:noWrap/>
            <w:vAlign w:val="center"/>
          </w:tcPr>
          <w:p w14:paraId="5524DD6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0.4707</w:t>
            </w:r>
          </w:p>
        </w:tc>
      </w:tr>
      <w:tr w14:paraId="2CE742F8">
        <w:tblPrEx>
          <w:tblCellMar>
            <w:top w:w="80" w:type="dxa"/>
            <w:left w:w="128" w:type="dxa"/>
            <w:bottom w:w="80" w:type="dxa"/>
            <w:right w:w="128" w:type="dxa"/>
          </w:tblCellMar>
        </w:tblPrEx>
        <w:trPr>
          <w:jc w:val="center"/>
        </w:trPr>
        <w:tc>
          <w:tcPr>
            <w:tcW w:w="2397" w:type="dxa"/>
            <w:tcBorders>
              <w:top w:val="nil"/>
              <w:left w:val="nil"/>
              <w:bottom w:val="single" w:color="000000" w:sz="12" w:space="0"/>
              <w:right w:val="nil"/>
            </w:tcBorders>
            <w:noWrap/>
            <w:vAlign w:val="center"/>
          </w:tcPr>
          <w:p w14:paraId="4976CBFD">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A14</w:t>
            </w:r>
          </w:p>
        </w:tc>
        <w:tc>
          <w:tcPr>
            <w:tcW w:w="3121" w:type="dxa"/>
            <w:tcBorders>
              <w:top w:val="nil"/>
              <w:left w:val="nil"/>
              <w:bottom w:val="single" w:color="000000" w:sz="12" w:space="0"/>
              <w:right w:val="nil"/>
            </w:tcBorders>
            <w:noWrap/>
            <w:vAlign w:val="center"/>
          </w:tcPr>
          <w:p w14:paraId="6D7C9136">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0.8049</w:t>
            </w:r>
          </w:p>
        </w:tc>
        <w:tc>
          <w:tcPr>
            <w:tcW w:w="3121" w:type="dxa"/>
            <w:tcBorders>
              <w:top w:val="nil"/>
              <w:left w:val="nil"/>
              <w:bottom w:val="single" w:color="000000" w:sz="12" w:space="0"/>
              <w:right w:val="nil"/>
            </w:tcBorders>
            <w:noWrap/>
            <w:vAlign w:val="center"/>
          </w:tcPr>
          <w:p w14:paraId="5EDBAF7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0.4940</w:t>
            </w:r>
          </w:p>
        </w:tc>
      </w:tr>
    </w:tbl>
    <w:p w14:paraId="3F00FCA9">
      <w:pPr>
        <w:pStyle w:val="53"/>
        <w:ind w:firstLine="486"/>
        <w:rPr>
          <w:rFonts w:hint="eastAsia" w:cs="宋体"/>
          <w:color w:val="auto"/>
        </w:rPr>
      </w:pPr>
      <w:r>
        <w:t>步骤四：</w:t>
      </w:r>
      <w:del w:id="1488" w:author="司马长风" w:date="2026-04-24T16:54:17Z">
        <w:r>
          <w:rPr>
            <w:rFonts w:hint="eastAsia" w:cs="宋体"/>
            <w:color w:val="auto"/>
          </w:rPr>
          <w:delText>构建</w:delText>
        </w:r>
      </w:del>
      <w:ins w:id="1489" w:author="司马长风" w:date="2026-04-24T16:54:17Z">
        <w:r>
          <w:rPr/>
          <w:t>建立</w:t>
        </w:r>
      </w:ins>
      <w:r>
        <w:t>偿债能力加权规范矩阵，计算正负理想解。根据步骤二</w:t>
      </w:r>
      <w:del w:id="1490" w:author="司马长风" w:date="2026-04-24T16:54:17Z">
        <w:r>
          <w:rPr>
            <w:rFonts w:hint="eastAsia" w:cs="宋体"/>
            <w:color w:val="auto"/>
          </w:rPr>
          <w:delText>构建</w:delText>
        </w:r>
      </w:del>
      <w:ins w:id="1491" w:author="司马长风" w:date="2026-04-24T16:54:17Z">
        <w:r>
          <w:rPr/>
          <w:t>建立</w:t>
        </w:r>
      </w:ins>
      <w:r>
        <w:t>的标准化矩阵和步骤三计算的权数，计算M公司筹资风险各二级指标的正负理想解。如5-6所示。</w:t>
      </w:r>
    </w:p>
    <w:p w14:paraId="23E9ADB2">
      <w:pPr>
        <w:autoSpaceDE w:val="0"/>
        <w:autoSpaceDN w:val="0"/>
        <w:adjustRightInd w:val="0"/>
        <w:spacing w:before="207" w:beforeLines="50" w:after="207" w:afterLines="50" w:line="400" w:lineRule="exact"/>
        <w:ind w:firstLine="0"/>
        <w:jc w:val="center"/>
        <w:rPr>
          <w:rFonts w:ascii="宋体" w:hAnsi="宋体" w:cs="宋体"/>
          <w:sz w:val="21"/>
          <w:szCs w:val="21"/>
        </w:rPr>
      </w:pPr>
      <w:r>
        <w:rPr>
          <w:rFonts w:hint="eastAsia" w:ascii="宋体" w:hAnsi="宋体" w:cs="宋体"/>
          <w:sz w:val="21"/>
          <w:szCs w:val="21"/>
        </w:rPr>
        <w:t>表5-6 M公司2020-2024年筹资风险二级指标正负理想解</w:t>
      </w:r>
    </w:p>
    <w:tbl>
      <w:tblPr>
        <w:tblStyle w:val="37"/>
        <w:tblW w:w="8639" w:type="dxa"/>
        <w:jc w:val="center"/>
        <w:tblLayout w:type="autofit"/>
        <w:tblCellMar>
          <w:top w:w="80" w:type="dxa"/>
          <w:left w:w="128" w:type="dxa"/>
          <w:bottom w:w="80" w:type="dxa"/>
          <w:right w:w="128" w:type="dxa"/>
        </w:tblCellMar>
      </w:tblPr>
      <w:tblGrid>
        <w:gridCol w:w="1956"/>
        <w:gridCol w:w="3242"/>
        <w:gridCol w:w="3441"/>
      </w:tblGrid>
      <w:tr w14:paraId="646A1DDB">
        <w:tblPrEx>
          <w:tblCellMar>
            <w:top w:w="80" w:type="dxa"/>
            <w:left w:w="128" w:type="dxa"/>
            <w:bottom w:w="80" w:type="dxa"/>
            <w:right w:w="128" w:type="dxa"/>
          </w:tblCellMar>
        </w:tblPrEx>
        <w:trPr>
          <w:jc w:val="center"/>
        </w:trPr>
        <w:tc>
          <w:tcPr>
            <w:tcW w:w="1956" w:type="dxa"/>
            <w:tcBorders>
              <w:top w:val="single" w:color="000000" w:sz="12" w:space="0"/>
              <w:left w:val="nil"/>
              <w:bottom w:val="single" w:color="000000" w:sz="4" w:space="0"/>
              <w:right w:val="nil"/>
            </w:tcBorders>
            <w:noWrap/>
            <w:vAlign w:val="center"/>
          </w:tcPr>
          <w:p w14:paraId="56B95862">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项</w:t>
            </w:r>
          </w:p>
        </w:tc>
        <w:tc>
          <w:tcPr>
            <w:tcW w:w="3242" w:type="dxa"/>
            <w:tcBorders>
              <w:top w:val="single" w:color="000000" w:sz="12" w:space="0"/>
              <w:left w:val="nil"/>
              <w:bottom w:val="single" w:color="000000" w:sz="4" w:space="0"/>
              <w:right w:val="nil"/>
            </w:tcBorders>
            <w:noWrap/>
            <w:vAlign w:val="center"/>
          </w:tcPr>
          <w:p w14:paraId="1F8095D3">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正理想解A</w:t>
            </w:r>
          </w:p>
        </w:tc>
        <w:tc>
          <w:tcPr>
            <w:tcW w:w="3441" w:type="dxa"/>
            <w:tcBorders>
              <w:top w:val="single" w:color="000000" w:sz="12" w:space="0"/>
              <w:left w:val="nil"/>
              <w:bottom w:val="single" w:color="000000" w:sz="4" w:space="0"/>
              <w:right w:val="nil"/>
            </w:tcBorders>
            <w:noWrap/>
            <w:vAlign w:val="center"/>
          </w:tcPr>
          <w:p w14:paraId="23007A8C">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负理想解A-</w:t>
            </w:r>
          </w:p>
        </w:tc>
      </w:tr>
      <w:tr w14:paraId="3A4CA64B">
        <w:tblPrEx>
          <w:tblCellMar>
            <w:top w:w="80" w:type="dxa"/>
            <w:left w:w="128" w:type="dxa"/>
            <w:bottom w:w="80" w:type="dxa"/>
            <w:right w:w="128" w:type="dxa"/>
          </w:tblCellMar>
        </w:tblPrEx>
        <w:trPr>
          <w:jc w:val="center"/>
        </w:trPr>
        <w:tc>
          <w:tcPr>
            <w:tcW w:w="1956" w:type="dxa"/>
            <w:tcBorders>
              <w:top w:val="single" w:color="000000" w:sz="4" w:space="0"/>
              <w:left w:val="nil"/>
              <w:bottom w:val="nil"/>
              <w:right w:val="nil"/>
            </w:tcBorders>
            <w:noWrap/>
            <w:vAlign w:val="center"/>
          </w:tcPr>
          <w:p w14:paraId="560841F5">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A11</w:t>
            </w:r>
          </w:p>
        </w:tc>
        <w:tc>
          <w:tcPr>
            <w:tcW w:w="3242" w:type="dxa"/>
            <w:tcBorders>
              <w:top w:val="single" w:color="000000" w:sz="4" w:space="0"/>
              <w:left w:val="nil"/>
              <w:bottom w:val="nil"/>
              <w:right w:val="nil"/>
            </w:tcBorders>
            <w:noWrap/>
            <w:vAlign w:val="center"/>
          </w:tcPr>
          <w:p w14:paraId="15D74752">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0.023</w:t>
            </w:r>
          </w:p>
        </w:tc>
        <w:tc>
          <w:tcPr>
            <w:tcW w:w="3441" w:type="dxa"/>
            <w:tcBorders>
              <w:top w:val="single" w:color="000000" w:sz="4" w:space="0"/>
              <w:left w:val="nil"/>
              <w:bottom w:val="nil"/>
              <w:right w:val="nil"/>
            </w:tcBorders>
            <w:noWrap/>
            <w:vAlign w:val="center"/>
          </w:tcPr>
          <w:p w14:paraId="7ED7DD2B">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0.015</w:t>
            </w:r>
          </w:p>
        </w:tc>
      </w:tr>
      <w:tr w14:paraId="0F298710">
        <w:tblPrEx>
          <w:tblCellMar>
            <w:top w:w="80" w:type="dxa"/>
            <w:left w:w="128" w:type="dxa"/>
            <w:bottom w:w="80" w:type="dxa"/>
            <w:right w:w="128" w:type="dxa"/>
          </w:tblCellMar>
        </w:tblPrEx>
        <w:trPr>
          <w:jc w:val="center"/>
        </w:trPr>
        <w:tc>
          <w:tcPr>
            <w:tcW w:w="1956" w:type="dxa"/>
            <w:tcBorders>
              <w:top w:val="nil"/>
              <w:left w:val="nil"/>
              <w:bottom w:val="nil"/>
              <w:right w:val="nil"/>
            </w:tcBorders>
            <w:noWrap/>
            <w:vAlign w:val="center"/>
          </w:tcPr>
          <w:p w14:paraId="299465D6">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A12</w:t>
            </w:r>
          </w:p>
        </w:tc>
        <w:tc>
          <w:tcPr>
            <w:tcW w:w="3242" w:type="dxa"/>
            <w:tcBorders>
              <w:top w:val="nil"/>
              <w:left w:val="nil"/>
              <w:bottom w:val="nil"/>
              <w:right w:val="nil"/>
            </w:tcBorders>
            <w:noWrap/>
            <w:vAlign w:val="center"/>
          </w:tcPr>
          <w:p w14:paraId="3D138D5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0.028</w:t>
            </w:r>
          </w:p>
        </w:tc>
        <w:tc>
          <w:tcPr>
            <w:tcW w:w="3441" w:type="dxa"/>
            <w:tcBorders>
              <w:top w:val="nil"/>
              <w:left w:val="nil"/>
              <w:bottom w:val="nil"/>
              <w:right w:val="nil"/>
            </w:tcBorders>
            <w:noWrap/>
            <w:vAlign w:val="center"/>
          </w:tcPr>
          <w:p w14:paraId="32234C0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0.017</w:t>
            </w:r>
          </w:p>
        </w:tc>
      </w:tr>
      <w:tr w14:paraId="0DEB0385">
        <w:tblPrEx>
          <w:tblCellMar>
            <w:top w:w="80" w:type="dxa"/>
            <w:left w:w="128" w:type="dxa"/>
            <w:bottom w:w="80" w:type="dxa"/>
            <w:right w:w="128" w:type="dxa"/>
          </w:tblCellMar>
        </w:tblPrEx>
        <w:trPr>
          <w:jc w:val="center"/>
        </w:trPr>
        <w:tc>
          <w:tcPr>
            <w:tcW w:w="1956" w:type="dxa"/>
            <w:tcBorders>
              <w:top w:val="nil"/>
              <w:left w:val="nil"/>
              <w:bottom w:val="nil"/>
              <w:right w:val="nil"/>
            </w:tcBorders>
            <w:noWrap/>
            <w:vAlign w:val="center"/>
          </w:tcPr>
          <w:p w14:paraId="472F1959">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A13</w:t>
            </w:r>
          </w:p>
        </w:tc>
        <w:tc>
          <w:tcPr>
            <w:tcW w:w="3242" w:type="dxa"/>
            <w:tcBorders>
              <w:top w:val="nil"/>
              <w:left w:val="nil"/>
              <w:bottom w:val="nil"/>
              <w:right w:val="nil"/>
            </w:tcBorders>
            <w:noWrap/>
            <w:vAlign w:val="center"/>
          </w:tcPr>
          <w:p w14:paraId="74EC4F6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0.475</w:t>
            </w:r>
          </w:p>
        </w:tc>
        <w:tc>
          <w:tcPr>
            <w:tcW w:w="3441" w:type="dxa"/>
            <w:tcBorders>
              <w:top w:val="nil"/>
              <w:left w:val="nil"/>
              <w:bottom w:val="nil"/>
              <w:right w:val="nil"/>
            </w:tcBorders>
            <w:noWrap/>
            <w:vAlign w:val="center"/>
          </w:tcPr>
          <w:p w14:paraId="28B048F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0.005</w:t>
            </w:r>
          </w:p>
        </w:tc>
      </w:tr>
      <w:tr w14:paraId="73B13612">
        <w:tblPrEx>
          <w:tblCellMar>
            <w:top w:w="80" w:type="dxa"/>
            <w:left w:w="128" w:type="dxa"/>
            <w:bottom w:w="80" w:type="dxa"/>
            <w:right w:w="128" w:type="dxa"/>
          </w:tblCellMar>
        </w:tblPrEx>
        <w:trPr>
          <w:jc w:val="center"/>
        </w:trPr>
        <w:tc>
          <w:tcPr>
            <w:tcW w:w="1956" w:type="dxa"/>
            <w:tcBorders>
              <w:top w:val="nil"/>
              <w:left w:val="nil"/>
              <w:bottom w:val="single" w:color="000000" w:sz="12" w:space="0"/>
              <w:right w:val="nil"/>
            </w:tcBorders>
            <w:noWrap/>
            <w:vAlign w:val="center"/>
          </w:tcPr>
          <w:p w14:paraId="0BF2C11D">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A14</w:t>
            </w:r>
          </w:p>
        </w:tc>
        <w:tc>
          <w:tcPr>
            <w:tcW w:w="3242" w:type="dxa"/>
            <w:tcBorders>
              <w:top w:val="nil"/>
              <w:left w:val="nil"/>
              <w:bottom w:val="single" w:color="000000" w:sz="12" w:space="0"/>
              <w:right w:val="nil"/>
            </w:tcBorders>
            <w:noWrap/>
            <w:vAlign w:val="center"/>
          </w:tcPr>
          <w:p w14:paraId="7AE7270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0.499</w:t>
            </w:r>
          </w:p>
        </w:tc>
        <w:tc>
          <w:tcPr>
            <w:tcW w:w="3441" w:type="dxa"/>
            <w:tcBorders>
              <w:top w:val="nil"/>
              <w:left w:val="nil"/>
              <w:bottom w:val="single" w:color="000000" w:sz="12" w:space="0"/>
              <w:right w:val="nil"/>
            </w:tcBorders>
            <w:noWrap/>
            <w:vAlign w:val="center"/>
          </w:tcPr>
          <w:p w14:paraId="10D26D2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0.005</w:t>
            </w:r>
          </w:p>
        </w:tc>
      </w:tr>
    </w:tbl>
    <w:p w14:paraId="70743B62">
      <w:pPr>
        <w:pStyle w:val="53"/>
        <w:ind w:firstLine="486"/>
        <w:rPr>
          <w:rFonts w:hint="eastAsia" w:cs="宋体"/>
          <w:color w:val="auto"/>
        </w:rPr>
      </w:pPr>
      <w:r>
        <w:rPr>
          <w:rFonts w:hint="eastAsia" w:cs="宋体"/>
          <w:color w:val="auto"/>
        </w:rPr>
        <w:t>步骤五：计算欧氏距离与相对贴近度。依据相关公式，分别计算筹资风险下各二级指标到正理想解与负理想解的距离，并进一步计算其相对贴近度。具体计算结果详见表5-7。</w:t>
      </w:r>
    </w:p>
    <w:p w14:paraId="36171FB4">
      <w:pPr>
        <w:autoSpaceDE w:val="0"/>
        <w:autoSpaceDN w:val="0"/>
        <w:adjustRightInd w:val="0"/>
        <w:spacing w:before="207" w:beforeLines="50" w:after="207" w:afterLines="50" w:line="400" w:lineRule="exact"/>
        <w:ind w:firstLine="0"/>
        <w:jc w:val="center"/>
        <w:rPr>
          <w:rFonts w:ascii="宋体" w:hAnsi="宋体" w:cs="宋体"/>
          <w:sz w:val="21"/>
          <w:szCs w:val="21"/>
        </w:rPr>
      </w:pPr>
      <w:r>
        <w:rPr>
          <w:rFonts w:hint="eastAsia" w:ascii="宋体" w:hAnsi="宋体" w:cs="宋体"/>
          <w:sz w:val="21"/>
          <w:szCs w:val="21"/>
        </w:rPr>
        <w:t>表5-7 M公司2020-2024年筹资风险二级指标至理想解的距离及相对贴进度</w:t>
      </w:r>
    </w:p>
    <w:tbl>
      <w:tblPr>
        <w:tblStyle w:val="37"/>
        <w:tblW w:w="8639"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56" w:type="dxa"/>
          <w:left w:w="96" w:type="dxa"/>
          <w:bottom w:w="56" w:type="dxa"/>
          <w:right w:w="96" w:type="dxa"/>
        </w:tblCellMar>
      </w:tblPr>
      <w:tblGrid>
        <w:gridCol w:w="1629"/>
        <w:gridCol w:w="1964"/>
        <w:gridCol w:w="2094"/>
        <w:gridCol w:w="1704"/>
        <w:gridCol w:w="1248"/>
      </w:tblGrid>
      <w:tr w14:paraId="7381AF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629" w:type="dxa"/>
            <w:tcBorders>
              <w:bottom w:val="single" w:color="000000" w:sz="6" w:space="0"/>
            </w:tcBorders>
            <w:noWrap/>
            <w:vAlign w:val="center"/>
          </w:tcPr>
          <w:p w14:paraId="30281508">
            <w:pPr>
              <w:keepNext/>
              <w:keepLines/>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项</w:t>
            </w:r>
          </w:p>
        </w:tc>
        <w:tc>
          <w:tcPr>
            <w:tcW w:w="1964" w:type="dxa"/>
            <w:tcBorders>
              <w:bottom w:val="single" w:color="000000" w:sz="6" w:space="0"/>
            </w:tcBorders>
            <w:noWrap/>
            <w:vAlign w:val="center"/>
          </w:tcPr>
          <w:p w14:paraId="0CBBA92E">
            <w:pPr>
              <w:keepNext/>
              <w:keepLines/>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正理想解距离D</w:t>
            </w:r>
          </w:p>
        </w:tc>
        <w:tc>
          <w:tcPr>
            <w:tcW w:w="2094" w:type="dxa"/>
            <w:tcBorders>
              <w:bottom w:val="single" w:color="000000" w:sz="6" w:space="0"/>
            </w:tcBorders>
            <w:noWrap/>
            <w:vAlign w:val="center"/>
          </w:tcPr>
          <w:p w14:paraId="1655F1F3">
            <w:pPr>
              <w:keepNext/>
              <w:keepLines/>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负理想解距离D-</w:t>
            </w:r>
          </w:p>
        </w:tc>
        <w:tc>
          <w:tcPr>
            <w:tcW w:w="1704" w:type="dxa"/>
            <w:tcBorders>
              <w:bottom w:val="single" w:color="000000" w:sz="6" w:space="0"/>
            </w:tcBorders>
            <w:noWrap/>
            <w:vAlign w:val="center"/>
          </w:tcPr>
          <w:p w14:paraId="7A2FBF81">
            <w:pPr>
              <w:keepNext/>
              <w:keepLines/>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相对贴近度C</w:t>
            </w:r>
          </w:p>
        </w:tc>
        <w:tc>
          <w:tcPr>
            <w:tcW w:w="1248" w:type="dxa"/>
            <w:tcBorders>
              <w:bottom w:val="single" w:color="000000" w:sz="6" w:space="0"/>
            </w:tcBorders>
            <w:noWrap/>
            <w:vAlign w:val="center"/>
          </w:tcPr>
          <w:p w14:paraId="14D2BBF7">
            <w:pPr>
              <w:keepNext/>
              <w:keepLines/>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排序结果</w:t>
            </w:r>
          </w:p>
        </w:tc>
      </w:tr>
      <w:tr w14:paraId="7B98E8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629" w:type="dxa"/>
            <w:tcBorders>
              <w:top w:val="single" w:color="000000" w:sz="6" w:space="0"/>
            </w:tcBorders>
            <w:noWrap/>
            <w:vAlign w:val="center"/>
          </w:tcPr>
          <w:p w14:paraId="512B0168">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sz w:val="21"/>
                <w:szCs w:val="21"/>
              </w:rPr>
              <w:t>2020年</w:t>
            </w:r>
          </w:p>
        </w:tc>
        <w:tc>
          <w:tcPr>
            <w:tcW w:w="1964" w:type="dxa"/>
            <w:tcBorders>
              <w:top w:val="single" w:color="000000" w:sz="6" w:space="0"/>
            </w:tcBorders>
            <w:noWrap/>
            <w:vAlign w:val="center"/>
          </w:tcPr>
          <w:p w14:paraId="79E1D083">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0.006</w:t>
            </w:r>
          </w:p>
        </w:tc>
        <w:tc>
          <w:tcPr>
            <w:tcW w:w="2094" w:type="dxa"/>
            <w:tcBorders>
              <w:top w:val="single" w:color="000000" w:sz="6" w:space="0"/>
            </w:tcBorders>
            <w:noWrap/>
            <w:vAlign w:val="center"/>
          </w:tcPr>
          <w:p w14:paraId="67093AB5">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0.682</w:t>
            </w:r>
          </w:p>
        </w:tc>
        <w:tc>
          <w:tcPr>
            <w:tcW w:w="1704" w:type="dxa"/>
            <w:tcBorders>
              <w:top w:val="single" w:color="000000" w:sz="6" w:space="0"/>
            </w:tcBorders>
            <w:noWrap/>
            <w:vAlign w:val="center"/>
          </w:tcPr>
          <w:p w14:paraId="681E1B2D">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0.992</w:t>
            </w:r>
          </w:p>
        </w:tc>
        <w:tc>
          <w:tcPr>
            <w:tcW w:w="1248" w:type="dxa"/>
            <w:tcBorders>
              <w:top w:val="single" w:color="000000" w:sz="6" w:space="0"/>
            </w:tcBorders>
            <w:noWrap/>
            <w:vAlign w:val="center"/>
          </w:tcPr>
          <w:p w14:paraId="66057CFD">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w:t>
            </w:r>
          </w:p>
        </w:tc>
      </w:tr>
      <w:tr w14:paraId="7E0B04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629" w:type="dxa"/>
            <w:noWrap/>
            <w:vAlign w:val="center"/>
          </w:tcPr>
          <w:p w14:paraId="341B5FBF">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2021年</w:t>
            </w:r>
          </w:p>
        </w:tc>
        <w:tc>
          <w:tcPr>
            <w:tcW w:w="1964" w:type="dxa"/>
            <w:noWrap/>
            <w:vAlign w:val="center"/>
          </w:tcPr>
          <w:p w14:paraId="1934EA8C">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0.499</w:t>
            </w:r>
          </w:p>
        </w:tc>
        <w:tc>
          <w:tcPr>
            <w:tcW w:w="2094" w:type="dxa"/>
            <w:noWrap/>
            <w:vAlign w:val="center"/>
          </w:tcPr>
          <w:p w14:paraId="1E16AD44">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0.184</w:t>
            </w:r>
          </w:p>
        </w:tc>
        <w:tc>
          <w:tcPr>
            <w:tcW w:w="1704" w:type="dxa"/>
            <w:noWrap/>
            <w:vAlign w:val="center"/>
          </w:tcPr>
          <w:p w14:paraId="6701CA37">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0.269</w:t>
            </w:r>
          </w:p>
        </w:tc>
        <w:tc>
          <w:tcPr>
            <w:tcW w:w="1248" w:type="dxa"/>
            <w:noWrap/>
            <w:vAlign w:val="center"/>
          </w:tcPr>
          <w:p w14:paraId="4AB788E1">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4</w:t>
            </w:r>
          </w:p>
        </w:tc>
      </w:tr>
      <w:tr w14:paraId="7DB521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629" w:type="dxa"/>
            <w:noWrap/>
            <w:vAlign w:val="center"/>
          </w:tcPr>
          <w:p w14:paraId="07CA60C9">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2022年</w:t>
            </w:r>
          </w:p>
        </w:tc>
        <w:tc>
          <w:tcPr>
            <w:tcW w:w="1964" w:type="dxa"/>
            <w:noWrap/>
            <w:vAlign w:val="center"/>
          </w:tcPr>
          <w:p w14:paraId="79EFA59B">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0.682</w:t>
            </w:r>
          </w:p>
        </w:tc>
        <w:tc>
          <w:tcPr>
            <w:tcW w:w="2094" w:type="dxa"/>
            <w:noWrap/>
            <w:vAlign w:val="center"/>
          </w:tcPr>
          <w:p w14:paraId="79B11A0D">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0.000</w:t>
            </w:r>
          </w:p>
        </w:tc>
        <w:tc>
          <w:tcPr>
            <w:tcW w:w="1704" w:type="dxa"/>
            <w:noWrap/>
            <w:vAlign w:val="center"/>
          </w:tcPr>
          <w:p w14:paraId="1A41508C">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0.000</w:t>
            </w:r>
          </w:p>
        </w:tc>
        <w:tc>
          <w:tcPr>
            <w:tcW w:w="1248" w:type="dxa"/>
            <w:noWrap/>
            <w:vAlign w:val="center"/>
          </w:tcPr>
          <w:p w14:paraId="56BBCD05">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5</w:t>
            </w:r>
          </w:p>
        </w:tc>
      </w:tr>
      <w:tr w14:paraId="56B490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629" w:type="dxa"/>
            <w:noWrap/>
            <w:vAlign w:val="center"/>
          </w:tcPr>
          <w:p w14:paraId="28D58EF8">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2023年</w:t>
            </w:r>
          </w:p>
        </w:tc>
        <w:tc>
          <w:tcPr>
            <w:tcW w:w="1964" w:type="dxa"/>
            <w:noWrap/>
            <w:vAlign w:val="center"/>
          </w:tcPr>
          <w:p w14:paraId="23DA8B19">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0.392</w:t>
            </w:r>
          </w:p>
        </w:tc>
        <w:tc>
          <w:tcPr>
            <w:tcW w:w="2094" w:type="dxa"/>
            <w:noWrap/>
            <w:vAlign w:val="center"/>
          </w:tcPr>
          <w:p w14:paraId="1217111B">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0.291</w:t>
            </w:r>
          </w:p>
        </w:tc>
        <w:tc>
          <w:tcPr>
            <w:tcW w:w="1704" w:type="dxa"/>
            <w:noWrap/>
            <w:vAlign w:val="center"/>
          </w:tcPr>
          <w:p w14:paraId="19F7F62D">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0.427</w:t>
            </w:r>
          </w:p>
        </w:tc>
        <w:tc>
          <w:tcPr>
            <w:tcW w:w="1248" w:type="dxa"/>
            <w:noWrap/>
            <w:vAlign w:val="center"/>
          </w:tcPr>
          <w:p w14:paraId="58ABED1F">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3</w:t>
            </w:r>
          </w:p>
        </w:tc>
      </w:tr>
      <w:tr w14:paraId="7E9E53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629" w:type="dxa"/>
            <w:noWrap/>
            <w:vAlign w:val="center"/>
          </w:tcPr>
          <w:p w14:paraId="68223BCA">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2024年</w:t>
            </w:r>
          </w:p>
        </w:tc>
        <w:tc>
          <w:tcPr>
            <w:tcW w:w="1964" w:type="dxa"/>
            <w:noWrap/>
            <w:vAlign w:val="center"/>
          </w:tcPr>
          <w:p w14:paraId="045CA202">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0.247</w:t>
            </w:r>
          </w:p>
        </w:tc>
        <w:tc>
          <w:tcPr>
            <w:tcW w:w="2094" w:type="dxa"/>
            <w:noWrap/>
            <w:vAlign w:val="center"/>
          </w:tcPr>
          <w:p w14:paraId="70BFD03C">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0.436</w:t>
            </w:r>
          </w:p>
        </w:tc>
        <w:tc>
          <w:tcPr>
            <w:tcW w:w="1704" w:type="dxa"/>
            <w:noWrap/>
            <w:vAlign w:val="center"/>
          </w:tcPr>
          <w:p w14:paraId="09A47FC4">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0.638</w:t>
            </w:r>
          </w:p>
        </w:tc>
        <w:tc>
          <w:tcPr>
            <w:tcW w:w="1248" w:type="dxa"/>
            <w:noWrap/>
            <w:vAlign w:val="center"/>
          </w:tcPr>
          <w:p w14:paraId="06C64053">
            <w:pPr>
              <w:keepNext/>
              <w:keepLines/>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2</w:t>
            </w:r>
          </w:p>
        </w:tc>
      </w:tr>
    </w:tbl>
    <w:p w14:paraId="1AF6E4F8">
      <w:pPr>
        <w:pStyle w:val="53"/>
        <w:ind w:firstLine="486"/>
        <w:rPr>
          <w:rFonts w:hint="eastAsia" w:cs="宋体"/>
          <w:color w:val="auto"/>
        </w:rPr>
      </w:pPr>
      <w:r>
        <w:rPr>
          <w:rFonts w:hint="eastAsia" w:cs="宋体"/>
          <w:color w:val="auto"/>
        </w:rPr>
        <w:t>根据以上计算，本文可以确定M公司2020-2024年筹集资金风险下二级指标到理想解的距离和相对贴近度。同理，投资风险、营运风险和收益分配风险在另外三个层面继续按照上述步骤进行评价。具体计算情况如表5-8所示。</w:t>
      </w:r>
    </w:p>
    <w:p w14:paraId="0CBAB4DF">
      <w:pPr>
        <w:autoSpaceDE w:val="0"/>
        <w:autoSpaceDN w:val="0"/>
        <w:adjustRightInd w:val="0"/>
        <w:spacing w:before="207" w:beforeLines="50" w:after="207" w:afterLines="50" w:line="400" w:lineRule="exact"/>
        <w:ind w:firstLine="0"/>
        <w:jc w:val="center"/>
        <w:rPr>
          <w:rFonts w:ascii="宋体" w:hAnsi="宋体" w:cs="宋体"/>
          <w:sz w:val="21"/>
          <w:szCs w:val="21"/>
        </w:rPr>
      </w:pPr>
      <w:r>
        <w:rPr>
          <w:rFonts w:hint="eastAsia" w:ascii="宋体" w:hAnsi="宋体" w:cs="宋体"/>
          <w:sz w:val="21"/>
          <w:szCs w:val="21"/>
        </w:rPr>
        <w:t>表5-8 M公司2020-2024年各二级指标的熵值和熵权</w:t>
      </w:r>
    </w:p>
    <w:tbl>
      <w:tblPr>
        <w:tblStyle w:val="37"/>
        <w:tblW w:w="8632" w:type="dxa"/>
        <w:tblInd w:w="-64" w:type="dxa"/>
        <w:tblLayout w:type="autofit"/>
        <w:tblCellMar>
          <w:top w:w="32" w:type="dxa"/>
          <w:left w:w="64" w:type="dxa"/>
          <w:bottom w:w="32" w:type="dxa"/>
          <w:right w:w="64" w:type="dxa"/>
        </w:tblCellMar>
      </w:tblPr>
      <w:tblGrid>
        <w:gridCol w:w="2086"/>
        <w:gridCol w:w="2977"/>
        <w:gridCol w:w="1784"/>
        <w:gridCol w:w="1785"/>
      </w:tblGrid>
      <w:tr w14:paraId="63B25AD0">
        <w:tblPrEx>
          <w:tblCellMar>
            <w:top w:w="32" w:type="dxa"/>
            <w:left w:w="64" w:type="dxa"/>
            <w:bottom w:w="32" w:type="dxa"/>
            <w:right w:w="64" w:type="dxa"/>
          </w:tblCellMar>
        </w:tblPrEx>
        <w:tc>
          <w:tcPr>
            <w:tcW w:w="2086" w:type="dxa"/>
            <w:tcBorders>
              <w:top w:val="single" w:color="000000" w:sz="12" w:space="0"/>
              <w:left w:val="nil"/>
              <w:bottom w:val="single" w:color="000000" w:sz="4" w:space="0"/>
              <w:right w:val="nil"/>
            </w:tcBorders>
            <w:noWrap/>
            <w:vAlign w:val="center"/>
          </w:tcPr>
          <w:p w14:paraId="71B97A05">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一级指标</w:t>
            </w:r>
          </w:p>
        </w:tc>
        <w:tc>
          <w:tcPr>
            <w:tcW w:w="2977" w:type="dxa"/>
            <w:tcBorders>
              <w:top w:val="single" w:color="000000" w:sz="12" w:space="0"/>
              <w:left w:val="nil"/>
              <w:bottom w:val="single" w:color="000000" w:sz="4" w:space="0"/>
              <w:right w:val="nil"/>
            </w:tcBorders>
            <w:noWrap/>
            <w:vAlign w:val="center"/>
          </w:tcPr>
          <w:p w14:paraId="738AF5B1">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二级指标</w:t>
            </w:r>
          </w:p>
        </w:tc>
        <w:tc>
          <w:tcPr>
            <w:tcW w:w="1784" w:type="dxa"/>
            <w:tcBorders>
              <w:top w:val="single" w:color="000000" w:sz="12" w:space="0"/>
              <w:left w:val="nil"/>
              <w:bottom w:val="single" w:color="000000" w:sz="4" w:space="0"/>
              <w:right w:val="nil"/>
            </w:tcBorders>
            <w:noWrap/>
            <w:vAlign w:val="center"/>
          </w:tcPr>
          <w:p w14:paraId="35008C73">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熵值</w:t>
            </w:r>
          </w:p>
        </w:tc>
        <w:tc>
          <w:tcPr>
            <w:tcW w:w="1785" w:type="dxa"/>
            <w:tcBorders>
              <w:top w:val="single" w:color="000000" w:sz="12" w:space="0"/>
              <w:left w:val="nil"/>
              <w:bottom w:val="single" w:color="000000" w:sz="4" w:space="0"/>
              <w:right w:val="nil"/>
            </w:tcBorders>
            <w:noWrap/>
            <w:vAlign w:val="center"/>
          </w:tcPr>
          <w:p w14:paraId="7118E912">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熵权</w:t>
            </w:r>
          </w:p>
        </w:tc>
      </w:tr>
      <w:tr w14:paraId="1B6B6F12">
        <w:tblPrEx>
          <w:tblCellMar>
            <w:top w:w="32" w:type="dxa"/>
            <w:left w:w="64" w:type="dxa"/>
            <w:bottom w:w="32" w:type="dxa"/>
            <w:right w:w="64" w:type="dxa"/>
          </w:tblCellMar>
        </w:tblPrEx>
        <w:tc>
          <w:tcPr>
            <w:tcW w:w="2086" w:type="dxa"/>
            <w:vMerge w:val="restart"/>
            <w:tcBorders>
              <w:top w:val="single" w:color="000000" w:sz="4" w:space="0"/>
              <w:left w:val="nil"/>
              <w:bottom w:val="nil"/>
              <w:right w:val="nil"/>
            </w:tcBorders>
            <w:noWrap/>
            <w:vAlign w:val="center"/>
          </w:tcPr>
          <w:p w14:paraId="4C52C06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筹资风险</w:t>
            </w:r>
          </w:p>
        </w:tc>
        <w:tc>
          <w:tcPr>
            <w:tcW w:w="2977" w:type="dxa"/>
            <w:tcBorders>
              <w:top w:val="single" w:color="000000" w:sz="4" w:space="0"/>
              <w:left w:val="nil"/>
              <w:bottom w:val="nil"/>
              <w:right w:val="nil"/>
            </w:tcBorders>
            <w:noWrap/>
            <w:vAlign w:val="center"/>
          </w:tcPr>
          <w:p w14:paraId="1DABAC93">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流动比率</w:t>
            </w:r>
          </w:p>
        </w:tc>
        <w:tc>
          <w:tcPr>
            <w:tcW w:w="1784" w:type="dxa"/>
            <w:tcBorders>
              <w:top w:val="single" w:color="000000" w:sz="4" w:space="0"/>
              <w:left w:val="nil"/>
              <w:bottom w:val="nil"/>
              <w:right w:val="nil"/>
            </w:tcBorders>
            <w:noWrap/>
            <w:vAlign w:val="center"/>
          </w:tcPr>
          <w:p w14:paraId="5E083A9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0.9943</w:t>
            </w:r>
          </w:p>
        </w:tc>
        <w:tc>
          <w:tcPr>
            <w:tcW w:w="1785" w:type="dxa"/>
            <w:tcBorders>
              <w:top w:val="single" w:color="000000" w:sz="4" w:space="0"/>
              <w:left w:val="nil"/>
              <w:bottom w:val="nil"/>
              <w:right w:val="nil"/>
            </w:tcBorders>
            <w:noWrap/>
            <w:vAlign w:val="center"/>
          </w:tcPr>
          <w:p w14:paraId="7CBDE0F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0.0145</w:t>
            </w:r>
          </w:p>
        </w:tc>
      </w:tr>
      <w:tr w14:paraId="42BCBA63">
        <w:tblPrEx>
          <w:tblCellMar>
            <w:top w:w="32" w:type="dxa"/>
            <w:left w:w="64" w:type="dxa"/>
            <w:bottom w:w="32" w:type="dxa"/>
            <w:right w:w="64" w:type="dxa"/>
          </w:tblCellMar>
        </w:tblPrEx>
        <w:tc>
          <w:tcPr>
            <w:tcW w:w="2086" w:type="dxa"/>
            <w:vMerge w:val="continue"/>
            <w:tcBorders>
              <w:top w:val="nil"/>
              <w:left w:val="nil"/>
              <w:bottom w:val="nil"/>
              <w:right w:val="nil"/>
            </w:tcBorders>
            <w:noWrap/>
            <w:vAlign w:val="center"/>
          </w:tcPr>
          <w:p w14:paraId="0390C036">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632A93B5">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速动比率</w:t>
            </w:r>
          </w:p>
        </w:tc>
        <w:tc>
          <w:tcPr>
            <w:tcW w:w="1784" w:type="dxa"/>
            <w:tcBorders>
              <w:top w:val="nil"/>
              <w:left w:val="nil"/>
              <w:bottom w:val="nil"/>
              <w:right w:val="nil"/>
            </w:tcBorders>
            <w:noWrap/>
            <w:vAlign w:val="center"/>
          </w:tcPr>
          <w:p w14:paraId="73717A8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0.9918</w:t>
            </w:r>
          </w:p>
        </w:tc>
        <w:tc>
          <w:tcPr>
            <w:tcW w:w="1785" w:type="dxa"/>
            <w:tcBorders>
              <w:top w:val="nil"/>
              <w:left w:val="nil"/>
              <w:bottom w:val="nil"/>
              <w:right w:val="nil"/>
            </w:tcBorders>
            <w:noWrap/>
            <w:vAlign w:val="center"/>
          </w:tcPr>
          <w:p w14:paraId="63760C2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0.0208</w:t>
            </w:r>
          </w:p>
        </w:tc>
      </w:tr>
      <w:tr w14:paraId="663BB944">
        <w:tblPrEx>
          <w:tblCellMar>
            <w:top w:w="32" w:type="dxa"/>
            <w:left w:w="64" w:type="dxa"/>
            <w:bottom w:w="32" w:type="dxa"/>
            <w:right w:w="64" w:type="dxa"/>
          </w:tblCellMar>
        </w:tblPrEx>
        <w:tc>
          <w:tcPr>
            <w:tcW w:w="2086" w:type="dxa"/>
            <w:vMerge w:val="continue"/>
            <w:tcBorders>
              <w:top w:val="nil"/>
              <w:left w:val="nil"/>
              <w:bottom w:val="nil"/>
              <w:right w:val="nil"/>
            </w:tcBorders>
            <w:noWrap/>
            <w:vAlign w:val="center"/>
          </w:tcPr>
          <w:p w14:paraId="5D4744B9">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12246878">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产权比率</w:t>
            </w:r>
          </w:p>
        </w:tc>
        <w:tc>
          <w:tcPr>
            <w:tcW w:w="1784" w:type="dxa"/>
            <w:tcBorders>
              <w:top w:val="nil"/>
              <w:left w:val="nil"/>
              <w:bottom w:val="nil"/>
              <w:right w:val="nil"/>
            </w:tcBorders>
            <w:noWrap/>
            <w:vAlign w:val="center"/>
          </w:tcPr>
          <w:p w14:paraId="19C86F5B">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0.8141</w:t>
            </w:r>
          </w:p>
        </w:tc>
        <w:tc>
          <w:tcPr>
            <w:tcW w:w="1785" w:type="dxa"/>
            <w:tcBorders>
              <w:top w:val="nil"/>
              <w:left w:val="nil"/>
              <w:bottom w:val="nil"/>
              <w:right w:val="nil"/>
            </w:tcBorders>
            <w:noWrap/>
            <w:vAlign w:val="center"/>
          </w:tcPr>
          <w:p w14:paraId="3964AC88">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0.4707</w:t>
            </w:r>
          </w:p>
        </w:tc>
      </w:tr>
      <w:tr w14:paraId="0BD1ECCE">
        <w:tblPrEx>
          <w:tblCellMar>
            <w:top w:w="32" w:type="dxa"/>
            <w:left w:w="64" w:type="dxa"/>
            <w:bottom w:w="32" w:type="dxa"/>
            <w:right w:w="64" w:type="dxa"/>
          </w:tblCellMar>
        </w:tblPrEx>
        <w:tc>
          <w:tcPr>
            <w:tcW w:w="2086" w:type="dxa"/>
            <w:vMerge w:val="continue"/>
            <w:tcBorders>
              <w:top w:val="nil"/>
              <w:left w:val="nil"/>
              <w:bottom w:val="nil"/>
              <w:right w:val="nil"/>
            </w:tcBorders>
            <w:noWrap/>
            <w:vAlign w:val="center"/>
          </w:tcPr>
          <w:p w14:paraId="1C3F5A12">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456F1B63">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资产负债率</w:t>
            </w:r>
          </w:p>
        </w:tc>
        <w:tc>
          <w:tcPr>
            <w:tcW w:w="1784" w:type="dxa"/>
            <w:tcBorders>
              <w:top w:val="nil"/>
              <w:left w:val="nil"/>
              <w:bottom w:val="nil"/>
              <w:right w:val="nil"/>
            </w:tcBorders>
            <w:noWrap/>
            <w:vAlign w:val="center"/>
          </w:tcPr>
          <w:p w14:paraId="527A7D4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0.8049</w:t>
            </w:r>
          </w:p>
        </w:tc>
        <w:tc>
          <w:tcPr>
            <w:tcW w:w="1785" w:type="dxa"/>
            <w:tcBorders>
              <w:top w:val="nil"/>
              <w:left w:val="nil"/>
              <w:bottom w:val="nil"/>
              <w:right w:val="nil"/>
            </w:tcBorders>
            <w:noWrap/>
            <w:vAlign w:val="center"/>
          </w:tcPr>
          <w:p w14:paraId="4025F918">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0.4940</w:t>
            </w:r>
          </w:p>
        </w:tc>
      </w:tr>
      <w:tr w14:paraId="72E4A3D7">
        <w:tblPrEx>
          <w:tblCellMar>
            <w:top w:w="32" w:type="dxa"/>
            <w:left w:w="64" w:type="dxa"/>
            <w:bottom w:w="32" w:type="dxa"/>
            <w:right w:w="64" w:type="dxa"/>
          </w:tblCellMar>
        </w:tblPrEx>
        <w:tc>
          <w:tcPr>
            <w:tcW w:w="2086" w:type="dxa"/>
            <w:vMerge w:val="restart"/>
            <w:tcBorders>
              <w:top w:val="nil"/>
              <w:left w:val="nil"/>
              <w:bottom w:val="nil"/>
              <w:right w:val="nil"/>
            </w:tcBorders>
            <w:noWrap/>
            <w:vAlign w:val="center"/>
          </w:tcPr>
          <w:p w14:paraId="0F766192">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投资风险</w:t>
            </w:r>
          </w:p>
        </w:tc>
        <w:tc>
          <w:tcPr>
            <w:tcW w:w="2977" w:type="dxa"/>
            <w:tcBorders>
              <w:top w:val="nil"/>
              <w:left w:val="nil"/>
              <w:bottom w:val="nil"/>
              <w:right w:val="nil"/>
            </w:tcBorders>
            <w:noWrap/>
            <w:vAlign w:val="center"/>
          </w:tcPr>
          <w:p w14:paraId="4B89E37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销售净利率</w:t>
            </w:r>
          </w:p>
        </w:tc>
        <w:tc>
          <w:tcPr>
            <w:tcW w:w="1784" w:type="dxa"/>
            <w:tcBorders>
              <w:top w:val="nil"/>
              <w:left w:val="nil"/>
              <w:bottom w:val="nil"/>
              <w:right w:val="nil"/>
            </w:tcBorders>
            <w:noWrap/>
            <w:vAlign w:val="center"/>
          </w:tcPr>
          <w:p w14:paraId="03E9679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0.8000</w:t>
            </w:r>
          </w:p>
        </w:tc>
        <w:tc>
          <w:tcPr>
            <w:tcW w:w="1785" w:type="dxa"/>
            <w:tcBorders>
              <w:top w:val="nil"/>
              <w:left w:val="nil"/>
              <w:bottom w:val="nil"/>
              <w:right w:val="nil"/>
            </w:tcBorders>
            <w:noWrap/>
            <w:vAlign w:val="center"/>
          </w:tcPr>
          <w:p w14:paraId="2C37C746">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0.0800</w:t>
            </w:r>
          </w:p>
        </w:tc>
      </w:tr>
      <w:tr w14:paraId="65C6A832">
        <w:tblPrEx>
          <w:tblCellMar>
            <w:top w:w="32" w:type="dxa"/>
            <w:left w:w="64" w:type="dxa"/>
            <w:bottom w:w="32" w:type="dxa"/>
            <w:right w:w="64" w:type="dxa"/>
          </w:tblCellMar>
        </w:tblPrEx>
        <w:tc>
          <w:tcPr>
            <w:tcW w:w="2086" w:type="dxa"/>
            <w:vMerge w:val="continue"/>
            <w:tcBorders>
              <w:top w:val="nil"/>
              <w:left w:val="nil"/>
              <w:bottom w:val="nil"/>
              <w:right w:val="nil"/>
            </w:tcBorders>
            <w:noWrap/>
            <w:vAlign w:val="center"/>
          </w:tcPr>
          <w:p w14:paraId="486E6006">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4D6695D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净资产收益率</w:t>
            </w:r>
          </w:p>
        </w:tc>
        <w:tc>
          <w:tcPr>
            <w:tcW w:w="1784" w:type="dxa"/>
            <w:tcBorders>
              <w:top w:val="nil"/>
              <w:left w:val="nil"/>
              <w:bottom w:val="nil"/>
              <w:right w:val="nil"/>
            </w:tcBorders>
            <w:noWrap/>
            <w:vAlign w:val="center"/>
          </w:tcPr>
          <w:p w14:paraId="738EC313">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0.8511</w:t>
            </w:r>
          </w:p>
        </w:tc>
        <w:tc>
          <w:tcPr>
            <w:tcW w:w="1785" w:type="dxa"/>
            <w:tcBorders>
              <w:top w:val="nil"/>
              <w:left w:val="nil"/>
              <w:bottom w:val="nil"/>
              <w:right w:val="nil"/>
            </w:tcBorders>
            <w:noWrap/>
            <w:vAlign w:val="center"/>
          </w:tcPr>
          <w:p w14:paraId="46DEA0AB">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0.0595</w:t>
            </w:r>
          </w:p>
        </w:tc>
      </w:tr>
      <w:tr w14:paraId="4662CDF8">
        <w:tblPrEx>
          <w:tblCellMar>
            <w:top w:w="32" w:type="dxa"/>
            <w:left w:w="64" w:type="dxa"/>
            <w:bottom w:w="32" w:type="dxa"/>
            <w:right w:w="64" w:type="dxa"/>
          </w:tblCellMar>
        </w:tblPrEx>
        <w:tc>
          <w:tcPr>
            <w:tcW w:w="2086" w:type="dxa"/>
            <w:vMerge w:val="continue"/>
            <w:tcBorders>
              <w:top w:val="nil"/>
              <w:left w:val="nil"/>
              <w:bottom w:val="nil"/>
              <w:right w:val="nil"/>
            </w:tcBorders>
            <w:noWrap/>
            <w:vAlign w:val="center"/>
          </w:tcPr>
          <w:p w14:paraId="112F6B78">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633AA43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成本费用利润率</w:t>
            </w:r>
          </w:p>
        </w:tc>
        <w:tc>
          <w:tcPr>
            <w:tcW w:w="1784" w:type="dxa"/>
            <w:tcBorders>
              <w:top w:val="nil"/>
              <w:left w:val="nil"/>
              <w:bottom w:val="nil"/>
              <w:right w:val="nil"/>
            </w:tcBorders>
            <w:noWrap/>
            <w:vAlign w:val="center"/>
          </w:tcPr>
          <w:p w14:paraId="5BBBF3E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0.7825</w:t>
            </w:r>
          </w:p>
        </w:tc>
        <w:tc>
          <w:tcPr>
            <w:tcW w:w="1785" w:type="dxa"/>
            <w:tcBorders>
              <w:top w:val="nil"/>
              <w:left w:val="nil"/>
              <w:bottom w:val="nil"/>
              <w:right w:val="nil"/>
            </w:tcBorders>
            <w:noWrap/>
            <w:vAlign w:val="center"/>
          </w:tcPr>
          <w:p w14:paraId="5489D2A4">
            <w:pPr>
              <w:widowControl/>
              <w:snapToGrid w:val="0"/>
              <w:spacing w:line="360" w:lineRule="auto"/>
              <w:ind w:firstLine="0"/>
              <w:jc w:val="center"/>
              <w:textAlignment w:val="center"/>
              <w:rPr>
                <w:rFonts w:ascii="宋体" w:hAnsi="宋体" w:cs="宋体"/>
                <w:sz w:val="21"/>
                <w:szCs w:val="21"/>
              </w:rPr>
            </w:pPr>
            <w:r>
              <w:rPr>
                <w:rFonts w:hint="eastAsia" w:ascii="宋体" w:hAnsi="宋体" w:cs="宋体"/>
                <w:sz w:val="21"/>
                <w:szCs w:val="21"/>
              </w:rPr>
              <w:t>0.0870</w:t>
            </w:r>
          </w:p>
        </w:tc>
      </w:tr>
      <w:tr w14:paraId="7B6901E6">
        <w:tblPrEx>
          <w:tblCellMar>
            <w:top w:w="32" w:type="dxa"/>
            <w:left w:w="64" w:type="dxa"/>
            <w:bottom w:w="32" w:type="dxa"/>
            <w:right w:w="64" w:type="dxa"/>
          </w:tblCellMar>
        </w:tblPrEx>
        <w:tc>
          <w:tcPr>
            <w:tcW w:w="2086" w:type="dxa"/>
            <w:vMerge w:val="continue"/>
            <w:tcBorders>
              <w:top w:val="nil"/>
              <w:left w:val="nil"/>
              <w:bottom w:val="nil"/>
              <w:right w:val="nil"/>
            </w:tcBorders>
            <w:noWrap/>
            <w:vAlign w:val="center"/>
          </w:tcPr>
          <w:p w14:paraId="57848E9D">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13600FFA">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投入资本回报率</w:t>
            </w:r>
          </w:p>
        </w:tc>
        <w:tc>
          <w:tcPr>
            <w:tcW w:w="1784" w:type="dxa"/>
            <w:tcBorders>
              <w:top w:val="nil"/>
              <w:left w:val="nil"/>
              <w:bottom w:val="nil"/>
              <w:right w:val="nil"/>
            </w:tcBorders>
            <w:noWrap/>
            <w:vAlign w:val="center"/>
          </w:tcPr>
          <w:p w14:paraId="6751B5B8">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0.8125</w:t>
            </w:r>
          </w:p>
        </w:tc>
        <w:tc>
          <w:tcPr>
            <w:tcW w:w="1785" w:type="dxa"/>
            <w:tcBorders>
              <w:top w:val="nil"/>
              <w:left w:val="nil"/>
              <w:bottom w:val="nil"/>
              <w:right w:val="nil"/>
            </w:tcBorders>
            <w:noWrap/>
            <w:vAlign w:val="center"/>
          </w:tcPr>
          <w:p w14:paraId="44B5541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0.0750</w:t>
            </w:r>
          </w:p>
        </w:tc>
      </w:tr>
      <w:tr w14:paraId="71BB5DFA">
        <w:tblPrEx>
          <w:tblCellMar>
            <w:top w:w="32" w:type="dxa"/>
            <w:left w:w="64" w:type="dxa"/>
            <w:bottom w:w="32" w:type="dxa"/>
            <w:right w:w="64" w:type="dxa"/>
          </w:tblCellMar>
        </w:tblPrEx>
        <w:tc>
          <w:tcPr>
            <w:tcW w:w="2086" w:type="dxa"/>
            <w:vMerge w:val="restart"/>
            <w:tcBorders>
              <w:top w:val="nil"/>
              <w:left w:val="nil"/>
              <w:bottom w:val="nil"/>
              <w:right w:val="nil"/>
            </w:tcBorders>
            <w:noWrap/>
            <w:vAlign w:val="center"/>
          </w:tcPr>
          <w:p w14:paraId="067AD03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营业风险</w:t>
            </w:r>
          </w:p>
        </w:tc>
        <w:tc>
          <w:tcPr>
            <w:tcW w:w="2977" w:type="dxa"/>
            <w:tcBorders>
              <w:top w:val="nil"/>
              <w:left w:val="nil"/>
              <w:bottom w:val="nil"/>
              <w:right w:val="nil"/>
            </w:tcBorders>
            <w:noWrap/>
            <w:vAlign w:val="center"/>
          </w:tcPr>
          <w:p w14:paraId="30919030">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存货周转率</w:t>
            </w:r>
          </w:p>
        </w:tc>
        <w:tc>
          <w:tcPr>
            <w:tcW w:w="1784" w:type="dxa"/>
            <w:tcBorders>
              <w:top w:val="nil"/>
              <w:left w:val="nil"/>
              <w:bottom w:val="nil"/>
              <w:right w:val="nil"/>
            </w:tcBorders>
            <w:noWrap/>
            <w:vAlign w:val="center"/>
          </w:tcPr>
          <w:p w14:paraId="5B55579B">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0.7965</w:t>
            </w:r>
          </w:p>
        </w:tc>
        <w:tc>
          <w:tcPr>
            <w:tcW w:w="1785" w:type="dxa"/>
            <w:tcBorders>
              <w:top w:val="nil"/>
              <w:left w:val="nil"/>
              <w:bottom w:val="nil"/>
              <w:right w:val="nil"/>
            </w:tcBorders>
            <w:noWrap/>
            <w:vAlign w:val="center"/>
          </w:tcPr>
          <w:p w14:paraId="740EAACD">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0.0814</w:t>
            </w:r>
          </w:p>
        </w:tc>
      </w:tr>
      <w:tr w14:paraId="56ED89F1">
        <w:tblPrEx>
          <w:tblCellMar>
            <w:top w:w="32" w:type="dxa"/>
            <w:left w:w="64" w:type="dxa"/>
            <w:bottom w:w="32" w:type="dxa"/>
            <w:right w:w="64" w:type="dxa"/>
          </w:tblCellMar>
        </w:tblPrEx>
        <w:tc>
          <w:tcPr>
            <w:tcW w:w="2086" w:type="dxa"/>
            <w:vMerge w:val="continue"/>
            <w:tcBorders>
              <w:top w:val="nil"/>
              <w:left w:val="nil"/>
              <w:bottom w:val="nil"/>
              <w:right w:val="nil"/>
            </w:tcBorders>
            <w:noWrap/>
            <w:vAlign w:val="center"/>
          </w:tcPr>
          <w:p w14:paraId="3C11220D">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78542BA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应收账款周转率</w:t>
            </w:r>
          </w:p>
        </w:tc>
        <w:tc>
          <w:tcPr>
            <w:tcW w:w="1784" w:type="dxa"/>
            <w:tcBorders>
              <w:top w:val="nil"/>
              <w:left w:val="nil"/>
              <w:bottom w:val="nil"/>
              <w:right w:val="nil"/>
            </w:tcBorders>
            <w:noWrap/>
            <w:vAlign w:val="center"/>
          </w:tcPr>
          <w:p w14:paraId="501BAB3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0.7736</w:t>
            </w:r>
          </w:p>
        </w:tc>
        <w:tc>
          <w:tcPr>
            <w:tcW w:w="1785" w:type="dxa"/>
            <w:tcBorders>
              <w:top w:val="nil"/>
              <w:left w:val="nil"/>
              <w:bottom w:val="nil"/>
              <w:right w:val="nil"/>
            </w:tcBorders>
            <w:noWrap/>
            <w:vAlign w:val="center"/>
          </w:tcPr>
          <w:p w14:paraId="508344A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0.0905</w:t>
            </w:r>
          </w:p>
        </w:tc>
      </w:tr>
      <w:tr w14:paraId="62670F8C">
        <w:tblPrEx>
          <w:tblCellMar>
            <w:top w:w="32" w:type="dxa"/>
            <w:left w:w="64" w:type="dxa"/>
            <w:bottom w:w="32" w:type="dxa"/>
            <w:right w:w="64" w:type="dxa"/>
          </w:tblCellMar>
        </w:tblPrEx>
        <w:tc>
          <w:tcPr>
            <w:tcW w:w="2086" w:type="dxa"/>
            <w:vMerge w:val="continue"/>
            <w:tcBorders>
              <w:top w:val="nil"/>
              <w:left w:val="nil"/>
              <w:bottom w:val="nil"/>
              <w:right w:val="nil"/>
            </w:tcBorders>
            <w:noWrap/>
            <w:vAlign w:val="center"/>
          </w:tcPr>
          <w:p w14:paraId="71D1C321">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1737CE5D">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流动资产周转率</w:t>
            </w:r>
          </w:p>
        </w:tc>
        <w:tc>
          <w:tcPr>
            <w:tcW w:w="1784" w:type="dxa"/>
            <w:tcBorders>
              <w:top w:val="nil"/>
              <w:left w:val="nil"/>
              <w:bottom w:val="nil"/>
              <w:right w:val="nil"/>
            </w:tcBorders>
            <w:noWrap/>
            <w:vAlign w:val="center"/>
          </w:tcPr>
          <w:p w14:paraId="52F4858C">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0.8555</w:t>
            </w:r>
          </w:p>
        </w:tc>
        <w:tc>
          <w:tcPr>
            <w:tcW w:w="1785" w:type="dxa"/>
            <w:tcBorders>
              <w:top w:val="nil"/>
              <w:left w:val="nil"/>
              <w:bottom w:val="nil"/>
              <w:right w:val="nil"/>
            </w:tcBorders>
            <w:noWrap/>
            <w:vAlign w:val="center"/>
          </w:tcPr>
          <w:p w14:paraId="09B43BC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0.0578</w:t>
            </w:r>
          </w:p>
        </w:tc>
      </w:tr>
      <w:tr w14:paraId="0BF4944C">
        <w:tblPrEx>
          <w:tblCellMar>
            <w:top w:w="32" w:type="dxa"/>
            <w:left w:w="64" w:type="dxa"/>
            <w:bottom w:w="32" w:type="dxa"/>
            <w:right w:w="64" w:type="dxa"/>
          </w:tblCellMar>
        </w:tblPrEx>
        <w:tc>
          <w:tcPr>
            <w:tcW w:w="2086" w:type="dxa"/>
            <w:vMerge w:val="continue"/>
            <w:tcBorders>
              <w:top w:val="nil"/>
              <w:left w:val="nil"/>
              <w:bottom w:val="nil"/>
              <w:right w:val="nil"/>
            </w:tcBorders>
            <w:noWrap/>
            <w:vAlign w:val="center"/>
          </w:tcPr>
          <w:p w14:paraId="26CC532A">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079F3BEB">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总资产周转率</w:t>
            </w:r>
          </w:p>
        </w:tc>
        <w:tc>
          <w:tcPr>
            <w:tcW w:w="1784" w:type="dxa"/>
            <w:tcBorders>
              <w:top w:val="nil"/>
              <w:left w:val="nil"/>
              <w:bottom w:val="nil"/>
              <w:right w:val="nil"/>
            </w:tcBorders>
            <w:noWrap/>
            <w:vAlign w:val="center"/>
          </w:tcPr>
          <w:p w14:paraId="02CA48B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0.7532</w:t>
            </w:r>
          </w:p>
        </w:tc>
        <w:tc>
          <w:tcPr>
            <w:tcW w:w="1785" w:type="dxa"/>
            <w:tcBorders>
              <w:top w:val="nil"/>
              <w:left w:val="nil"/>
              <w:bottom w:val="nil"/>
              <w:right w:val="nil"/>
            </w:tcBorders>
            <w:noWrap/>
            <w:vAlign w:val="center"/>
          </w:tcPr>
          <w:p w14:paraId="2553691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0.0987</w:t>
            </w:r>
          </w:p>
        </w:tc>
      </w:tr>
      <w:tr w14:paraId="01A01A1A">
        <w:tblPrEx>
          <w:tblCellMar>
            <w:top w:w="32" w:type="dxa"/>
            <w:left w:w="64" w:type="dxa"/>
            <w:bottom w:w="32" w:type="dxa"/>
            <w:right w:w="64" w:type="dxa"/>
          </w:tblCellMar>
        </w:tblPrEx>
        <w:tc>
          <w:tcPr>
            <w:tcW w:w="2086" w:type="dxa"/>
            <w:vMerge w:val="restart"/>
            <w:tcBorders>
              <w:top w:val="nil"/>
              <w:left w:val="nil"/>
              <w:bottom w:val="nil"/>
              <w:right w:val="nil"/>
            </w:tcBorders>
            <w:noWrap/>
            <w:vAlign w:val="center"/>
          </w:tcPr>
          <w:p w14:paraId="40E9DD68">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收益分配风险</w:t>
            </w:r>
          </w:p>
        </w:tc>
        <w:tc>
          <w:tcPr>
            <w:tcW w:w="2977" w:type="dxa"/>
            <w:tcBorders>
              <w:top w:val="nil"/>
              <w:left w:val="nil"/>
              <w:bottom w:val="nil"/>
              <w:right w:val="nil"/>
            </w:tcBorders>
            <w:noWrap/>
            <w:vAlign w:val="center"/>
          </w:tcPr>
          <w:p w14:paraId="66DFC8A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股利分配率</w:t>
            </w:r>
          </w:p>
        </w:tc>
        <w:tc>
          <w:tcPr>
            <w:tcW w:w="1784" w:type="dxa"/>
            <w:tcBorders>
              <w:top w:val="nil"/>
              <w:left w:val="nil"/>
              <w:bottom w:val="nil"/>
              <w:right w:val="nil"/>
            </w:tcBorders>
            <w:noWrap/>
            <w:vAlign w:val="center"/>
          </w:tcPr>
          <w:p w14:paraId="3221A1C2">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0.7953</w:t>
            </w:r>
          </w:p>
        </w:tc>
        <w:tc>
          <w:tcPr>
            <w:tcW w:w="1785" w:type="dxa"/>
            <w:tcBorders>
              <w:top w:val="nil"/>
              <w:left w:val="nil"/>
              <w:bottom w:val="nil"/>
              <w:right w:val="nil"/>
            </w:tcBorders>
            <w:noWrap/>
            <w:vAlign w:val="center"/>
          </w:tcPr>
          <w:p w14:paraId="4F47695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0.0818</w:t>
            </w:r>
          </w:p>
        </w:tc>
      </w:tr>
      <w:tr w14:paraId="08CED452">
        <w:tblPrEx>
          <w:tblCellMar>
            <w:top w:w="32" w:type="dxa"/>
            <w:left w:w="64" w:type="dxa"/>
            <w:bottom w:w="32" w:type="dxa"/>
            <w:right w:w="64" w:type="dxa"/>
          </w:tblCellMar>
        </w:tblPrEx>
        <w:tc>
          <w:tcPr>
            <w:tcW w:w="2086" w:type="dxa"/>
            <w:vMerge w:val="continue"/>
            <w:tcBorders>
              <w:top w:val="nil"/>
              <w:left w:val="nil"/>
              <w:bottom w:val="nil"/>
              <w:right w:val="nil"/>
            </w:tcBorders>
            <w:noWrap/>
            <w:vAlign w:val="center"/>
          </w:tcPr>
          <w:p w14:paraId="76160A78">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469C922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净利润增长率</w:t>
            </w:r>
          </w:p>
        </w:tc>
        <w:tc>
          <w:tcPr>
            <w:tcW w:w="1784" w:type="dxa"/>
            <w:tcBorders>
              <w:top w:val="nil"/>
              <w:left w:val="nil"/>
              <w:bottom w:val="nil"/>
              <w:right w:val="nil"/>
            </w:tcBorders>
            <w:noWrap/>
            <w:vAlign w:val="center"/>
          </w:tcPr>
          <w:p w14:paraId="7FA0EC5D">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0.6984</w:t>
            </w:r>
          </w:p>
        </w:tc>
        <w:tc>
          <w:tcPr>
            <w:tcW w:w="1785" w:type="dxa"/>
            <w:tcBorders>
              <w:top w:val="nil"/>
              <w:left w:val="nil"/>
              <w:bottom w:val="nil"/>
              <w:right w:val="nil"/>
            </w:tcBorders>
            <w:noWrap/>
            <w:vAlign w:val="center"/>
          </w:tcPr>
          <w:p w14:paraId="5B989D13">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0.1206</w:t>
            </w:r>
          </w:p>
        </w:tc>
      </w:tr>
      <w:tr w14:paraId="763E5D61">
        <w:tblPrEx>
          <w:tblCellMar>
            <w:top w:w="32" w:type="dxa"/>
            <w:left w:w="64" w:type="dxa"/>
            <w:bottom w:w="32" w:type="dxa"/>
            <w:right w:w="64" w:type="dxa"/>
          </w:tblCellMar>
        </w:tblPrEx>
        <w:tc>
          <w:tcPr>
            <w:tcW w:w="2086" w:type="dxa"/>
            <w:vMerge w:val="continue"/>
            <w:tcBorders>
              <w:top w:val="nil"/>
              <w:left w:val="nil"/>
              <w:bottom w:val="single" w:color="000000" w:sz="12" w:space="0"/>
              <w:right w:val="nil"/>
            </w:tcBorders>
            <w:noWrap/>
            <w:vAlign w:val="center"/>
          </w:tcPr>
          <w:p w14:paraId="01B40F48">
            <w:pPr>
              <w:snapToGrid w:val="0"/>
              <w:spacing w:line="360" w:lineRule="auto"/>
              <w:ind w:firstLine="0"/>
              <w:jc w:val="center"/>
              <w:rPr>
                <w:rFonts w:ascii="宋体" w:hAnsi="宋体" w:cs="宋体"/>
                <w:sz w:val="21"/>
                <w:szCs w:val="21"/>
              </w:rPr>
            </w:pPr>
          </w:p>
        </w:tc>
        <w:tc>
          <w:tcPr>
            <w:tcW w:w="2977" w:type="dxa"/>
            <w:tcBorders>
              <w:top w:val="nil"/>
              <w:left w:val="nil"/>
              <w:bottom w:val="single" w:color="000000" w:sz="12" w:space="0"/>
              <w:right w:val="nil"/>
            </w:tcBorders>
            <w:noWrap/>
            <w:vAlign w:val="center"/>
          </w:tcPr>
          <w:p w14:paraId="73BAE730">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营业收入增长率</w:t>
            </w:r>
          </w:p>
        </w:tc>
        <w:tc>
          <w:tcPr>
            <w:tcW w:w="1784" w:type="dxa"/>
            <w:tcBorders>
              <w:top w:val="nil"/>
              <w:left w:val="nil"/>
              <w:bottom w:val="single" w:color="000000" w:sz="12" w:space="0"/>
              <w:right w:val="nil"/>
            </w:tcBorders>
            <w:noWrap/>
            <w:vAlign w:val="center"/>
          </w:tcPr>
          <w:p w14:paraId="644418D2">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0.5800</w:t>
            </w:r>
          </w:p>
        </w:tc>
        <w:tc>
          <w:tcPr>
            <w:tcW w:w="1785" w:type="dxa"/>
            <w:tcBorders>
              <w:top w:val="nil"/>
              <w:left w:val="nil"/>
              <w:bottom w:val="single" w:color="000000" w:sz="12" w:space="0"/>
              <w:right w:val="nil"/>
            </w:tcBorders>
            <w:noWrap/>
            <w:vAlign w:val="center"/>
          </w:tcPr>
          <w:p w14:paraId="23790EED">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0.1679</w:t>
            </w:r>
          </w:p>
        </w:tc>
      </w:tr>
    </w:tbl>
    <w:p w14:paraId="519156C9">
      <w:pPr>
        <w:pStyle w:val="53"/>
        <w:ind w:firstLine="486"/>
        <w:rPr>
          <w:rFonts w:hint="eastAsia" w:cs="宋体"/>
          <w:color w:val="auto"/>
        </w:rPr>
      </w:pPr>
      <w:r>
        <w:rPr>
          <w:rFonts w:hint="eastAsia" w:cs="宋体"/>
          <w:color w:val="auto"/>
        </w:rPr>
        <w:t xml:space="preserve"> 依据上述计算结果，本文确定了各指标层的相对贴近度，并据此计算出四大一级指标的综合评价指数及排名，具体结果如表5-9所示。</w:t>
      </w:r>
    </w:p>
    <w:p w14:paraId="4FBB434C">
      <w:pPr>
        <w:widowControl/>
        <w:spacing w:before="207" w:beforeLines="50" w:after="207" w:afterLines="50"/>
        <w:ind w:firstLine="0"/>
        <w:jc w:val="center"/>
        <w:rPr>
          <w:rFonts w:ascii="宋体" w:hAnsi="宋体" w:cs="宋体"/>
          <w:sz w:val="21"/>
          <w:szCs w:val="21"/>
        </w:rPr>
      </w:pPr>
      <w:r>
        <w:rPr>
          <w:rFonts w:hint="eastAsia" w:ascii="宋体" w:hAnsi="宋体" w:cs="宋体"/>
          <w:sz w:val="21"/>
          <w:szCs w:val="21"/>
        </w:rPr>
        <w:t>表5-9 M公司2020-2024年一级指标相对贴进度及排名</w:t>
      </w:r>
    </w:p>
    <w:tbl>
      <w:tblPr>
        <w:tblStyle w:val="37"/>
        <w:tblW w:w="8630" w:type="dxa"/>
        <w:jc w:val="center"/>
        <w:tblLayout w:type="autofit"/>
        <w:tblCellMar>
          <w:top w:w="40" w:type="dxa"/>
          <w:left w:w="64" w:type="dxa"/>
          <w:bottom w:w="40" w:type="dxa"/>
          <w:right w:w="64" w:type="dxa"/>
        </w:tblCellMar>
      </w:tblPr>
      <w:tblGrid>
        <w:gridCol w:w="1653"/>
        <w:gridCol w:w="2167"/>
        <w:gridCol w:w="962"/>
        <w:gridCol w:w="962"/>
        <w:gridCol w:w="962"/>
        <w:gridCol w:w="962"/>
        <w:gridCol w:w="962"/>
      </w:tblGrid>
      <w:tr w14:paraId="0BCAE73A">
        <w:tblPrEx>
          <w:tblCellMar>
            <w:top w:w="40" w:type="dxa"/>
            <w:left w:w="64" w:type="dxa"/>
            <w:bottom w:w="40" w:type="dxa"/>
            <w:right w:w="64" w:type="dxa"/>
          </w:tblCellMar>
        </w:tblPrEx>
        <w:trPr>
          <w:tblHeader/>
          <w:jc w:val="center"/>
        </w:trPr>
        <w:tc>
          <w:tcPr>
            <w:tcW w:w="1653" w:type="dxa"/>
            <w:tcBorders>
              <w:top w:val="single" w:color="000000" w:sz="12" w:space="0"/>
              <w:left w:val="nil"/>
              <w:bottom w:val="single" w:color="000000" w:sz="4" w:space="0"/>
              <w:right w:val="nil"/>
            </w:tcBorders>
            <w:noWrap/>
            <w:vAlign w:val="center"/>
          </w:tcPr>
          <w:p w14:paraId="5E119220">
            <w:pPr>
              <w:widowControl/>
              <w:snapToGrid w:val="0"/>
              <w:spacing w:line="360" w:lineRule="auto"/>
              <w:ind w:firstLine="0"/>
              <w:jc w:val="center"/>
              <w:textAlignment w:val="bottom"/>
              <w:rPr>
                <w:rFonts w:ascii="宋体" w:hAnsi="宋体" w:cs="宋体"/>
                <w:b/>
                <w:bCs/>
                <w:sz w:val="21"/>
                <w:szCs w:val="21"/>
              </w:rPr>
            </w:pPr>
            <w:r>
              <w:rPr>
                <w:rFonts w:hint="eastAsia" w:ascii="宋体" w:hAnsi="宋体" w:cs="宋体"/>
                <w:b/>
                <w:bCs/>
                <w:kern w:val="0"/>
                <w:sz w:val="21"/>
                <w:szCs w:val="21"/>
                <w:lang w:bidi="ar"/>
              </w:rPr>
              <w:t>一级指标</w:t>
            </w:r>
          </w:p>
        </w:tc>
        <w:tc>
          <w:tcPr>
            <w:tcW w:w="2167" w:type="dxa"/>
            <w:tcBorders>
              <w:top w:val="single" w:color="000000" w:sz="12" w:space="0"/>
              <w:left w:val="nil"/>
              <w:bottom w:val="single" w:color="000000" w:sz="4" w:space="0"/>
              <w:right w:val="nil"/>
            </w:tcBorders>
            <w:noWrap/>
            <w:vAlign w:val="center"/>
          </w:tcPr>
          <w:p w14:paraId="631FB575">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相对贴近度及排序</w:t>
            </w:r>
          </w:p>
        </w:tc>
        <w:tc>
          <w:tcPr>
            <w:tcW w:w="962" w:type="dxa"/>
            <w:tcBorders>
              <w:top w:val="single" w:color="000000" w:sz="12" w:space="0"/>
              <w:left w:val="nil"/>
              <w:bottom w:val="single" w:color="000000" w:sz="4" w:space="0"/>
              <w:right w:val="nil"/>
            </w:tcBorders>
            <w:noWrap/>
            <w:vAlign w:val="center"/>
          </w:tcPr>
          <w:p w14:paraId="52812F8E">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2020年</w:t>
            </w:r>
          </w:p>
        </w:tc>
        <w:tc>
          <w:tcPr>
            <w:tcW w:w="962" w:type="dxa"/>
            <w:tcBorders>
              <w:top w:val="single" w:color="000000" w:sz="12" w:space="0"/>
              <w:left w:val="nil"/>
              <w:bottom w:val="single" w:color="000000" w:sz="4" w:space="0"/>
              <w:right w:val="nil"/>
            </w:tcBorders>
            <w:noWrap/>
            <w:vAlign w:val="center"/>
          </w:tcPr>
          <w:p w14:paraId="410A4390">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2021年</w:t>
            </w:r>
          </w:p>
        </w:tc>
        <w:tc>
          <w:tcPr>
            <w:tcW w:w="962" w:type="dxa"/>
            <w:tcBorders>
              <w:top w:val="single" w:color="000000" w:sz="12" w:space="0"/>
              <w:left w:val="nil"/>
              <w:bottom w:val="single" w:color="000000" w:sz="4" w:space="0"/>
              <w:right w:val="nil"/>
            </w:tcBorders>
            <w:noWrap/>
            <w:vAlign w:val="center"/>
          </w:tcPr>
          <w:p w14:paraId="41CEB125">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2022年</w:t>
            </w:r>
          </w:p>
        </w:tc>
        <w:tc>
          <w:tcPr>
            <w:tcW w:w="962" w:type="dxa"/>
            <w:tcBorders>
              <w:top w:val="single" w:color="000000" w:sz="12" w:space="0"/>
              <w:left w:val="nil"/>
              <w:bottom w:val="single" w:color="000000" w:sz="4" w:space="0"/>
              <w:right w:val="nil"/>
            </w:tcBorders>
            <w:noWrap/>
            <w:vAlign w:val="center"/>
          </w:tcPr>
          <w:p w14:paraId="316EBD5F">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2023年</w:t>
            </w:r>
          </w:p>
        </w:tc>
        <w:tc>
          <w:tcPr>
            <w:tcW w:w="962" w:type="dxa"/>
            <w:tcBorders>
              <w:top w:val="single" w:color="000000" w:sz="12" w:space="0"/>
              <w:left w:val="nil"/>
              <w:bottom w:val="single" w:color="000000" w:sz="4" w:space="0"/>
              <w:right w:val="nil"/>
            </w:tcBorders>
            <w:noWrap/>
            <w:vAlign w:val="center"/>
          </w:tcPr>
          <w:p w14:paraId="0063B2B1">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2024年</w:t>
            </w:r>
          </w:p>
        </w:tc>
      </w:tr>
      <w:tr w14:paraId="65C2FC66">
        <w:tblPrEx>
          <w:tblCellMar>
            <w:top w:w="40" w:type="dxa"/>
            <w:left w:w="64" w:type="dxa"/>
            <w:bottom w:w="40" w:type="dxa"/>
            <w:right w:w="64" w:type="dxa"/>
          </w:tblCellMar>
        </w:tblPrEx>
        <w:trPr>
          <w:jc w:val="center"/>
        </w:trPr>
        <w:tc>
          <w:tcPr>
            <w:tcW w:w="1653" w:type="dxa"/>
            <w:vMerge w:val="restart"/>
            <w:tcBorders>
              <w:top w:val="single" w:color="000000" w:sz="4" w:space="0"/>
              <w:left w:val="nil"/>
              <w:bottom w:val="nil"/>
              <w:right w:val="nil"/>
            </w:tcBorders>
            <w:noWrap/>
            <w:vAlign w:val="center"/>
          </w:tcPr>
          <w:p w14:paraId="02155505">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筹资风险</w:t>
            </w:r>
          </w:p>
        </w:tc>
        <w:tc>
          <w:tcPr>
            <w:tcW w:w="2167" w:type="dxa"/>
            <w:tcBorders>
              <w:top w:val="single" w:color="000000" w:sz="4" w:space="0"/>
              <w:left w:val="nil"/>
              <w:bottom w:val="nil"/>
              <w:right w:val="nil"/>
            </w:tcBorders>
            <w:noWrap/>
            <w:vAlign w:val="center"/>
          </w:tcPr>
          <w:p w14:paraId="076B6479">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相对贴近度C</w:t>
            </w:r>
          </w:p>
        </w:tc>
        <w:tc>
          <w:tcPr>
            <w:tcW w:w="962" w:type="dxa"/>
            <w:tcBorders>
              <w:top w:val="single" w:color="000000" w:sz="4" w:space="0"/>
              <w:left w:val="nil"/>
              <w:bottom w:val="nil"/>
              <w:right w:val="nil"/>
            </w:tcBorders>
            <w:noWrap/>
            <w:vAlign w:val="center"/>
          </w:tcPr>
          <w:p w14:paraId="3DFA1B0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0.992</w:t>
            </w:r>
          </w:p>
        </w:tc>
        <w:tc>
          <w:tcPr>
            <w:tcW w:w="962" w:type="dxa"/>
            <w:tcBorders>
              <w:top w:val="single" w:color="000000" w:sz="4" w:space="0"/>
              <w:left w:val="nil"/>
              <w:bottom w:val="nil"/>
              <w:right w:val="nil"/>
            </w:tcBorders>
            <w:noWrap/>
            <w:vAlign w:val="center"/>
          </w:tcPr>
          <w:p w14:paraId="3EEABCE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0.269</w:t>
            </w:r>
          </w:p>
        </w:tc>
        <w:tc>
          <w:tcPr>
            <w:tcW w:w="962" w:type="dxa"/>
            <w:tcBorders>
              <w:top w:val="single" w:color="000000" w:sz="4" w:space="0"/>
              <w:left w:val="nil"/>
              <w:bottom w:val="nil"/>
              <w:right w:val="nil"/>
            </w:tcBorders>
            <w:noWrap/>
            <w:vAlign w:val="center"/>
          </w:tcPr>
          <w:p w14:paraId="4E5DB72B">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0.000</w:t>
            </w:r>
          </w:p>
        </w:tc>
        <w:tc>
          <w:tcPr>
            <w:tcW w:w="962" w:type="dxa"/>
            <w:tcBorders>
              <w:top w:val="single" w:color="000000" w:sz="4" w:space="0"/>
              <w:left w:val="nil"/>
              <w:bottom w:val="nil"/>
              <w:right w:val="nil"/>
            </w:tcBorders>
            <w:noWrap/>
            <w:vAlign w:val="center"/>
          </w:tcPr>
          <w:p w14:paraId="7C48D0D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0.427</w:t>
            </w:r>
          </w:p>
        </w:tc>
        <w:tc>
          <w:tcPr>
            <w:tcW w:w="962" w:type="dxa"/>
            <w:tcBorders>
              <w:top w:val="single" w:color="000000" w:sz="4" w:space="0"/>
              <w:left w:val="nil"/>
              <w:bottom w:val="nil"/>
              <w:right w:val="nil"/>
            </w:tcBorders>
            <w:noWrap/>
            <w:vAlign w:val="center"/>
          </w:tcPr>
          <w:p w14:paraId="1081FC9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0.638</w:t>
            </w:r>
          </w:p>
        </w:tc>
      </w:tr>
      <w:tr w14:paraId="6D92391B">
        <w:tblPrEx>
          <w:tblCellMar>
            <w:top w:w="40" w:type="dxa"/>
            <w:left w:w="64" w:type="dxa"/>
            <w:bottom w:w="40" w:type="dxa"/>
            <w:right w:w="64" w:type="dxa"/>
          </w:tblCellMar>
        </w:tblPrEx>
        <w:trPr>
          <w:jc w:val="center"/>
        </w:trPr>
        <w:tc>
          <w:tcPr>
            <w:tcW w:w="1653" w:type="dxa"/>
            <w:vMerge w:val="continue"/>
            <w:tcBorders>
              <w:top w:val="nil"/>
              <w:left w:val="nil"/>
              <w:bottom w:val="nil"/>
              <w:right w:val="nil"/>
            </w:tcBorders>
            <w:noWrap/>
            <w:vAlign w:val="center"/>
          </w:tcPr>
          <w:p w14:paraId="0459B7F7">
            <w:pPr>
              <w:snapToGrid w:val="0"/>
              <w:spacing w:line="360" w:lineRule="auto"/>
              <w:ind w:firstLine="0"/>
              <w:jc w:val="center"/>
              <w:rPr>
                <w:rFonts w:ascii="宋体" w:hAnsi="宋体" w:cs="宋体"/>
                <w:sz w:val="21"/>
                <w:szCs w:val="21"/>
              </w:rPr>
            </w:pPr>
          </w:p>
        </w:tc>
        <w:tc>
          <w:tcPr>
            <w:tcW w:w="2167" w:type="dxa"/>
            <w:tcBorders>
              <w:top w:val="nil"/>
              <w:left w:val="nil"/>
              <w:bottom w:val="nil"/>
              <w:right w:val="nil"/>
            </w:tcBorders>
            <w:noWrap/>
            <w:vAlign w:val="center"/>
          </w:tcPr>
          <w:p w14:paraId="00F32938">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排序结果</w:t>
            </w:r>
          </w:p>
        </w:tc>
        <w:tc>
          <w:tcPr>
            <w:tcW w:w="962" w:type="dxa"/>
            <w:tcBorders>
              <w:top w:val="nil"/>
              <w:left w:val="nil"/>
              <w:bottom w:val="nil"/>
              <w:right w:val="nil"/>
            </w:tcBorders>
            <w:noWrap/>
            <w:vAlign w:val="center"/>
          </w:tcPr>
          <w:p w14:paraId="0B80FC73">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w:t>
            </w:r>
          </w:p>
        </w:tc>
        <w:tc>
          <w:tcPr>
            <w:tcW w:w="962" w:type="dxa"/>
            <w:tcBorders>
              <w:top w:val="nil"/>
              <w:left w:val="nil"/>
              <w:bottom w:val="nil"/>
              <w:right w:val="nil"/>
            </w:tcBorders>
            <w:noWrap/>
            <w:vAlign w:val="center"/>
          </w:tcPr>
          <w:p w14:paraId="6E61769B">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4</w:t>
            </w:r>
          </w:p>
        </w:tc>
        <w:tc>
          <w:tcPr>
            <w:tcW w:w="962" w:type="dxa"/>
            <w:tcBorders>
              <w:top w:val="nil"/>
              <w:left w:val="nil"/>
              <w:bottom w:val="nil"/>
              <w:right w:val="nil"/>
            </w:tcBorders>
            <w:noWrap/>
            <w:vAlign w:val="center"/>
          </w:tcPr>
          <w:p w14:paraId="2C1011C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5</w:t>
            </w:r>
          </w:p>
        </w:tc>
        <w:tc>
          <w:tcPr>
            <w:tcW w:w="962" w:type="dxa"/>
            <w:tcBorders>
              <w:top w:val="nil"/>
              <w:left w:val="nil"/>
              <w:bottom w:val="nil"/>
              <w:right w:val="nil"/>
            </w:tcBorders>
            <w:noWrap/>
            <w:vAlign w:val="center"/>
          </w:tcPr>
          <w:p w14:paraId="7F87E6D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3</w:t>
            </w:r>
          </w:p>
        </w:tc>
        <w:tc>
          <w:tcPr>
            <w:tcW w:w="962" w:type="dxa"/>
            <w:tcBorders>
              <w:top w:val="nil"/>
              <w:left w:val="nil"/>
              <w:bottom w:val="nil"/>
              <w:right w:val="nil"/>
            </w:tcBorders>
            <w:noWrap/>
            <w:vAlign w:val="center"/>
          </w:tcPr>
          <w:p w14:paraId="1BB0ED7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2</w:t>
            </w:r>
          </w:p>
        </w:tc>
      </w:tr>
      <w:tr w14:paraId="5B764088">
        <w:tblPrEx>
          <w:tblCellMar>
            <w:top w:w="40" w:type="dxa"/>
            <w:left w:w="64" w:type="dxa"/>
            <w:bottom w:w="40" w:type="dxa"/>
            <w:right w:w="64" w:type="dxa"/>
          </w:tblCellMar>
        </w:tblPrEx>
        <w:trPr>
          <w:jc w:val="center"/>
        </w:trPr>
        <w:tc>
          <w:tcPr>
            <w:tcW w:w="1653" w:type="dxa"/>
            <w:vMerge w:val="restart"/>
            <w:tcBorders>
              <w:top w:val="nil"/>
              <w:left w:val="nil"/>
              <w:bottom w:val="nil"/>
              <w:right w:val="nil"/>
            </w:tcBorders>
            <w:noWrap/>
            <w:vAlign w:val="center"/>
          </w:tcPr>
          <w:p w14:paraId="1DA5A2F8">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投资风险</w:t>
            </w:r>
          </w:p>
        </w:tc>
        <w:tc>
          <w:tcPr>
            <w:tcW w:w="2167" w:type="dxa"/>
            <w:tcBorders>
              <w:top w:val="nil"/>
              <w:left w:val="nil"/>
              <w:bottom w:val="nil"/>
              <w:right w:val="nil"/>
            </w:tcBorders>
            <w:noWrap/>
            <w:vAlign w:val="center"/>
          </w:tcPr>
          <w:p w14:paraId="7669B5C5">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相对贴近度C</w:t>
            </w:r>
          </w:p>
        </w:tc>
        <w:tc>
          <w:tcPr>
            <w:tcW w:w="962" w:type="dxa"/>
            <w:tcBorders>
              <w:top w:val="nil"/>
              <w:left w:val="nil"/>
              <w:bottom w:val="nil"/>
              <w:right w:val="nil"/>
            </w:tcBorders>
            <w:noWrap/>
            <w:vAlign w:val="center"/>
          </w:tcPr>
          <w:p w14:paraId="506F30D0">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0.274</w:t>
            </w:r>
          </w:p>
        </w:tc>
        <w:tc>
          <w:tcPr>
            <w:tcW w:w="962" w:type="dxa"/>
            <w:tcBorders>
              <w:top w:val="nil"/>
              <w:left w:val="nil"/>
              <w:bottom w:val="nil"/>
              <w:right w:val="nil"/>
            </w:tcBorders>
            <w:noWrap/>
            <w:vAlign w:val="center"/>
          </w:tcPr>
          <w:p w14:paraId="54B08B48">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0.529</w:t>
            </w:r>
          </w:p>
        </w:tc>
        <w:tc>
          <w:tcPr>
            <w:tcW w:w="962" w:type="dxa"/>
            <w:tcBorders>
              <w:top w:val="nil"/>
              <w:left w:val="nil"/>
              <w:bottom w:val="nil"/>
              <w:right w:val="nil"/>
            </w:tcBorders>
            <w:noWrap/>
            <w:vAlign w:val="center"/>
          </w:tcPr>
          <w:p w14:paraId="13DC1C5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0.000</w:t>
            </w:r>
          </w:p>
        </w:tc>
        <w:tc>
          <w:tcPr>
            <w:tcW w:w="962" w:type="dxa"/>
            <w:tcBorders>
              <w:top w:val="nil"/>
              <w:left w:val="nil"/>
              <w:bottom w:val="nil"/>
              <w:right w:val="nil"/>
            </w:tcBorders>
            <w:noWrap/>
            <w:vAlign w:val="center"/>
          </w:tcPr>
          <w:p w14:paraId="7E378DD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0.829</w:t>
            </w:r>
          </w:p>
        </w:tc>
        <w:tc>
          <w:tcPr>
            <w:tcW w:w="962" w:type="dxa"/>
            <w:tcBorders>
              <w:top w:val="nil"/>
              <w:left w:val="nil"/>
              <w:bottom w:val="nil"/>
              <w:right w:val="nil"/>
            </w:tcBorders>
            <w:noWrap/>
            <w:vAlign w:val="center"/>
          </w:tcPr>
          <w:p w14:paraId="344879D2">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0.899</w:t>
            </w:r>
          </w:p>
        </w:tc>
      </w:tr>
      <w:tr w14:paraId="18FB59F9">
        <w:tblPrEx>
          <w:tblCellMar>
            <w:top w:w="40" w:type="dxa"/>
            <w:left w:w="64" w:type="dxa"/>
            <w:bottom w:w="40" w:type="dxa"/>
            <w:right w:w="64" w:type="dxa"/>
          </w:tblCellMar>
        </w:tblPrEx>
        <w:trPr>
          <w:jc w:val="center"/>
        </w:trPr>
        <w:tc>
          <w:tcPr>
            <w:tcW w:w="1653" w:type="dxa"/>
            <w:vMerge w:val="continue"/>
            <w:tcBorders>
              <w:top w:val="nil"/>
              <w:left w:val="nil"/>
              <w:bottom w:val="nil"/>
              <w:right w:val="nil"/>
            </w:tcBorders>
            <w:noWrap/>
            <w:vAlign w:val="center"/>
          </w:tcPr>
          <w:p w14:paraId="62969A0A">
            <w:pPr>
              <w:snapToGrid w:val="0"/>
              <w:spacing w:line="360" w:lineRule="auto"/>
              <w:ind w:firstLine="0"/>
              <w:jc w:val="center"/>
              <w:rPr>
                <w:rFonts w:ascii="宋体" w:hAnsi="宋体" w:cs="宋体"/>
                <w:sz w:val="21"/>
                <w:szCs w:val="21"/>
              </w:rPr>
            </w:pPr>
          </w:p>
        </w:tc>
        <w:tc>
          <w:tcPr>
            <w:tcW w:w="2167" w:type="dxa"/>
            <w:tcBorders>
              <w:top w:val="nil"/>
              <w:left w:val="nil"/>
              <w:bottom w:val="nil"/>
              <w:right w:val="nil"/>
            </w:tcBorders>
            <w:noWrap/>
            <w:vAlign w:val="center"/>
          </w:tcPr>
          <w:p w14:paraId="46A05C68">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排序结果</w:t>
            </w:r>
          </w:p>
        </w:tc>
        <w:tc>
          <w:tcPr>
            <w:tcW w:w="962" w:type="dxa"/>
            <w:tcBorders>
              <w:top w:val="nil"/>
              <w:left w:val="nil"/>
              <w:bottom w:val="nil"/>
              <w:right w:val="nil"/>
            </w:tcBorders>
            <w:noWrap/>
            <w:vAlign w:val="center"/>
          </w:tcPr>
          <w:p w14:paraId="1105D568">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4</w:t>
            </w:r>
          </w:p>
        </w:tc>
        <w:tc>
          <w:tcPr>
            <w:tcW w:w="962" w:type="dxa"/>
            <w:tcBorders>
              <w:top w:val="nil"/>
              <w:left w:val="nil"/>
              <w:bottom w:val="nil"/>
              <w:right w:val="nil"/>
            </w:tcBorders>
            <w:noWrap/>
            <w:vAlign w:val="center"/>
          </w:tcPr>
          <w:p w14:paraId="27D89F2B">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3</w:t>
            </w:r>
          </w:p>
        </w:tc>
        <w:tc>
          <w:tcPr>
            <w:tcW w:w="962" w:type="dxa"/>
            <w:tcBorders>
              <w:top w:val="nil"/>
              <w:left w:val="nil"/>
              <w:bottom w:val="nil"/>
              <w:right w:val="nil"/>
            </w:tcBorders>
            <w:noWrap/>
            <w:vAlign w:val="center"/>
          </w:tcPr>
          <w:p w14:paraId="3C5F0ACA">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5</w:t>
            </w:r>
          </w:p>
        </w:tc>
        <w:tc>
          <w:tcPr>
            <w:tcW w:w="962" w:type="dxa"/>
            <w:tcBorders>
              <w:top w:val="nil"/>
              <w:left w:val="nil"/>
              <w:bottom w:val="nil"/>
              <w:right w:val="nil"/>
            </w:tcBorders>
            <w:noWrap/>
            <w:vAlign w:val="center"/>
          </w:tcPr>
          <w:p w14:paraId="252DBCE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2</w:t>
            </w:r>
          </w:p>
        </w:tc>
        <w:tc>
          <w:tcPr>
            <w:tcW w:w="962" w:type="dxa"/>
            <w:tcBorders>
              <w:top w:val="nil"/>
              <w:left w:val="nil"/>
              <w:bottom w:val="nil"/>
              <w:right w:val="nil"/>
            </w:tcBorders>
            <w:noWrap/>
            <w:vAlign w:val="center"/>
          </w:tcPr>
          <w:p w14:paraId="66B3C0E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w:t>
            </w:r>
          </w:p>
        </w:tc>
      </w:tr>
      <w:tr w14:paraId="710D9648">
        <w:tblPrEx>
          <w:tblCellMar>
            <w:top w:w="40" w:type="dxa"/>
            <w:left w:w="64" w:type="dxa"/>
            <w:bottom w:w="40" w:type="dxa"/>
            <w:right w:w="64" w:type="dxa"/>
          </w:tblCellMar>
        </w:tblPrEx>
        <w:trPr>
          <w:jc w:val="center"/>
        </w:trPr>
        <w:tc>
          <w:tcPr>
            <w:tcW w:w="1653" w:type="dxa"/>
            <w:vMerge w:val="restart"/>
            <w:tcBorders>
              <w:top w:val="nil"/>
              <w:left w:val="nil"/>
              <w:bottom w:val="nil"/>
              <w:right w:val="nil"/>
            </w:tcBorders>
            <w:noWrap/>
            <w:vAlign w:val="center"/>
          </w:tcPr>
          <w:p w14:paraId="7DB75DF3">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营运风险</w:t>
            </w:r>
          </w:p>
        </w:tc>
        <w:tc>
          <w:tcPr>
            <w:tcW w:w="2167" w:type="dxa"/>
            <w:tcBorders>
              <w:top w:val="nil"/>
              <w:left w:val="nil"/>
              <w:bottom w:val="nil"/>
              <w:right w:val="nil"/>
            </w:tcBorders>
            <w:noWrap/>
            <w:vAlign w:val="center"/>
          </w:tcPr>
          <w:p w14:paraId="7E9C31D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相对贴近度C</w:t>
            </w:r>
          </w:p>
        </w:tc>
        <w:tc>
          <w:tcPr>
            <w:tcW w:w="962" w:type="dxa"/>
            <w:tcBorders>
              <w:top w:val="nil"/>
              <w:left w:val="nil"/>
              <w:bottom w:val="nil"/>
              <w:right w:val="nil"/>
            </w:tcBorders>
            <w:noWrap/>
            <w:vAlign w:val="center"/>
          </w:tcPr>
          <w:p w14:paraId="49308A46">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0.626</w:t>
            </w:r>
          </w:p>
        </w:tc>
        <w:tc>
          <w:tcPr>
            <w:tcW w:w="962" w:type="dxa"/>
            <w:tcBorders>
              <w:top w:val="nil"/>
              <w:left w:val="nil"/>
              <w:bottom w:val="nil"/>
              <w:right w:val="nil"/>
            </w:tcBorders>
            <w:noWrap/>
            <w:vAlign w:val="center"/>
          </w:tcPr>
          <w:p w14:paraId="66358DCC">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0.916</w:t>
            </w:r>
          </w:p>
        </w:tc>
        <w:tc>
          <w:tcPr>
            <w:tcW w:w="962" w:type="dxa"/>
            <w:tcBorders>
              <w:top w:val="nil"/>
              <w:left w:val="nil"/>
              <w:bottom w:val="nil"/>
              <w:right w:val="nil"/>
            </w:tcBorders>
            <w:noWrap/>
            <w:vAlign w:val="center"/>
          </w:tcPr>
          <w:p w14:paraId="2F8DBA4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0.356</w:t>
            </w:r>
          </w:p>
        </w:tc>
        <w:tc>
          <w:tcPr>
            <w:tcW w:w="962" w:type="dxa"/>
            <w:tcBorders>
              <w:top w:val="nil"/>
              <w:left w:val="nil"/>
              <w:bottom w:val="nil"/>
              <w:right w:val="nil"/>
            </w:tcBorders>
            <w:noWrap/>
            <w:vAlign w:val="center"/>
          </w:tcPr>
          <w:p w14:paraId="6B310B1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0.641</w:t>
            </w:r>
          </w:p>
        </w:tc>
        <w:tc>
          <w:tcPr>
            <w:tcW w:w="962" w:type="dxa"/>
            <w:tcBorders>
              <w:top w:val="nil"/>
              <w:left w:val="nil"/>
              <w:bottom w:val="nil"/>
              <w:right w:val="nil"/>
            </w:tcBorders>
            <w:noWrap/>
            <w:vAlign w:val="center"/>
          </w:tcPr>
          <w:p w14:paraId="5383598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0.000</w:t>
            </w:r>
          </w:p>
        </w:tc>
      </w:tr>
      <w:tr w14:paraId="146696CD">
        <w:tblPrEx>
          <w:tblCellMar>
            <w:top w:w="40" w:type="dxa"/>
            <w:left w:w="64" w:type="dxa"/>
            <w:bottom w:w="40" w:type="dxa"/>
            <w:right w:w="64" w:type="dxa"/>
          </w:tblCellMar>
        </w:tblPrEx>
        <w:trPr>
          <w:jc w:val="center"/>
        </w:trPr>
        <w:tc>
          <w:tcPr>
            <w:tcW w:w="1653" w:type="dxa"/>
            <w:vMerge w:val="continue"/>
            <w:tcBorders>
              <w:top w:val="nil"/>
              <w:left w:val="nil"/>
              <w:bottom w:val="nil"/>
              <w:right w:val="nil"/>
            </w:tcBorders>
            <w:noWrap/>
            <w:vAlign w:val="center"/>
          </w:tcPr>
          <w:p w14:paraId="314B41FE">
            <w:pPr>
              <w:snapToGrid w:val="0"/>
              <w:spacing w:line="360" w:lineRule="auto"/>
              <w:ind w:firstLine="0"/>
              <w:jc w:val="center"/>
              <w:rPr>
                <w:rFonts w:ascii="宋体" w:hAnsi="宋体" w:cs="宋体"/>
                <w:sz w:val="21"/>
                <w:szCs w:val="21"/>
              </w:rPr>
            </w:pPr>
          </w:p>
        </w:tc>
        <w:tc>
          <w:tcPr>
            <w:tcW w:w="2167" w:type="dxa"/>
            <w:tcBorders>
              <w:top w:val="nil"/>
              <w:left w:val="nil"/>
              <w:bottom w:val="nil"/>
              <w:right w:val="nil"/>
            </w:tcBorders>
            <w:noWrap/>
            <w:vAlign w:val="center"/>
          </w:tcPr>
          <w:p w14:paraId="2F2F6E3D">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排序结果</w:t>
            </w:r>
          </w:p>
        </w:tc>
        <w:tc>
          <w:tcPr>
            <w:tcW w:w="962" w:type="dxa"/>
            <w:tcBorders>
              <w:top w:val="nil"/>
              <w:left w:val="nil"/>
              <w:bottom w:val="nil"/>
              <w:right w:val="nil"/>
            </w:tcBorders>
            <w:noWrap/>
            <w:vAlign w:val="center"/>
          </w:tcPr>
          <w:p w14:paraId="49A4E025">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3</w:t>
            </w:r>
          </w:p>
        </w:tc>
        <w:tc>
          <w:tcPr>
            <w:tcW w:w="962" w:type="dxa"/>
            <w:tcBorders>
              <w:top w:val="nil"/>
              <w:left w:val="nil"/>
              <w:bottom w:val="nil"/>
              <w:right w:val="nil"/>
            </w:tcBorders>
            <w:noWrap/>
            <w:vAlign w:val="center"/>
          </w:tcPr>
          <w:p w14:paraId="5537B7F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w:t>
            </w:r>
          </w:p>
        </w:tc>
        <w:tc>
          <w:tcPr>
            <w:tcW w:w="962" w:type="dxa"/>
            <w:tcBorders>
              <w:top w:val="nil"/>
              <w:left w:val="nil"/>
              <w:bottom w:val="nil"/>
              <w:right w:val="nil"/>
            </w:tcBorders>
            <w:noWrap/>
            <w:vAlign w:val="center"/>
          </w:tcPr>
          <w:p w14:paraId="559883D9">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4</w:t>
            </w:r>
          </w:p>
        </w:tc>
        <w:tc>
          <w:tcPr>
            <w:tcW w:w="962" w:type="dxa"/>
            <w:tcBorders>
              <w:top w:val="nil"/>
              <w:left w:val="nil"/>
              <w:bottom w:val="nil"/>
              <w:right w:val="nil"/>
            </w:tcBorders>
            <w:noWrap/>
            <w:vAlign w:val="center"/>
          </w:tcPr>
          <w:p w14:paraId="5706F9D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2</w:t>
            </w:r>
          </w:p>
        </w:tc>
        <w:tc>
          <w:tcPr>
            <w:tcW w:w="962" w:type="dxa"/>
            <w:tcBorders>
              <w:top w:val="nil"/>
              <w:left w:val="nil"/>
              <w:bottom w:val="nil"/>
              <w:right w:val="nil"/>
            </w:tcBorders>
            <w:noWrap/>
            <w:vAlign w:val="center"/>
          </w:tcPr>
          <w:p w14:paraId="41AC91EA">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5</w:t>
            </w:r>
          </w:p>
        </w:tc>
      </w:tr>
      <w:tr w14:paraId="0F0EAA9A">
        <w:tblPrEx>
          <w:tblCellMar>
            <w:top w:w="40" w:type="dxa"/>
            <w:left w:w="64" w:type="dxa"/>
            <w:bottom w:w="40" w:type="dxa"/>
            <w:right w:w="64" w:type="dxa"/>
          </w:tblCellMar>
        </w:tblPrEx>
        <w:trPr>
          <w:jc w:val="center"/>
        </w:trPr>
        <w:tc>
          <w:tcPr>
            <w:tcW w:w="1653" w:type="dxa"/>
            <w:vMerge w:val="restart"/>
            <w:tcBorders>
              <w:top w:val="nil"/>
              <w:left w:val="nil"/>
              <w:bottom w:val="nil"/>
              <w:right w:val="nil"/>
            </w:tcBorders>
            <w:noWrap/>
            <w:vAlign w:val="center"/>
          </w:tcPr>
          <w:p w14:paraId="3EB3F351">
            <w:pPr>
              <w:widowControl/>
              <w:snapToGrid w:val="0"/>
              <w:spacing w:line="360" w:lineRule="auto"/>
              <w:ind w:firstLine="0"/>
              <w:jc w:val="center"/>
              <w:textAlignment w:val="bottom"/>
              <w:rPr>
                <w:rFonts w:ascii="宋体" w:hAnsi="宋体" w:cs="宋体"/>
                <w:sz w:val="21"/>
                <w:szCs w:val="21"/>
              </w:rPr>
            </w:pPr>
            <w:r>
              <w:rPr>
                <w:rFonts w:hint="eastAsia" w:ascii="宋体" w:hAnsi="宋体" w:cs="宋体"/>
                <w:kern w:val="0"/>
                <w:sz w:val="21"/>
                <w:szCs w:val="21"/>
                <w:lang w:bidi="ar"/>
              </w:rPr>
              <w:t>收益分配风险</w:t>
            </w:r>
          </w:p>
        </w:tc>
        <w:tc>
          <w:tcPr>
            <w:tcW w:w="2167" w:type="dxa"/>
            <w:tcBorders>
              <w:top w:val="nil"/>
              <w:left w:val="nil"/>
              <w:bottom w:val="nil"/>
              <w:right w:val="nil"/>
            </w:tcBorders>
            <w:noWrap/>
            <w:vAlign w:val="center"/>
          </w:tcPr>
          <w:p w14:paraId="188A30C9">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相对贴近度C</w:t>
            </w:r>
          </w:p>
        </w:tc>
        <w:tc>
          <w:tcPr>
            <w:tcW w:w="962" w:type="dxa"/>
            <w:tcBorders>
              <w:top w:val="nil"/>
              <w:left w:val="nil"/>
              <w:bottom w:val="nil"/>
              <w:right w:val="nil"/>
            </w:tcBorders>
            <w:noWrap/>
            <w:vAlign w:val="center"/>
          </w:tcPr>
          <w:p w14:paraId="087E580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0.166</w:t>
            </w:r>
          </w:p>
        </w:tc>
        <w:tc>
          <w:tcPr>
            <w:tcW w:w="962" w:type="dxa"/>
            <w:tcBorders>
              <w:top w:val="nil"/>
              <w:left w:val="nil"/>
              <w:bottom w:val="nil"/>
              <w:right w:val="nil"/>
            </w:tcBorders>
            <w:noWrap/>
            <w:vAlign w:val="center"/>
          </w:tcPr>
          <w:p w14:paraId="7202CEB0">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0.644</w:t>
            </w:r>
          </w:p>
        </w:tc>
        <w:tc>
          <w:tcPr>
            <w:tcW w:w="962" w:type="dxa"/>
            <w:tcBorders>
              <w:top w:val="nil"/>
              <w:left w:val="nil"/>
              <w:bottom w:val="nil"/>
              <w:right w:val="nil"/>
            </w:tcBorders>
            <w:noWrap/>
            <w:vAlign w:val="center"/>
          </w:tcPr>
          <w:p w14:paraId="70C03C35">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0.294</w:t>
            </w:r>
          </w:p>
        </w:tc>
        <w:tc>
          <w:tcPr>
            <w:tcW w:w="962" w:type="dxa"/>
            <w:tcBorders>
              <w:top w:val="nil"/>
              <w:left w:val="nil"/>
              <w:bottom w:val="nil"/>
              <w:right w:val="nil"/>
            </w:tcBorders>
            <w:noWrap/>
            <w:vAlign w:val="center"/>
          </w:tcPr>
          <w:p w14:paraId="19D2AA4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0.787</w:t>
            </w:r>
          </w:p>
        </w:tc>
        <w:tc>
          <w:tcPr>
            <w:tcW w:w="962" w:type="dxa"/>
            <w:tcBorders>
              <w:top w:val="nil"/>
              <w:left w:val="nil"/>
              <w:bottom w:val="nil"/>
              <w:right w:val="nil"/>
            </w:tcBorders>
            <w:noWrap/>
            <w:vAlign w:val="center"/>
          </w:tcPr>
          <w:p w14:paraId="41DB245C">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0.185</w:t>
            </w:r>
          </w:p>
        </w:tc>
      </w:tr>
      <w:tr w14:paraId="0EE3D9CE">
        <w:tblPrEx>
          <w:tblCellMar>
            <w:top w:w="40" w:type="dxa"/>
            <w:left w:w="64" w:type="dxa"/>
            <w:bottom w:w="40" w:type="dxa"/>
            <w:right w:w="64" w:type="dxa"/>
          </w:tblCellMar>
        </w:tblPrEx>
        <w:trPr>
          <w:jc w:val="center"/>
        </w:trPr>
        <w:tc>
          <w:tcPr>
            <w:tcW w:w="1653" w:type="dxa"/>
            <w:vMerge w:val="continue"/>
            <w:tcBorders>
              <w:top w:val="nil"/>
              <w:left w:val="nil"/>
              <w:bottom w:val="single" w:color="000000" w:sz="12" w:space="0"/>
              <w:right w:val="nil"/>
            </w:tcBorders>
            <w:noWrap/>
            <w:vAlign w:val="center"/>
          </w:tcPr>
          <w:p w14:paraId="40B38CDE">
            <w:pPr>
              <w:snapToGrid w:val="0"/>
              <w:spacing w:line="360" w:lineRule="auto"/>
              <w:ind w:firstLine="0"/>
              <w:jc w:val="center"/>
              <w:rPr>
                <w:rFonts w:ascii="宋体" w:hAnsi="宋体" w:cs="宋体"/>
                <w:sz w:val="21"/>
                <w:szCs w:val="21"/>
              </w:rPr>
            </w:pPr>
          </w:p>
        </w:tc>
        <w:tc>
          <w:tcPr>
            <w:tcW w:w="2167" w:type="dxa"/>
            <w:tcBorders>
              <w:top w:val="nil"/>
              <w:left w:val="nil"/>
              <w:bottom w:val="single" w:color="000000" w:sz="12" w:space="0"/>
              <w:right w:val="nil"/>
            </w:tcBorders>
            <w:noWrap/>
            <w:vAlign w:val="center"/>
          </w:tcPr>
          <w:p w14:paraId="432FFFF5">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排序结果</w:t>
            </w:r>
          </w:p>
        </w:tc>
        <w:tc>
          <w:tcPr>
            <w:tcW w:w="962" w:type="dxa"/>
            <w:tcBorders>
              <w:top w:val="nil"/>
              <w:left w:val="nil"/>
              <w:bottom w:val="single" w:color="000000" w:sz="12" w:space="0"/>
              <w:right w:val="nil"/>
            </w:tcBorders>
            <w:noWrap/>
            <w:vAlign w:val="center"/>
          </w:tcPr>
          <w:p w14:paraId="237B35A5">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5</w:t>
            </w:r>
          </w:p>
        </w:tc>
        <w:tc>
          <w:tcPr>
            <w:tcW w:w="962" w:type="dxa"/>
            <w:tcBorders>
              <w:top w:val="nil"/>
              <w:left w:val="nil"/>
              <w:bottom w:val="single" w:color="000000" w:sz="12" w:space="0"/>
              <w:right w:val="nil"/>
            </w:tcBorders>
            <w:noWrap/>
            <w:vAlign w:val="center"/>
          </w:tcPr>
          <w:p w14:paraId="48C5B409">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2</w:t>
            </w:r>
          </w:p>
        </w:tc>
        <w:tc>
          <w:tcPr>
            <w:tcW w:w="962" w:type="dxa"/>
            <w:tcBorders>
              <w:top w:val="nil"/>
              <w:left w:val="nil"/>
              <w:bottom w:val="single" w:color="000000" w:sz="12" w:space="0"/>
              <w:right w:val="nil"/>
            </w:tcBorders>
            <w:noWrap/>
            <w:vAlign w:val="center"/>
          </w:tcPr>
          <w:p w14:paraId="6398A6D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3</w:t>
            </w:r>
          </w:p>
        </w:tc>
        <w:tc>
          <w:tcPr>
            <w:tcW w:w="962" w:type="dxa"/>
            <w:tcBorders>
              <w:top w:val="nil"/>
              <w:left w:val="nil"/>
              <w:bottom w:val="single" w:color="000000" w:sz="12" w:space="0"/>
              <w:right w:val="nil"/>
            </w:tcBorders>
            <w:noWrap/>
            <w:vAlign w:val="center"/>
          </w:tcPr>
          <w:p w14:paraId="724583A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1</w:t>
            </w:r>
          </w:p>
        </w:tc>
        <w:tc>
          <w:tcPr>
            <w:tcW w:w="962" w:type="dxa"/>
            <w:tcBorders>
              <w:top w:val="nil"/>
              <w:left w:val="nil"/>
              <w:bottom w:val="single" w:color="000000" w:sz="12" w:space="0"/>
              <w:right w:val="nil"/>
            </w:tcBorders>
            <w:noWrap/>
            <w:vAlign w:val="center"/>
          </w:tcPr>
          <w:p w14:paraId="6FD9BAE5">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4</w:t>
            </w:r>
          </w:p>
        </w:tc>
      </w:tr>
    </w:tbl>
    <w:p w14:paraId="56277BFE">
      <w:pPr>
        <w:pStyle w:val="51"/>
        <w:numPr>
          <w:ilvl w:val="0"/>
          <w:numId w:val="36"/>
        </w:numPr>
        <w:spacing w:before="207"/>
      </w:pPr>
      <w:bookmarkStart w:id="90" w:name="_Toc9776"/>
      <w:bookmarkStart w:id="91" w:name="_Toc18436"/>
      <w:r>
        <w:rPr>
          <w:rFonts w:hint="eastAsia"/>
        </w:rPr>
        <w:t>—级指标评价结果分析</w:t>
      </w:r>
      <w:bookmarkEnd w:id="90"/>
      <w:bookmarkEnd w:id="91"/>
    </w:p>
    <w:p w14:paraId="43CC960A">
      <w:pPr>
        <w:pStyle w:val="53"/>
        <w:ind w:firstLine="486"/>
        <w:rPr>
          <w:rFonts w:cs="宋体"/>
          <w:color w:val="auto"/>
          <w:szCs w:val="24"/>
        </w:rPr>
      </w:pPr>
      <w:r>
        <w:rPr>
          <w:rFonts w:hint="eastAsia" w:cs="宋体"/>
          <w:color w:val="auto"/>
        </w:rPr>
        <w:t>为深入剖析M公司2020-2024年间的财务风险演变态势，本文将从筹资风险、投资风险、营运风险及收益分配风险四个维度开展一级指标评价。在评价模型中，相对贴近度值越大，代表企业财务安全程度越高，相应的财务风险水平越低。</w:t>
      </w:r>
      <w:r>
        <w:rPr>
          <w:rFonts w:hint="eastAsia" w:cs="宋体"/>
          <w:color w:val="auto"/>
          <w:szCs w:val="24"/>
        </w:rPr>
        <w:t xml:space="preserve"> </w:t>
      </w:r>
    </w:p>
    <w:p w14:paraId="1AA4E483">
      <w:pPr>
        <w:pStyle w:val="53"/>
        <w:ind w:firstLine="486"/>
        <w:rPr>
          <w:rFonts w:cs="宋体"/>
          <w:color w:val="auto"/>
        </w:rPr>
      </w:pPr>
      <w:r>
        <w:rPr>
          <w:rFonts w:hint="eastAsia" w:cs="宋体"/>
          <w:color w:val="auto"/>
        </w:rPr>
        <w:t xml:space="preserve">（一）筹资风险评价结果分析 </w:t>
      </w:r>
    </w:p>
    <w:p w14:paraId="42DF3820">
      <w:pPr>
        <w:pStyle w:val="53"/>
        <w:ind w:firstLine="486"/>
        <w:rPr>
          <w:rFonts w:hint="eastAsia" w:cs="宋体"/>
          <w:color w:val="auto"/>
        </w:rPr>
      </w:pPr>
      <w:r>
        <w:rPr>
          <w:rFonts w:hint="eastAsia" w:cs="宋体"/>
          <w:color w:val="auto"/>
        </w:rPr>
        <w:t>基于图5-1的熵权-TOPSIS综合贴近度分析结果，M公司筹资风险贴近度自2020年起呈下降趋势，于2022年探底至阶段性低谷，随后于2023-2024年呈现缓慢修复态势。该动态变化揭示，2020-2022年企业偿债能力下降显著，可能引发债务违约及信用评级下调等风险。结合表5-5二级指标权重分析，影响M公司筹资风险的核心财务指标按贡献度排序为：资产负债率、产权比率、速动比率及流动比率，而资产负债率作为资本结构的核心表征，其权重显著高于其他指标。</w:t>
      </w:r>
    </w:p>
    <w:p w14:paraId="087908DB">
      <w:pPr>
        <w:pStyle w:val="53"/>
        <w:ind w:firstLine="486"/>
        <w:rPr>
          <w:rFonts w:hint="eastAsia" w:cs="宋体"/>
          <w:color w:val="auto"/>
        </w:rPr>
      </w:pPr>
      <w:r>
        <w:rPr>
          <w:rFonts w:hint="eastAsia" w:cs="宋体"/>
          <w:color w:val="auto"/>
        </w:rPr>
        <w:t>根据前文对筹资风险识别框架的实证分析，M公司2020-2024年流动比率持续低于行业基准，2020年至2023年第一季度资产负债率高于行业均值，这表明该公司的短期与长期偿债能力均显现出逐渐削弱的态势。尤其在轻资产运营模式下，企业固定资产占比低、可抵押资产不足，加之过度依赖无息负债的融资结构，导致债务期限结构失衡、融资渠道单一化。这种非优化资本结构加剧了债务期限错配风险，并可能因外部融资环境波动（如信贷政策收紧）引发再融资困境，系统性放大筹资风险敞口。</w:t>
      </w:r>
    </w:p>
    <w:p w14:paraId="26557C3F">
      <w:pPr>
        <w:autoSpaceDE w:val="0"/>
        <w:autoSpaceDN w:val="0"/>
        <w:adjustRightInd w:val="0"/>
        <w:ind w:firstLine="0"/>
        <w:rPr>
          <w:rFonts w:ascii="宋体" w:hAnsi="宋体" w:cs="宋体"/>
        </w:rPr>
      </w:pPr>
      <w:r>
        <w:drawing>
          <wp:inline distT="0" distB="0" distL="114300" distR="114300">
            <wp:extent cx="4772025" cy="2628900"/>
            <wp:effectExtent l="0" t="0" r="9525" b="0"/>
            <wp:docPr id="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
                    <pic:cNvPicPr>
                      <a:picLocks noChangeAspect="1"/>
                    </pic:cNvPicPr>
                  </pic:nvPicPr>
                  <pic:blipFill>
                    <a:blip r:embed="rId55"/>
                    <a:stretch>
                      <a:fillRect/>
                    </a:stretch>
                  </pic:blipFill>
                  <pic:spPr>
                    <a:xfrm>
                      <a:off x="0" y="0"/>
                      <a:ext cx="4772025" cy="2628900"/>
                    </a:xfrm>
                    <a:prstGeom prst="rect">
                      <a:avLst/>
                    </a:prstGeom>
                    <a:noFill/>
                    <a:ln>
                      <a:noFill/>
                    </a:ln>
                  </pic:spPr>
                </pic:pic>
              </a:graphicData>
            </a:graphic>
          </wp:inline>
        </w:drawing>
      </w:r>
    </w:p>
    <w:p w14:paraId="388C49B0">
      <w:pPr>
        <w:autoSpaceDE w:val="0"/>
        <w:autoSpaceDN w:val="0"/>
        <w:adjustRightInd w:val="0"/>
        <w:spacing w:line="400" w:lineRule="exact"/>
        <w:ind w:firstLine="0"/>
        <w:jc w:val="center"/>
        <w:rPr>
          <w:rFonts w:ascii="宋体" w:hAnsi="宋体" w:cs="宋体"/>
          <w:sz w:val="21"/>
          <w:szCs w:val="21"/>
        </w:rPr>
      </w:pPr>
      <w:r>
        <w:rPr>
          <w:rFonts w:hint="eastAsia" w:ascii="宋体" w:hAnsi="宋体" w:cs="宋体"/>
          <w:sz w:val="21"/>
          <w:szCs w:val="21"/>
        </w:rPr>
        <w:t>图5-1 M公司2020-2024年筹资风险相对贴近度</w:t>
      </w:r>
    </w:p>
    <w:p w14:paraId="78F3C5BE">
      <w:pPr>
        <w:pStyle w:val="53"/>
        <w:numPr>
          <w:ilvl w:val="0"/>
          <w:numId w:val="37"/>
        </w:numPr>
        <w:ind w:firstLineChars="0"/>
        <w:rPr>
          <w:color w:val="auto"/>
        </w:rPr>
      </w:pPr>
      <w:r>
        <w:rPr>
          <w:rFonts w:hint="eastAsia"/>
          <w:color w:val="auto"/>
        </w:rPr>
        <w:t>投资风险评价结果分析</w:t>
      </w:r>
    </w:p>
    <w:p w14:paraId="3AF5FDF0">
      <w:pPr>
        <w:pStyle w:val="53"/>
        <w:ind w:firstLine="486"/>
        <w:rPr>
          <w:rFonts w:hint="eastAsia" w:cs="宋体"/>
          <w:color w:val="auto"/>
        </w:rPr>
      </w:pPr>
      <w:r>
        <w:rPr>
          <w:rFonts w:hint="eastAsia" w:cs="宋体"/>
          <w:color w:val="auto"/>
        </w:rPr>
        <w:t>基于图5-2的熵权-TOPSIS综合贴近度分析结果，M公司投资风险相对贴近度于2022年呈现断崖式下降，由0.529骤降至0.000的极低水平，表明该年度企业因盈利能力弱化引发的投资风险达到观测期峰值，财务安全边际显著收缩。通过表5-8的二级指标敏感性分析可知，影响M公司投资风险的核心财务指标按贡献度排序依次为：成本费用利润率(CMM)、销售净利率(NMM)、投资资本回报率(ROIC)和净资产收益率(ROE)，其中成本费用利润率和销售净利率对投资风险的解释权重居于主导地位。</w:t>
      </w:r>
    </w:p>
    <w:p w14:paraId="0A1BBA08">
      <w:pPr>
        <w:pStyle w:val="53"/>
        <w:ind w:firstLine="486"/>
        <w:rPr>
          <w:rFonts w:hint="eastAsia" w:cs="宋体"/>
          <w:color w:val="auto"/>
        </w:rPr>
      </w:pPr>
      <w:r>
        <w:rPr>
          <w:rFonts w:hint="eastAsia" w:cs="宋体"/>
          <w:color w:val="auto"/>
        </w:rPr>
        <w:t>结合前文投资风险识别模块的实证检验，在轻资产运营模式下，M公司的成本费用利润率与服装行业均值基本持平，表明M公司依赖非经常性收益，核心盈利动能不足，同时可能存在费用结构失衡、研发投入不足、现金流压力以及行业竞争加剧等风险。营业收入增长率均呈现显著波动，揭示了企业运营的显著不稳定性，反映出其市场适应能力、产品创新机制及战略决策及执行风险。尽管自2022年后财务安全度指标呈现回升态势，但整体盈利质量仍有待提升。</w:t>
      </w:r>
    </w:p>
    <w:p w14:paraId="64BC7037">
      <w:pPr>
        <w:widowControl/>
        <w:ind w:firstLine="0"/>
        <w:jc w:val="center"/>
      </w:pPr>
      <w:r>
        <w:drawing>
          <wp:inline distT="0" distB="0" distL="114300" distR="114300">
            <wp:extent cx="4419600" cy="3028950"/>
            <wp:effectExtent l="0" t="0" r="0" b="0"/>
            <wp:docPr id="10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2"/>
                    <pic:cNvPicPr>
                      <a:picLocks noChangeAspect="1"/>
                    </pic:cNvPicPr>
                  </pic:nvPicPr>
                  <pic:blipFill>
                    <a:blip r:embed="rId56"/>
                    <a:stretch>
                      <a:fillRect/>
                    </a:stretch>
                  </pic:blipFill>
                  <pic:spPr>
                    <a:xfrm>
                      <a:off x="0" y="0"/>
                      <a:ext cx="4419600" cy="3028950"/>
                    </a:xfrm>
                    <a:prstGeom prst="rect">
                      <a:avLst/>
                    </a:prstGeom>
                    <a:noFill/>
                    <a:ln>
                      <a:noFill/>
                    </a:ln>
                  </pic:spPr>
                </pic:pic>
              </a:graphicData>
            </a:graphic>
          </wp:inline>
        </w:drawing>
      </w:r>
    </w:p>
    <w:p w14:paraId="2C29C75F">
      <w:pPr>
        <w:widowControl/>
        <w:ind w:firstLine="0"/>
        <w:jc w:val="center"/>
        <w:rPr>
          <w:sz w:val="21"/>
          <w:szCs w:val="21"/>
        </w:rPr>
      </w:pPr>
      <w:r>
        <w:rPr>
          <w:rFonts w:hint="eastAsia"/>
          <w:sz w:val="21"/>
          <w:szCs w:val="21"/>
        </w:rPr>
        <w:t>图5-2 M公司2020-2024年投资风险相对贴近度</w:t>
      </w:r>
    </w:p>
    <w:p w14:paraId="59D255BC">
      <w:pPr>
        <w:pStyle w:val="53"/>
        <w:numPr>
          <w:ilvl w:val="0"/>
          <w:numId w:val="37"/>
        </w:numPr>
        <w:ind w:firstLineChars="0"/>
        <w:rPr>
          <w:color w:val="auto"/>
        </w:rPr>
      </w:pPr>
      <w:r>
        <w:rPr>
          <w:rFonts w:hint="eastAsia"/>
          <w:color w:val="auto"/>
        </w:rPr>
        <w:t>营运风险评价结果分析</w:t>
      </w:r>
    </w:p>
    <w:p w14:paraId="752FFF69">
      <w:pPr>
        <w:pStyle w:val="53"/>
        <w:ind w:firstLine="486"/>
        <w:rPr>
          <w:rFonts w:hint="eastAsia" w:cs="宋体"/>
          <w:color w:val="auto"/>
        </w:rPr>
      </w:pPr>
      <w:r>
        <w:rPr>
          <w:rFonts w:hint="eastAsia" w:cs="宋体"/>
          <w:color w:val="auto"/>
        </w:rPr>
        <w:t>基于图5-3的熵权-TOPSIS综合贴近度分析结果，M公司营运风险相对贴近度呈现与筹资风险、投资风险显著差异化的动态特征：2020-2021年期间呈现持续上升趋势，并于2021年达到观测期峰值，2022年出现阶段性回落，此后，又呈现阶段性上升后下降的变化趋势。通过表5-8的二级指标敏感性分析，我们可以知道，影响M公司运营风险的核心财务指标依次为：总资产周转率(TAT)、应收账款周转率、存货周转率等，其中总资产周转率和应收账款周转率的解释权重对运营风险具有主导作用。</w:t>
      </w:r>
    </w:p>
    <w:p w14:paraId="4D66517C">
      <w:pPr>
        <w:pStyle w:val="53"/>
        <w:ind w:firstLine="486"/>
        <w:rPr>
          <w:rFonts w:hint="eastAsia" w:cs="宋体"/>
          <w:color w:val="auto"/>
        </w:rPr>
      </w:pPr>
      <w:r>
        <w:rPr>
          <w:rFonts w:hint="eastAsia" w:cs="宋体"/>
          <w:color w:val="auto"/>
        </w:rPr>
        <w:t>结合前文营运风险识别模块的实证检验，M公司存货周转率长期低于行业均值，凸显存货管理效率的短板效应，这表明，轻资产运营模式虽通过压缩应收账款与优化固定资产配置，有效改善了营运效率，但存货周转缓慢导致的资金占用成本与跌价风险仍构成主要营运风险源。与此同时，存货周转迟滞严重制约供应链韧性，加剧了经营风险。此外，轻资产运营模式企业供应链风险管理的不稳定性不仅可能导致原材料质量波动，更增加了供应链中断风险，削弱了企业的风险管理能力。</w:t>
      </w:r>
    </w:p>
    <w:p w14:paraId="6950E314">
      <w:pPr>
        <w:widowControl/>
        <w:ind w:firstLine="0"/>
        <w:jc w:val="center"/>
      </w:pPr>
      <w:r>
        <w:drawing>
          <wp:inline distT="0" distB="0" distL="114300" distR="114300">
            <wp:extent cx="4400550" cy="2686050"/>
            <wp:effectExtent l="0" t="0" r="0" b="0"/>
            <wp:docPr id="10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3"/>
                    <pic:cNvPicPr>
                      <a:picLocks noChangeAspect="1"/>
                    </pic:cNvPicPr>
                  </pic:nvPicPr>
                  <pic:blipFill>
                    <a:blip r:embed="rId57"/>
                    <a:stretch>
                      <a:fillRect/>
                    </a:stretch>
                  </pic:blipFill>
                  <pic:spPr>
                    <a:xfrm>
                      <a:off x="0" y="0"/>
                      <a:ext cx="4400550" cy="2686050"/>
                    </a:xfrm>
                    <a:prstGeom prst="rect">
                      <a:avLst/>
                    </a:prstGeom>
                    <a:noFill/>
                    <a:ln>
                      <a:noFill/>
                    </a:ln>
                  </pic:spPr>
                </pic:pic>
              </a:graphicData>
            </a:graphic>
          </wp:inline>
        </w:drawing>
      </w:r>
    </w:p>
    <w:p w14:paraId="5F2458B8">
      <w:pPr>
        <w:widowControl/>
        <w:ind w:firstLine="0"/>
        <w:jc w:val="center"/>
        <w:rPr>
          <w:sz w:val="21"/>
          <w:szCs w:val="21"/>
        </w:rPr>
      </w:pPr>
      <w:r>
        <w:rPr>
          <w:rFonts w:hint="eastAsia"/>
          <w:sz w:val="21"/>
          <w:szCs w:val="21"/>
        </w:rPr>
        <w:t>图5-3 M公司2020-2024年营运风险相对贴近度</w:t>
      </w:r>
    </w:p>
    <w:p w14:paraId="106C7E9C">
      <w:pPr>
        <w:pStyle w:val="53"/>
        <w:numPr>
          <w:ilvl w:val="0"/>
          <w:numId w:val="37"/>
        </w:numPr>
        <w:ind w:firstLineChars="0"/>
        <w:rPr>
          <w:color w:val="auto"/>
        </w:rPr>
      </w:pPr>
      <w:r>
        <w:rPr>
          <w:rFonts w:hint="eastAsia"/>
          <w:color w:val="auto"/>
        </w:rPr>
        <w:t>收益分配风险评价结果分析</w:t>
      </w:r>
    </w:p>
    <w:p w14:paraId="2D41F280">
      <w:pPr>
        <w:pStyle w:val="53"/>
        <w:ind w:firstLine="486"/>
        <w:rPr>
          <w:rFonts w:hint="eastAsia" w:cs="宋体"/>
          <w:color w:val="auto"/>
        </w:rPr>
      </w:pPr>
      <w:r>
        <w:rPr>
          <w:rFonts w:hint="eastAsia" w:cs="宋体"/>
          <w:color w:val="auto"/>
        </w:rPr>
        <w:t>如图5-4所示，2020-2024年期间，M公司收益分配风险的相对贴近度波动显著，2022年跌至0.294的低点，2023年则强势回升至区间高位。从表5-8分析，营业收入增速、净利润增速、股利分配率按程度依次为影响M公司收益分配风险的主要因素。结合前面的收益分配风险识别分析，尽管M公司在2020-2024年度保持了稳定的分红派息，如果不能建立动态调整的收益分配机制，股东短期利益与企业长期发展之间难以取得有效平衡，最终将损害财务可持续性。同时，M公司净利润现金含量呈现逐渐下降波动特征，反映了其现金回款能力由强转弱，资产运营效率不足限制了现金获取能力，这种收益分配与现金生成能力的失衡，不仅加剧财务脆弱性，更可能形成风险传导链条，影响企业可持续发展能力。</w:t>
      </w:r>
    </w:p>
    <w:p w14:paraId="5600EB72">
      <w:pPr>
        <w:autoSpaceDE w:val="0"/>
        <w:autoSpaceDN w:val="0"/>
        <w:adjustRightInd w:val="0"/>
        <w:ind w:firstLine="0"/>
        <w:jc w:val="center"/>
      </w:pPr>
      <w:r>
        <w:drawing>
          <wp:inline distT="0" distB="0" distL="114300" distR="114300">
            <wp:extent cx="4591050" cy="2762250"/>
            <wp:effectExtent l="0" t="0" r="0" b="0"/>
            <wp:docPr id="10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4"/>
                    <pic:cNvPicPr>
                      <a:picLocks noChangeAspect="1"/>
                    </pic:cNvPicPr>
                  </pic:nvPicPr>
                  <pic:blipFill>
                    <a:blip r:embed="rId58"/>
                    <a:stretch>
                      <a:fillRect/>
                    </a:stretch>
                  </pic:blipFill>
                  <pic:spPr>
                    <a:xfrm>
                      <a:off x="0" y="0"/>
                      <a:ext cx="4591050" cy="2762250"/>
                    </a:xfrm>
                    <a:prstGeom prst="rect">
                      <a:avLst/>
                    </a:prstGeom>
                    <a:noFill/>
                    <a:ln>
                      <a:noFill/>
                    </a:ln>
                  </pic:spPr>
                </pic:pic>
              </a:graphicData>
            </a:graphic>
          </wp:inline>
        </w:drawing>
      </w:r>
    </w:p>
    <w:p w14:paraId="7C55512C">
      <w:pPr>
        <w:autoSpaceDE w:val="0"/>
        <w:autoSpaceDN w:val="0"/>
        <w:adjustRightInd w:val="0"/>
        <w:ind w:firstLine="0"/>
        <w:jc w:val="center"/>
        <w:rPr>
          <w:sz w:val="21"/>
          <w:szCs w:val="21"/>
        </w:rPr>
      </w:pPr>
      <w:r>
        <w:rPr>
          <w:rFonts w:hint="eastAsia"/>
          <w:sz w:val="21"/>
          <w:szCs w:val="21"/>
        </w:rPr>
        <w:t>图5-4 M公司2020-2024年收益分配风险相对贴近度</w:t>
      </w:r>
    </w:p>
    <w:p w14:paraId="7018003D">
      <w:pPr>
        <w:pStyle w:val="51"/>
        <w:numPr>
          <w:ilvl w:val="0"/>
          <w:numId w:val="36"/>
        </w:numPr>
        <w:spacing w:before="207"/>
      </w:pPr>
      <w:bookmarkStart w:id="92" w:name="_Toc23300"/>
      <w:bookmarkStart w:id="93" w:name="_Toc22437"/>
      <w:r>
        <w:rPr>
          <w:rFonts w:hint="eastAsia"/>
        </w:rPr>
        <w:t>M公司财务风险综合评价过程及分析</w:t>
      </w:r>
      <w:bookmarkEnd w:id="92"/>
      <w:bookmarkEnd w:id="93"/>
    </w:p>
    <w:p w14:paraId="63CE1CB8">
      <w:pPr>
        <w:pStyle w:val="53"/>
        <w:ind w:firstLine="486"/>
        <w:rPr>
          <w:rFonts w:hint="eastAsia" w:cs="宋体"/>
          <w:color w:val="auto"/>
        </w:rPr>
      </w:pPr>
      <w:r>
        <w:t>如表 5-9 所示，一级指标评价仅能反映2020-2024年间，M 公司在轻资产运营模式下于筹资、投资、营运及收益分配风险四个维度的具体表现，尚无法体现企业整体财务风险水平。为此，本文进一步以四个一级指标的相对贴近度值</w:t>
      </w:r>
      <w:del w:id="1492" w:author="司马长风" w:date="2026-04-24T16:54:17Z">
        <w:r>
          <w:rPr>
            <w:rFonts w:hint="eastAsia" w:cs="宋体"/>
            <w:color w:val="auto"/>
          </w:rPr>
          <w:delText>构建</w:delText>
        </w:r>
      </w:del>
      <w:ins w:id="1493" w:author="司马长风" w:date="2026-04-24T16:54:17Z">
        <w:r>
          <w:rPr/>
          <w:t>建立</w:t>
        </w:r>
      </w:ins>
      <w:r>
        <w:t>原始评价矩阵，对 M 公司财务风险进行综合测度。具体步骤如下：</w:t>
      </w:r>
    </w:p>
    <w:p w14:paraId="7530A2B8">
      <w:pPr>
        <w:pStyle w:val="53"/>
        <w:ind w:firstLine="486"/>
        <w:rPr>
          <w:rFonts w:hint="eastAsia" w:cs="宋体"/>
          <w:color w:val="auto"/>
        </w:rPr>
      </w:pPr>
      <w:r>
        <w:t>步骤一：以表5-9中各一级指标的相对贴近度</w:t>
      </w:r>
      <w:del w:id="1494" w:author="司马长风" w:date="2026-04-24T16:54:17Z">
        <w:r>
          <w:rPr>
            <w:rFonts w:hint="eastAsia" w:cs="宋体"/>
            <w:color w:val="auto"/>
          </w:rPr>
          <w:delText>构建</w:delText>
        </w:r>
      </w:del>
      <w:ins w:id="1495" w:author="司马长风" w:date="2026-04-24T16:54:17Z">
        <w:r>
          <w:rPr/>
          <w:t>建立</w:t>
        </w:r>
      </w:ins>
      <w:r>
        <w:t>初始决策矩阵。鉴于该矩阵已具备标准化特征，故省去数据标准化步骤。但由于矩阵数据中存在0值，故需对数据进行平移，平移量为0.001个单位，最终得到规范化矩阵，结果详见表5-10。</w:t>
      </w:r>
    </w:p>
    <w:p w14:paraId="65DF71EA">
      <w:pPr>
        <w:autoSpaceDE w:val="0"/>
        <w:autoSpaceDN w:val="0"/>
        <w:adjustRightInd w:val="0"/>
        <w:spacing w:before="207" w:beforeLines="50" w:after="207" w:afterLines="50" w:line="400" w:lineRule="exact"/>
        <w:ind w:firstLine="0"/>
        <w:jc w:val="center"/>
        <w:rPr>
          <w:rFonts w:ascii="宋体" w:hAnsi="宋体" w:cs="宋体"/>
          <w:sz w:val="21"/>
          <w:szCs w:val="21"/>
        </w:rPr>
      </w:pPr>
      <w:r>
        <w:rPr>
          <w:rFonts w:hint="eastAsia" w:ascii="宋体" w:hAnsi="宋体" w:cs="宋体"/>
        </w:rPr>
        <w:tab/>
      </w:r>
      <w:r>
        <w:rPr>
          <w:rFonts w:hint="eastAsia" w:ascii="宋体" w:hAnsi="宋体" w:cs="宋体"/>
          <w:sz w:val="21"/>
          <w:szCs w:val="21"/>
        </w:rPr>
        <w:t>表5-10 M公司2020-2024年综合评价标准化矩阵</w:t>
      </w:r>
    </w:p>
    <w:tbl>
      <w:tblPr>
        <w:tblStyle w:val="37"/>
        <w:tblW w:w="864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56" w:type="dxa"/>
          <w:left w:w="96" w:type="dxa"/>
          <w:bottom w:w="56" w:type="dxa"/>
          <w:right w:w="96" w:type="dxa"/>
        </w:tblCellMar>
      </w:tblPr>
      <w:tblGrid>
        <w:gridCol w:w="1246"/>
        <w:gridCol w:w="1479"/>
        <w:gridCol w:w="1479"/>
        <w:gridCol w:w="1479"/>
        <w:gridCol w:w="1479"/>
        <w:gridCol w:w="1479"/>
      </w:tblGrid>
      <w:tr w14:paraId="28E5BB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246" w:type="dxa"/>
            <w:tcBorders>
              <w:bottom w:val="single" w:color="auto" w:sz="6" w:space="0"/>
            </w:tcBorders>
            <w:noWrap/>
            <w:vAlign w:val="center"/>
          </w:tcPr>
          <w:p w14:paraId="48220EA0">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一级指标</w:t>
            </w:r>
          </w:p>
        </w:tc>
        <w:tc>
          <w:tcPr>
            <w:tcW w:w="1479" w:type="dxa"/>
            <w:tcBorders>
              <w:bottom w:val="single" w:color="auto" w:sz="6" w:space="0"/>
            </w:tcBorders>
            <w:noWrap/>
            <w:vAlign w:val="center"/>
          </w:tcPr>
          <w:p w14:paraId="5D97EA30">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2020年</w:t>
            </w:r>
          </w:p>
        </w:tc>
        <w:tc>
          <w:tcPr>
            <w:tcW w:w="1479" w:type="dxa"/>
            <w:tcBorders>
              <w:bottom w:val="single" w:color="auto" w:sz="6" w:space="0"/>
            </w:tcBorders>
            <w:noWrap/>
            <w:vAlign w:val="center"/>
          </w:tcPr>
          <w:p w14:paraId="28001A04">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2021年</w:t>
            </w:r>
          </w:p>
        </w:tc>
        <w:tc>
          <w:tcPr>
            <w:tcW w:w="1479" w:type="dxa"/>
            <w:tcBorders>
              <w:bottom w:val="single" w:color="auto" w:sz="6" w:space="0"/>
            </w:tcBorders>
            <w:noWrap/>
            <w:vAlign w:val="center"/>
          </w:tcPr>
          <w:p w14:paraId="26F2D87B">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2022年</w:t>
            </w:r>
          </w:p>
        </w:tc>
        <w:tc>
          <w:tcPr>
            <w:tcW w:w="1479" w:type="dxa"/>
            <w:tcBorders>
              <w:bottom w:val="single" w:color="auto" w:sz="6" w:space="0"/>
            </w:tcBorders>
            <w:noWrap/>
            <w:vAlign w:val="center"/>
          </w:tcPr>
          <w:p w14:paraId="4D67B608">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2023年</w:t>
            </w:r>
          </w:p>
        </w:tc>
        <w:tc>
          <w:tcPr>
            <w:tcW w:w="1479" w:type="dxa"/>
            <w:tcBorders>
              <w:bottom w:val="single" w:color="auto" w:sz="6" w:space="0"/>
            </w:tcBorders>
            <w:noWrap/>
            <w:vAlign w:val="center"/>
          </w:tcPr>
          <w:p w14:paraId="1EBF3876">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2024年</w:t>
            </w:r>
          </w:p>
        </w:tc>
      </w:tr>
      <w:tr w14:paraId="79DE21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246" w:type="dxa"/>
            <w:tcBorders>
              <w:top w:val="single" w:color="auto" w:sz="6" w:space="0"/>
            </w:tcBorders>
            <w:noWrap/>
            <w:vAlign w:val="center"/>
          </w:tcPr>
          <w:p w14:paraId="1052D1D5">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w:t>
            </w:r>
          </w:p>
        </w:tc>
        <w:tc>
          <w:tcPr>
            <w:tcW w:w="1479" w:type="dxa"/>
            <w:tcBorders>
              <w:top w:val="single" w:color="auto" w:sz="6" w:space="0"/>
            </w:tcBorders>
            <w:noWrap/>
            <w:vAlign w:val="center"/>
          </w:tcPr>
          <w:p w14:paraId="54489E70">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0.993</w:t>
            </w:r>
          </w:p>
        </w:tc>
        <w:tc>
          <w:tcPr>
            <w:tcW w:w="1479" w:type="dxa"/>
            <w:tcBorders>
              <w:top w:val="single" w:color="auto" w:sz="6" w:space="0"/>
            </w:tcBorders>
            <w:noWrap/>
            <w:vAlign w:val="center"/>
          </w:tcPr>
          <w:p w14:paraId="00F30229">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0.27</w:t>
            </w:r>
          </w:p>
        </w:tc>
        <w:tc>
          <w:tcPr>
            <w:tcW w:w="1479" w:type="dxa"/>
            <w:tcBorders>
              <w:top w:val="single" w:color="auto" w:sz="6" w:space="0"/>
            </w:tcBorders>
            <w:noWrap/>
            <w:vAlign w:val="center"/>
          </w:tcPr>
          <w:p w14:paraId="05A69FB6">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0.001</w:t>
            </w:r>
          </w:p>
        </w:tc>
        <w:tc>
          <w:tcPr>
            <w:tcW w:w="1479" w:type="dxa"/>
            <w:tcBorders>
              <w:top w:val="single" w:color="auto" w:sz="6" w:space="0"/>
            </w:tcBorders>
            <w:noWrap/>
            <w:vAlign w:val="center"/>
          </w:tcPr>
          <w:p w14:paraId="6449C12A">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0.428</w:t>
            </w:r>
          </w:p>
        </w:tc>
        <w:tc>
          <w:tcPr>
            <w:tcW w:w="1479" w:type="dxa"/>
            <w:tcBorders>
              <w:top w:val="single" w:color="auto" w:sz="6" w:space="0"/>
            </w:tcBorders>
            <w:noWrap/>
            <w:vAlign w:val="center"/>
          </w:tcPr>
          <w:p w14:paraId="7C84487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0.639</w:t>
            </w:r>
          </w:p>
        </w:tc>
      </w:tr>
      <w:tr w14:paraId="200A88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246" w:type="dxa"/>
            <w:noWrap/>
            <w:vAlign w:val="center"/>
          </w:tcPr>
          <w:p w14:paraId="59C0C47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A2</w:t>
            </w:r>
          </w:p>
        </w:tc>
        <w:tc>
          <w:tcPr>
            <w:tcW w:w="1479" w:type="dxa"/>
            <w:noWrap/>
            <w:vAlign w:val="center"/>
          </w:tcPr>
          <w:p w14:paraId="533F139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0.275</w:t>
            </w:r>
          </w:p>
        </w:tc>
        <w:tc>
          <w:tcPr>
            <w:tcW w:w="1479" w:type="dxa"/>
            <w:noWrap/>
            <w:vAlign w:val="center"/>
          </w:tcPr>
          <w:p w14:paraId="35DEEDA2">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0.53</w:t>
            </w:r>
          </w:p>
        </w:tc>
        <w:tc>
          <w:tcPr>
            <w:tcW w:w="1479" w:type="dxa"/>
            <w:noWrap/>
            <w:vAlign w:val="center"/>
          </w:tcPr>
          <w:p w14:paraId="444F23A9">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0.001</w:t>
            </w:r>
          </w:p>
        </w:tc>
        <w:tc>
          <w:tcPr>
            <w:tcW w:w="1479" w:type="dxa"/>
            <w:noWrap/>
            <w:vAlign w:val="center"/>
          </w:tcPr>
          <w:p w14:paraId="2B17F2F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0.83</w:t>
            </w:r>
          </w:p>
        </w:tc>
        <w:tc>
          <w:tcPr>
            <w:tcW w:w="1479" w:type="dxa"/>
            <w:noWrap/>
            <w:vAlign w:val="center"/>
          </w:tcPr>
          <w:p w14:paraId="50D1E9F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0.9</w:t>
            </w:r>
          </w:p>
        </w:tc>
      </w:tr>
      <w:tr w14:paraId="5804BF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246" w:type="dxa"/>
            <w:noWrap/>
            <w:vAlign w:val="center"/>
          </w:tcPr>
          <w:p w14:paraId="4F2148B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A3</w:t>
            </w:r>
          </w:p>
        </w:tc>
        <w:tc>
          <w:tcPr>
            <w:tcW w:w="1479" w:type="dxa"/>
            <w:noWrap/>
            <w:vAlign w:val="center"/>
          </w:tcPr>
          <w:p w14:paraId="4AEF8360">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0.627</w:t>
            </w:r>
          </w:p>
        </w:tc>
        <w:tc>
          <w:tcPr>
            <w:tcW w:w="1479" w:type="dxa"/>
            <w:noWrap/>
            <w:vAlign w:val="center"/>
          </w:tcPr>
          <w:p w14:paraId="618FCD1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0.917</w:t>
            </w:r>
          </w:p>
        </w:tc>
        <w:tc>
          <w:tcPr>
            <w:tcW w:w="1479" w:type="dxa"/>
            <w:noWrap/>
            <w:vAlign w:val="center"/>
          </w:tcPr>
          <w:p w14:paraId="64BCF088">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0.357</w:t>
            </w:r>
          </w:p>
        </w:tc>
        <w:tc>
          <w:tcPr>
            <w:tcW w:w="1479" w:type="dxa"/>
            <w:noWrap/>
            <w:vAlign w:val="center"/>
          </w:tcPr>
          <w:p w14:paraId="3F647C2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0.642</w:t>
            </w:r>
          </w:p>
        </w:tc>
        <w:tc>
          <w:tcPr>
            <w:tcW w:w="1479" w:type="dxa"/>
            <w:noWrap/>
            <w:vAlign w:val="center"/>
          </w:tcPr>
          <w:p w14:paraId="0CFCC456">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0.001</w:t>
            </w:r>
          </w:p>
        </w:tc>
      </w:tr>
      <w:tr w14:paraId="7BD39D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246" w:type="dxa"/>
            <w:noWrap/>
            <w:vAlign w:val="center"/>
          </w:tcPr>
          <w:p w14:paraId="493859A8">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A4</w:t>
            </w:r>
          </w:p>
        </w:tc>
        <w:tc>
          <w:tcPr>
            <w:tcW w:w="1479" w:type="dxa"/>
            <w:noWrap/>
            <w:vAlign w:val="center"/>
          </w:tcPr>
          <w:p w14:paraId="11D45787">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0.166</w:t>
            </w:r>
          </w:p>
        </w:tc>
        <w:tc>
          <w:tcPr>
            <w:tcW w:w="1479" w:type="dxa"/>
            <w:noWrap/>
            <w:vAlign w:val="center"/>
          </w:tcPr>
          <w:p w14:paraId="1A2E9330">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0.644</w:t>
            </w:r>
          </w:p>
        </w:tc>
        <w:tc>
          <w:tcPr>
            <w:tcW w:w="1479" w:type="dxa"/>
            <w:noWrap/>
            <w:vAlign w:val="center"/>
          </w:tcPr>
          <w:p w14:paraId="07D1544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0.294</w:t>
            </w:r>
          </w:p>
        </w:tc>
        <w:tc>
          <w:tcPr>
            <w:tcW w:w="1479" w:type="dxa"/>
            <w:noWrap/>
            <w:vAlign w:val="center"/>
          </w:tcPr>
          <w:p w14:paraId="049C1333">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0.787</w:t>
            </w:r>
          </w:p>
        </w:tc>
        <w:tc>
          <w:tcPr>
            <w:tcW w:w="1479" w:type="dxa"/>
            <w:noWrap/>
            <w:vAlign w:val="center"/>
          </w:tcPr>
          <w:p w14:paraId="72993D5A">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0.185</w:t>
            </w:r>
          </w:p>
        </w:tc>
      </w:tr>
    </w:tbl>
    <w:p w14:paraId="005CA812">
      <w:pPr>
        <w:pStyle w:val="53"/>
        <w:ind w:firstLine="486"/>
        <w:rPr>
          <w:rFonts w:hint="eastAsia" w:cs="宋体"/>
          <w:color w:val="auto"/>
        </w:rPr>
      </w:pPr>
    </w:p>
    <w:p w14:paraId="7DA85A3B">
      <w:pPr>
        <w:pStyle w:val="53"/>
        <w:ind w:firstLine="486"/>
        <w:rPr>
          <w:rFonts w:hint="eastAsia" w:cs="宋体"/>
          <w:color w:val="auto"/>
        </w:rPr>
        <w:sectPr>
          <w:headerReference r:id="rId30" w:type="default"/>
          <w:headerReference r:id="rId31" w:type="even"/>
          <w:footnotePr>
            <w:numRestart w:val="eachPage"/>
          </w:footnotePr>
          <w:pgSz w:w="11909" w:h="16834"/>
          <w:pgMar w:top="1701" w:right="1701" w:bottom="1418" w:left="1701" w:header="1304" w:footer="1021" w:gutter="0"/>
          <w:cols w:space="720" w:num="1"/>
          <w:docGrid w:type="linesAndChars" w:linePitch="415" w:charSpace="614"/>
        </w:sectPr>
      </w:pPr>
      <w:r>
        <w:rPr>
          <w:rFonts w:hint="eastAsia" w:cs="宋体"/>
          <w:color w:val="auto"/>
        </w:rPr>
        <w:t>步骤二：</w:t>
      </w:r>
      <w:bookmarkStart w:id="94" w:name="OLE_LINK16"/>
      <w:r>
        <w:rPr>
          <w:rFonts w:hint="eastAsia" w:cs="宋体"/>
          <w:color w:val="auto"/>
        </w:rPr>
        <w:t>计算各一级指标熵值与熵权。计算结果如下表5-11所示。</w:t>
      </w:r>
    </w:p>
    <w:bookmarkEnd w:id="94"/>
    <w:p w14:paraId="3E9A8345">
      <w:pPr>
        <w:autoSpaceDE w:val="0"/>
        <w:autoSpaceDN w:val="0"/>
        <w:adjustRightInd w:val="0"/>
        <w:spacing w:before="207" w:beforeLines="50" w:after="207" w:afterLines="50" w:line="400" w:lineRule="exact"/>
        <w:ind w:firstLine="0"/>
        <w:jc w:val="center"/>
        <w:rPr>
          <w:rFonts w:ascii="宋体" w:hAnsi="宋体" w:cs="宋体"/>
          <w:sz w:val="21"/>
          <w:szCs w:val="21"/>
        </w:rPr>
      </w:pPr>
      <w:r>
        <w:rPr>
          <w:rFonts w:hint="eastAsia" w:ascii="宋体" w:hAnsi="宋体" w:cs="宋体"/>
          <w:sz w:val="21"/>
          <w:szCs w:val="21"/>
        </w:rPr>
        <w:t>表5-11 M公司2020-2024年财务风险评价一级指标熵值和熵权</w:t>
      </w:r>
    </w:p>
    <w:tbl>
      <w:tblPr>
        <w:tblStyle w:val="37"/>
        <w:tblW w:w="8639"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80" w:type="dxa"/>
          <w:left w:w="128" w:type="dxa"/>
          <w:bottom w:w="80" w:type="dxa"/>
          <w:right w:w="128" w:type="dxa"/>
        </w:tblCellMar>
      </w:tblPr>
      <w:tblGrid>
        <w:gridCol w:w="2221"/>
        <w:gridCol w:w="3209"/>
        <w:gridCol w:w="3209"/>
      </w:tblGrid>
      <w:tr w14:paraId="7D93E6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2221" w:type="dxa"/>
            <w:tcBorders>
              <w:bottom w:val="single" w:color="000000" w:sz="6" w:space="0"/>
            </w:tcBorders>
            <w:noWrap/>
            <w:vAlign w:val="center"/>
          </w:tcPr>
          <w:p w14:paraId="48AABD44">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项</w:t>
            </w:r>
          </w:p>
        </w:tc>
        <w:tc>
          <w:tcPr>
            <w:tcW w:w="3209" w:type="dxa"/>
            <w:tcBorders>
              <w:bottom w:val="single" w:color="000000" w:sz="6" w:space="0"/>
            </w:tcBorders>
            <w:noWrap/>
            <w:vAlign w:val="center"/>
          </w:tcPr>
          <w:p w14:paraId="592BB351">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熵值</w:t>
            </w:r>
          </w:p>
        </w:tc>
        <w:tc>
          <w:tcPr>
            <w:tcW w:w="3209" w:type="dxa"/>
            <w:tcBorders>
              <w:bottom w:val="single" w:color="000000" w:sz="6" w:space="0"/>
            </w:tcBorders>
            <w:noWrap/>
            <w:vAlign w:val="center"/>
          </w:tcPr>
          <w:p w14:paraId="7C8B0D8D">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熵权</w:t>
            </w:r>
          </w:p>
        </w:tc>
      </w:tr>
      <w:tr w14:paraId="71D04A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2221" w:type="dxa"/>
            <w:tcBorders>
              <w:top w:val="single" w:color="000000" w:sz="6" w:space="0"/>
            </w:tcBorders>
            <w:noWrap/>
            <w:vAlign w:val="center"/>
          </w:tcPr>
          <w:p w14:paraId="2DF864DC">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w:t>
            </w:r>
          </w:p>
        </w:tc>
        <w:tc>
          <w:tcPr>
            <w:tcW w:w="3209" w:type="dxa"/>
            <w:tcBorders>
              <w:top w:val="single" w:color="000000" w:sz="6" w:space="0"/>
            </w:tcBorders>
            <w:noWrap/>
            <w:vAlign w:val="center"/>
          </w:tcPr>
          <w:p w14:paraId="2D4209E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0.7969</w:t>
            </w:r>
          </w:p>
        </w:tc>
        <w:tc>
          <w:tcPr>
            <w:tcW w:w="3209" w:type="dxa"/>
            <w:tcBorders>
              <w:top w:val="single" w:color="000000" w:sz="6" w:space="0"/>
            </w:tcBorders>
            <w:noWrap/>
            <w:vAlign w:val="center"/>
          </w:tcPr>
          <w:p w14:paraId="59822B9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0.3008</w:t>
            </w:r>
          </w:p>
        </w:tc>
      </w:tr>
      <w:tr w14:paraId="7E1EEE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2221" w:type="dxa"/>
            <w:noWrap/>
            <w:vAlign w:val="center"/>
          </w:tcPr>
          <w:p w14:paraId="5ECCC4FA">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A2</w:t>
            </w:r>
          </w:p>
        </w:tc>
        <w:tc>
          <w:tcPr>
            <w:tcW w:w="3209" w:type="dxa"/>
            <w:noWrap/>
            <w:vAlign w:val="center"/>
          </w:tcPr>
          <w:p w14:paraId="70ADA2A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0.8104</w:t>
            </w:r>
          </w:p>
        </w:tc>
        <w:tc>
          <w:tcPr>
            <w:tcW w:w="3209" w:type="dxa"/>
            <w:noWrap/>
            <w:vAlign w:val="center"/>
          </w:tcPr>
          <w:p w14:paraId="5044E556">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0.2807</w:t>
            </w:r>
          </w:p>
        </w:tc>
      </w:tr>
      <w:tr w14:paraId="7A960D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2221" w:type="dxa"/>
            <w:noWrap/>
            <w:vAlign w:val="center"/>
          </w:tcPr>
          <w:p w14:paraId="03C2EBC1">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A3</w:t>
            </w:r>
          </w:p>
        </w:tc>
        <w:tc>
          <w:tcPr>
            <w:tcW w:w="3209" w:type="dxa"/>
            <w:noWrap/>
            <w:vAlign w:val="center"/>
          </w:tcPr>
          <w:p w14:paraId="67DAF333">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0.8320</w:t>
            </w:r>
          </w:p>
        </w:tc>
        <w:tc>
          <w:tcPr>
            <w:tcW w:w="3209" w:type="dxa"/>
            <w:noWrap/>
            <w:vAlign w:val="center"/>
          </w:tcPr>
          <w:p w14:paraId="55B0CC2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0.2487</w:t>
            </w:r>
          </w:p>
        </w:tc>
      </w:tr>
      <w:tr w14:paraId="43317D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2221" w:type="dxa"/>
            <w:noWrap/>
            <w:vAlign w:val="center"/>
          </w:tcPr>
          <w:p w14:paraId="697F8DBA">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A4</w:t>
            </w:r>
          </w:p>
        </w:tc>
        <w:tc>
          <w:tcPr>
            <w:tcW w:w="3209" w:type="dxa"/>
            <w:noWrap/>
            <w:vAlign w:val="center"/>
          </w:tcPr>
          <w:p w14:paraId="5D6D08E3">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0.8855</w:t>
            </w:r>
          </w:p>
        </w:tc>
        <w:tc>
          <w:tcPr>
            <w:tcW w:w="3209" w:type="dxa"/>
            <w:noWrap/>
            <w:vAlign w:val="center"/>
          </w:tcPr>
          <w:p w14:paraId="3AFAD105">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0.1696</w:t>
            </w:r>
          </w:p>
        </w:tc>
      </w:tr>
    </w:tbl>
    <w:p w14:paraId="5CA8FC7B">
      <w:pPr>
        <w:widowControl/>
        <w:rPr>
          <w:sz w:val="21"/>
          <w:szCs w:val="21"/>
        </w:rPr>
      </w:pPr>
    </w:p>
    <w:p w14:paraId="59EAD81E">
      <w:pPr>
        <w:pStyle w:val="53"/>
        <w:ind w:firstLine="486"/>
        <w:rPr>
          <w:rFonts w:hint="eastAsia" w:cs="宋体"/>
          <w:color w:val="auto"/>
        </w:rPr>
      </w:pPr>
      <w:r>
        <w:rPr>
          <w:rFonts w:hint="eastAsia" w:cs="宋体"/>
          <w:color w:val="auto"/>
        </w:rPr>
        <w:t>步骤三：基于已获取的数据，计算一级指标的加权规范化矩阵，并据此确定一级指标的正理想解与负理想解。具体计算结果详见下表5-12。</w:t>
      </w:r>
    </w:p>
    <w:p w14:paraId="2171E425">
      <w:pPr>
        <w:autoSpaceDE w:val="0"/>
        <w:autoSpaceDN w:val="0"/>
        <w:adjustRightInd w:val="0"/>
        <w:spacing w:before="207" w:beforeLines="50" w:after="207" w:afterLines="50" w:line="400" w:lineRule="exact"/>
        <w:ind w:firstLine="0"/>
        <w:jc w:val="center"/>
        <w:rPr>
          <w:rFonts w:ascii="宋体" w:hAnsi="宋体" w:cs="宋体"/>
          <w:sz w:val="21"/>
          <w:szCs w:val="21"/>
        </w:rPr>
      </w:pPr>
      <w:r>
        <w:rPr>
          <w:rFonts w:hint="eastAsia" w:ascii="宋体" w:hAnsi="宋体" w:cs="宋体"/>
          <w:sz w:val="21"/>
          <w:szCs w:val="21"/>
        </w:rPr>
        <w:t>表5-12 M公司2020-2024年财务风险评价一级指标理想解</w:t>
      </w:r>
    </w:p>
    <w:tbl>
      <w:tblPr>
        <w:tblStyle w:val="37"/>
        <w:tblW w:w="863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80" w:type="dxa"/>
          <w:left w:w="128" w:type="dxa"/>
          <w:bottom w:w="80" w:type="dxa"/>
          <w:right w:w="128" w:type="dxa"/>
        </w:tblCellMar>
      </w:tblPr>
      <w:tblGrid>
        <w:gridCol w:w="1800"/>
        <w:gridCol w:w="3317"/>
        <w:gridCol w:w="3522"/>
      </w:tblGrid>
      <w:tr w14:paraId="1C15A8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1800" w:type="dxa"/>
            <w:tcBorders>
              <w:bottom w:val="single" w:color="auto" w:sz="6" w:space="0"/>
            </w:tcBorders>
            <w:noWrap/>
            <w:vAlign w:val="center"/>
          </w:tcPr>
          <w:p w14:paraId="294A32D7">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项</w:t>
            </w:r>
          </w:p>
        </w:tc>
        <w:tc>
          <w:tcPr>
            <w:tcW w:w="3317" w:type="dxa"/>
            <w:tcBorders>
              <w:bottom w:val="single" w:color="auto" w:sz="6" w:space="0"/>
            </w:tcBorders>
            <w:noWrap/>
            <w:vAlign w:val="center"/>
          </w:tcPr>
          <w:p w14:paraId="1E8D1BF4">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正理想解A</w:t>
            </w:r>
          </w:p>
        </w:tc>
        <w:tc>
          <w:tcPr>
            <w:tcW w:w="3522" w:type="dxa"/>
            <w:tcBorders>
              <w:bottom w:val="single" w:color="auto" w:sz="6" w:space="0"/>
            </w:tcBorders>
            <w:noWrap/>
            <w:vAlign w:val="center"/>
          </w:tcPr>
          <w:p w14:paraId="26761BCF">
            <w:pPr>
              <w:widowControl/>
              <w:snapToGrid w:val="0"/>
              <w:spacing w:line="360" w:lineRule="auto"/>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负理想解A-</w:t>
            </w:r>
          </w:p>
        </w:tc>
      </w:tr>
      <w:tr w14:paraId="197001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1800" w:type="dxa"/>
            <w:tcBorders>
              <w:top w:val="single" w:color="auto" w:sz="6" w:space="0"/>
            </w:tcBorders>
            <w:noWrap/>
            <w:vAlign w:val="center"/>
          </w:tcPr>
          <w:p w14:paraId="05F0B0C0">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A1</w:t>
            </w:r>
          </w:p>
        </w:tc>
        <w:tc>
          <w:tcPr>
            <w:tcW w:w="3317" w:type="dxa"/>
            <w:tcBorders>
              <w:top w:val="single" w:color="auto" w:sz="6" w:space="0"/>
            </w:tcBorders>
            <w:noWrap/>
            <w:vAlign w:val="center"/>
          </w:tcPr>
          <w:p w14:paraId="7DB962B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0.299</w:t>
            </w:r>
          </w:p>
        </w:tc>
        <w:tc>
          <w:tcPr>
            <w:tcW w:w="3522" w:type="dxa"/>
            <w:tcBorders>
              <w:top w:val="single" w:color="auto" w:sz="6" w:space="0"/>
            </w:tcBorders>
            <w:noWrap/>
            <w:vAlign w:val="center"/>
          </w:tcPr>
          <w:p w14:paraId="4C0C92FE">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0.000</w:t>
            </w:r>
          </w:p>
        </w:tc>
      </w:tr>
      <w:tr w14:paraId="2E25D8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1800" w:type="dxa"/>
            <w:noWrap/>
            <w:vAlign w:val="center"/>
          </w:tcPr>
          <w:p w14:paraId="78E337F6">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A2</w:t>
            </w:r>
          </w:p>
        </w:tc>
        <w:tc>
          <w:tcPr>
            <w:tcW w:w="3317" w:type="dxa"/>
            <w:noWrap/>
            <w:vAlign w:val="center"/>
          </w:tcPr>
          <w:p w14:paraId="3FE6C5D6">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0.253</w:t>
            </w:r>
          </w:p>
        </w:tc>
        <w:tc>
          <w:tcPr>
            <w:tcW w:w="3522" w:type="dxa"/>
            <w:noWrap/>
            <w:vAlign w:val="center"/>
          </w:tcPr>
          <w:p w14:paraId="13408B1F">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0.000</w:t>
            </w:r>
          </w:p>
        </w:tc>
      </w:tr>
      <w:tr w14:paraId="6B572A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1800" w:type="dxa"/>
            <w:noWrap/>
            <w:vAlign w:val="center"/>
          </w:tcPr>
          <w:p w14:paraId="7CF79DA6">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A3</w:t>
            </w:r>
          </w:p>
        </w:tc>
        <w:tc>
          <w:tcPr>
            <w:tcW w:w="3317" w:type="dxa"/>
            <w:noWrap/>
            <w:vAlign w:val="center"/>
          </w:tcPr>
          <w:p w14:paraId="4267D9D9">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0.228</w:t>
            </w:r>
          </w:p>
        </w:tc>
        <w:tc>
          <w:tcPr>
            <w:tcW w:w="3522" w:type="dxa"/>
            <w:noWrap/>
            <w:vAlign w:val="center"/>
          </w:tcPr>
          <w:p w14:paraId="251D2D14">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0.000</w:t>
            </w:r>
          </w:p>
        </w:tc>
      </w:tr>
      <w:tr w14:paraId="015E85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28" w:type="dxa"/>
            <w:bottom w:w="80" w:type="dxa"/>
            <w:right w:w="128" w:type="dxa"/>
          </w:tblCellMar>
        </w:tblPrEx>
        <w:trPr>
          <w:jc w:val="center"/>
        </w:trPr>
        <w:tc>
          <w:tcPr>
            <w:tcW w:w="1800" w:type="dxa"/>
            <w:noWrap/>
            <w:vAlign w:val="center"/>
          </w:tcPr>
          <w:p w14:paraId="0A07B48C">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A4</w:t>
            </w:r>
          </w:p>
        </w:tc>
        <w:tc>
          <w:tcPr>
            <w:tcW w:w="3317" w:type="dxa"/>
            <w:noWrap/>
            <w:vAlign w:val="center"/>
          </w:tcPr>
          <w:p w14:paraId="64A60C30">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0.134</w:t>
            </w:r>
          </w:p>
        </w:tc>
        <w:tc>
          <w:tcPr>
            <w:tcW w:w="3522" w:type="dxa"/>
            <w:noWrap/>
            <w:vAlign w:val="center"/>
          </w:tcPr>
          <w:p w14:paraId="512E8985">
            <w:pPr>
              <w:widowControl/>
              <w:snapToGrid w:val="0"/>
              <w:spacing w:line="360" w:lineRule="auto"/>
              <w:ind w:firstLine="0"/>
              <w:jc w:val="center"/>
              <w:textAlignment w:val="center"/>
              <w:rPr>
                <w:rFonts w:ascii="宋体" w:hAnsi="宋体" w:cs="宋体"/>
                <w:sz w:val="21"/>
                <w:szCs w:val="21"/>
              </w:rPr>
            </w:pPr>
            <w:r>
              <w:rPr>
                <w:rFonts w:hint="eastAsia" w:ascii="宋体" w:hAnsi="宋体" w:cs="宋体"/>
                <w:kern w:val="0"/>
                <w:sz w:val="21"/>
                <w:szCs w:val="21"/>
                <w:lang w:bidi="ar"/>
              </w:rPr>
              <w:t>0.028</w:t>
            </w:r>
          </w:p>
        </w:tc>
      </w:tr>
    </w:tbl>
    <w:p w14:paraId="222F16A8">
      <w:pPr>
        <w:pStyle w:val="53"/>
        <w:ind w:firstLine="486"/>
        <w:rPr>
          <w:rFonts w:hint="eastAsia" w:cs="宋体"/>
          <w:color w:val="auto"/>
        </w:rPr>
        <w:sectPr>
          <w:footnotePr>
            <w:numRestart w:val="eachPage"/>
          </w:footnotePr>
          <w:pgSz w:w="11909" w:h="16834"/>
          <w:pgMar w:top="1701" w:right="1701" w:bottom="1418" w:left="1701" w:header="1304" w:footer="1021" w:gutter="0"/>
          <w:cols w:space="720" w:num="1"/>
          <w:docGrid w:type="linesAndChars" w:linePitch="415" w:charSpace="614"/>
        </w:sectPr>
      </w:pPr>
      <w:r>
        <w:rPr>
          <w:rFonts w:hint="eastAsia" w:cs="宋体"/>
          <w:color w:val="auto"/>
        </w:rPr>
        <w:t>步骤四：计算得出一级指标与理想解之间的距离以及相对贴近度。计算结果如表5-13所示。</w:t>
      </w:r>
    </w:p>
    <w:p w14:paraId="0384E4A8">
      <w:pPr>
        <w:autoSpaceDE w:val="0"/>
        <w:autoSpaceDN w:val="0"/>
        <w:adjustRightInd w:val="0"/>
        <w:spacing w:before="207" w:beforeLines="50" w:after="207" w:afterLines="50" w:line="400" w:lineRule="exact"/>
        <w:ind w:firstLine="0"/>
        <w:jc w:val="center"/>
        <w:rPr>
          <w:rFonts w:ascii="宋体" w:hAnsi="宋体" w:cs="宋体"/>
          <w:sz w:val="21"/>
          <w:szCs w:val="21"/>
        </w:rPr>
      </w:pPr>
      <w:r>
        <w:rPr>
          <w:rFonts w:hint="eastAsia" w:ascii="宋体" w:hAnsi="宋体" w:cs="宋体"/>
          <w:sz w:val="21"/>
          <w:szCs w:val="21"/>
        </w:rPr>
        <w:t>表5-13 M公司2020-2024年财务风险评价一级指标到理想解的距离及相对贴近度</w:t>
      </w:r>
    </w:p>
    <w:tbl>
      <w:tblPr>
        <w:tblStyle w:val="37"/>
        <w:tblW w:w="86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56" w:type="dxa"/>
          <w:left w:w="96" w:type="dxa"/>
          <w:bottom w:w="56" w:type="dxa"/>
          <w:right w:w="96" w:type="dxa"/>
        </w:tblCellMar>
      </w:tblPr>
      <w:tblGrid>
        <w:gridCol w:w="1337"/>
        <w:gridCol w:w="2043"/>
        <w:gridCol w:w="2181"/>
        <w:gridCol w:w="1775"/>
        <w:gridCol w:w="1302"/>
      </w:tblGrid>
      <w:tr w14:paraId="00187D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337" w:type="dxa"/>
            <w:tcBorders>
              <w:bottom w:val="single" w:color="auto" w:sz="6" w:space="0"/>
            </w:tcBorders>
            <w:noWrap/>
            <w:vAlign w:val="center"/>
          </w:tcPr>
          <w:p w14:paraId="1C44B3CC">
            <w:pPr>
              <w:keepNext/>
              <w:widowControl/>
              <w:snapToGrid w:val="0"/>
              <w:spacing w:line="400" w:lineRule="exact"/>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年份</w:t>
            </w:r>
          </w:p>
        </w:tc>
        <w:tc>
          <w:tcPr>
            <w:tcW w:w="2043" w:type="dxa"/>
            <w:tcBorders>
              <w:bottom w:val="single" w:color="auto" w:sz="6" w:space="0"/>
            </w:tcBorders>
            <w:noWrap/>
            <w:vAlign w:val="center"/>
          </w:tcPr>
          <w:p w14:paraId="12B26221">
            <w:pPr>
              <w:keepNext/>
              <w:widowControl/>
              <w:snapToGrid w:val="0"/>
              <w:spacing w:line="400" w:lineRule="exact"/>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正理想解距离D</w:t>
            </w:r>
          </w:p>
        </w:tc>
        <w:tc>
          <w:tcPr>
            <w:tcW w:w="2181" w:type="dxa"/>
            <w:tcBorders>
              <w:bottom w:val="single" w:color="auto" w:sz="6" w:space="0"/>
            </w:tcBorders>
            <w:noWrap/>
            <w:vAlign w:val="center"/>
          </w:tcPr>
          <w:p w14:paraId="606B52FB">
            <w:pPr>
              <w:keepNext/>
              <w:widowControl/>
              <w:snapToGrid w:val="0"/>
              <w:spacing w:line="400" w:lineRule="exact"/>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负理想解距离D-</w:t>
            </w:r>
          </w:p>
        </w:tc>
        <w:tc>
          <w:tcPr>
            <w:tcW w:w="1775" w:type="dxa"/>
            <w:tcBorders>
              <w:bottom w:val="single" w:color="auto" w:sz="6" w:space="0"/>
            </w:tcBorders>
            <w:noWrap/>
            <w:vAlign w:val="center"/>
          </w:tcPr>
          <w:p w14:paraId="105B5837">
            <w:pPr>
              <w:keepNext/>
              <w:widowControl/>
              <w:snapToGrid w:val="0"/>
              <w:spacing w:line="400" w:lineRule="exact"/>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相对贴近度C</w:t>
            </w:r>
          </w:p>
        </w:tc>
        <w:tc>
          <w:tcPr>
            <w:tcW w:w="1302" w:type="dxa"/>
            <w:tcBorders>
              <w:bottom w:val="single" w:color="auto" w:sz="6" w:space="0"/>
            </w:tcBorders>
            <w:noWrap/>
            <w:vAlign w:val="center"/>
          </w:tcPr>
          <w:p w14:paraId="1B53FCDD">
            <w:pPr>
              <w:keepNext/>
              <w:widowControl/>
              <w:snapToGrid w:val="0"/>
              <w:spacing w:line="400" w:lineRule="exact"/>
              <w:ind w:firstLine="0"/>
              <w:jc w:val="center"/>
              <w:textAlignment w:val="center"/>
              <w:rPr>
                <w:rFonts w:ascii="宋体" w:hAnsi="宋体" w:cs="宋体"/>
                <w:b/>
                <w:bCs/>
                <w:sz w:val="21"/>
                <w:szCs w:val="21"/>
              </w:rPr>
            </w:pPr>
            <w:r>
              <w:rPr>
                <w:rFonts w:hint="eastAsia" w:ascii="宋体" w:hAnsi="宋体" w:cs="宋体"/>
                <w:b/>
                <w:bCs/>
                <w:kern w:val="0"/>
                <w:sz w:val="21"/>
                <w:szCs w:val="21"/>
                <w:lang w:bidi="ar"/>
              </w:rPr>
              <w:t>排序结果</w:t>
            </w:r>
          </w:p>
        </w:tc>
      </w:tr>
      <w:tr w14:paraId="3D7A67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337" w:type="dxa"/>
            <w:tcBorders>
              <w:top w:val="single" w:color="auto" w:sz="6" w:space="0"/>
            </w:tcBorders>
            <w:noWrap/>
            <w:vAlign w:val="center"/>
          </w:tcPr>
          <w:p w14:paraId="469A5C6B">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2020年</w:t>
            </w:r>
          </w:p>
        </w:tc>
        <w:tc>
          <w:tcPr>
            <w:tcW w:w="2043" w:type="dxa"/>
            <w:tcBorders>
              <w:top w:val="single" w:color="auto" w:sz="6" w:space="0"/>
            </w:tcBorders>
            <w:noWrap/>
            <w:vAlign w:val="center"/>
          </w:tcPr>
          <w:p w14:paraId="2AD85768">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0.217</w:t>
            </w:r>
          </w:p>
        </w:tc>
        <w:tc>
          <w:tcPr>
            <w:tcW w:w="2181" w:type="dxa"/>
            <w:tcBorders>
              <w:top w:val="single" w:color="auto" w:sz="6" w:space="0"/>
            </w:tcBorders>
            <w:noWrap/>
            <w:vAlign w:val="center"/>
          </w:tcPr>
          <w:p w14:paraId="489DEC6D">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0.345</w:t>
            </w:r>
          </w:p>
        </w:tc>
        <w:tc>
          <w:tcPr>
            <w:tcW w:w="1775" w:type="dxa"/>
            <w:tcBorders>
              <w:top w:val="single" w:color="auto" w:sz="6" w:space="0"/>
            </w:tcBorders>
            <w:noWrap/>
            <w:vAlign w:val="center"/>
          </w:tcPr>
          <w:p w14:paraId="6D83DB8D">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0.614</w:t>
            </w:r>
          </w:p>
        </w:tc>
        <w:tc>
          <w:tcPr>
            <w:tcW w:w="1302" w:type="dxa"/>
            <w:tcBorders>
              <w:top w:val="single" w:color="auto" w:sz="6" w:space="0"/>
            </w:tcBorders>
            <w:noWrap/>
            <w:vAlign w:val="center"/>
          </w:tcPr>
          <w:p w14:paraId="768A94C6">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2</w:t>
            </w:r>
          </w:p>
        </w:tc>
      </w:tr>
      <w:tr w14:paraId="1839CB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337" w:type="dxa"/>
            <w:noWrap/>
            <w:vAlign w:val="center"/>
          </w:tcPr>
          <w:p w14:paraId="1BD3A99F">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2021年</w:t>
            </w:r>
          </w:p>
        </w:tc>
        <w:tc>
          <w:tcPr>
            <w:tcW w:w="2043" w:type="dxa"/>
            <w:noWrap/>
            <w:vAlign w:val="center"/>
          </w:tcPr>
          <w:p w14:paraId="221EEE90">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0.242</w:t>
            </w:r>
          </w:p>
        </w:tc>
        <w:tc>
          <w:tcPr>
            <w:tcW w:w="2181" w:type="dxa"/>
            <w:noWrap/>
            <w:vAlign w:val="center"/>
          </w:tcPr>
          <w:p w14:paraId="17B2CDD3">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0.295</w:t>
            </w:r>
          </w:p>
        </w:tc>
        <w:tc>
          <w:tcPr>
            <w:tcW w:w="1775" w:type="dxa"/>
            <w:noWrap/>
            <w:vAlign w:val="center"/>
          </w:tcPr>
          <w:p w14:paraId="418EE461">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0.549</w:t>
            </w:r>
          </w:p>
        </w:tc>
        <w:tc>
          <w:tcPr>
            <w:tcW w:w="1302" w:type="dxa"/>
            <w:noWrap/>
            <w:vAlign w:val="center"/>
          </w:tcPr>
          <w:p w14:paraId="21DC3714">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3</w:t>
            </w:r>
          </w:p>
        </w:tc>
      </w:tr>
      <w:tr w14:paraId="53FFDE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337" w:type="dxa"/>
            <w:noWrap/>
            <w:vAlign w:val="center"/>
          </w:tcPr>
          <w:p w14:paraId="7C518F93">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2022年</w:t>
            </w:r>
          </w:p>
        </w:tc>
        <w:tc>
          <w:tcPr>
            <w:tcW w:w="2043" w:type="dxa"/>
            <w:noWrap/>
            <w:vAlign w:val="center"/>
          </w:tcPr>
          <w:p w14:paraId="5FFDEEFD">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0.423</w:t>
            </w:r>
          </w:p>
        </w:tc>
        <w:tc>
          <w:tcPr>
            <w:tcW w:w="2181" w:type="dxa"/>
            <w:noWrap/>
            <w:vAlign w:val="center"/>
          </w:tcPr>
          <w:p w14:paraId="2BC65207">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0.091</w:t>
            </w:r>
          </w:p>
        </w:tc>
        <w:tc>
          <w:tcPr>
            <w:tcW w:w="1775" w:type="dxa"/>
            <w:noWrap/>
            <w:vAlign w:val="center"/>
          </w:tcPr>
          <w:p w14:paraId="7245A284">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0.177</w:t>
            </w:r>
          </w:p>
        </w:tc>
        <w:tc>
          <w:tcPr>
            <w:tcW w:w="1302" w:type="dxa"/>
            <w:noWrap/>
            <w:vAlign w:val="center"/>
          </w:tcPr>
          <w:p w14:paraId="7478A932">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5</w:t>
            </w:r>
          </w:p>
        </w:tc>
      </w:tr>
      <w:tr w14:paraId="711C54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337" w:type="dxa"/>
            <w:noWrap/>
            <w:vAlign w:val="center"/>
          </w:tcPr>
          <w:p w14:paraId="19F927F3">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2023年</w:t>
            </w:r>
          </w:p>
        </w:tc>
        <w:tc>
          <w:tcPr>
            <w:tcW w:w="2043" w:type="dxa"/>
            <w:noWrap/>
            <w:vAlign w:val="center"/>
          </w:tcPr>
          <w:p w14:paraId="067E6335">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0.184</w:t>
            </w:r>
          </w:p>
        </w:tc>
        <w:tc>
          <w:tcPr>
            <w:tcW w:w="2181" w:type="dxa"/>
            <w:noWrap/>
            <w:vAlign w:val="center"/>
          </w:tcPr>
          <w:p w14:paraId="39B09822">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0.327</w:t>
            </w:r>
          </w:p>
        </w:tc>
        <w:tc>
          <w:tcPr>
            <w:tcW w:w="1775" w:type="dxa"/>
            <w:noWrap/>
            <w:vAlign w:val="center"/>
          </w:tcPr>
          <w:p w14:paraId="46C92CD0">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0.640</w:t>
            </w:r>
          </w:p>
        </w:tc>
        <w:tc>
          <w:tcPr>
            <w:tcW w:w="1302" w:type="dxa"/>
            <w:noWrap/>
            <w:vAlign w:val="center"/>
          </w:tcPr>
          <w:p w14:paraId="2EC906F3">
            <w:pPr>
              <w:keepNext/>
              <w:widowControl/>
              <w:snapToGrid w:val="0"/>
              <w:spacing w:line="400" w:lineRule="exact"/>
              <w:ind w:firstLine="0"/>
              <w:jc w:val="center"/>
              <w:textAlignment w:val="center"/>
              <w:rPr>
                <w:rFonts w:ascii="宋体" w:hAnsi="宋体" w:cs="宋体"/>
                <w:sz w:val="21"/>
                <w:szCs w:val="21"/>
              </w:rPr>
            </w:pPr>
            <w:r>
              <w:rPr>
                <w:rFonts w:hint="eastAsia" w:ascii="宋体" w:hAnsi="宋体" w:cs="宋体"/>
                <w:kern w:val="0"/>
                <w:sz w:val="21"/>
                <w:szCs w:val="21"/>
                <w:lang w:bidi="ar"/>
              </w:rPr>
              <w:t>1</w:t>
            </w:r>
          </w:p>
        </w:tc>
      </w:tr>
      <w:tr w14:paraId="2384E7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6" w:type="dxa"/>
            <w:left w:w="96" w:type="dxa"/>
            <w:bottom w:w="56" w:type="dxa"/>
            <w:right w:w="96" w:type="dxa"/>
          </w:tblCellMar>
        </w:tblPrEx>
        <w:trPr>
          <w:jc w:val="center"/>
        </w:trPr>
        <w:tc>
          <w:tcPr>
            <w:tcW w:w="1337" w:type="dxa"/>
            <w:noWrap/>
            <w:vAlign w:val="center"/>
          </w:tcPr>
          <w:p w14:paraId="66E34DA7">
            <w:pPr>
              <w:keepNext/>
              <w:widowControl/>
              <w:snapToGrid w:val="0"/>
              <w:spacing w:line="400" w:lineRule="exact"/>
              <w:ind w:firstLine="0"/>
              <w:jc w:val="center"/>
              <w:textAlignment w:val="center"/>
              <w:rPr>
                <w:rFonts w:ascii="宋体" w:hAnsi="宋体" w:cs="宋体"/>
                <w:kern w:val="0"/>
                <w:sz w:val="21"/>
                <w:szCs w:val="21"/>
                <w:lang w:bidi="ar"/>
              </w:rPr>
            </w:pPr>
            <w:r>
              <w:rPr>
                <w:rFonts w:hint="eastAsia" w:ascii="宋体" w:hAnsi="宋体" w:cs="宋体"/>
                <w:kern w:val="0"/>
                <w:sz w:val="21"/>
                <w:szCs w:val="21"/>
                <w:lang w:bidi="ar"/>
              </w:rPr>
              <w:t>2024年</w:t>
            </w:r>
          </w:p>
        </w:tc>
        <w:tc>
          <w:tcPr>
            <w:tcW w:w="2043" w:type="dxa"/>
            <w:noWrap/>
            <w:vAlign w:val="center"/>
          </w:tcPr>
          <w:p w14:paraId="3926E9B1">
            <w:pPr>
              <w:keepNext/>
              <w:widowControl/>
              <w:snapToGrid w:val="0"/>
              <w:spacing w:line="400" w:lineRule="exact"/>
              <w:ind w:firstLine="0"/>
              <w:jc w:val="center"/>
              <w:textAlignment w:val="center"/>
              <w:rPr>
                <w:rFonts w:ascii="宋体" w:hAnsi="宋体" w:cs="宋体"/>
                <w:kern w:val="0"/>
                <w:sz w:val="21"/>
                <w:szCs w:val="21"/>
                <w:lang w:bidi="ar"/>
              </w:rPr>
            </w:pPr>
            <w:r>
              <w:rPr>
                <w:rFonts w:hint="eastAsia" w:ascii="宋体" w:hAnsi="宋体" w:cs="宋体"/>
                <w:kern w:val="0"/>
                <w:sz w:val="21"/>
                <w:szCs w:val="21"/>
                <w:lang w:bidi="ar"/>
              </w:rPr>
              <w:t>0.271</w:t>
            </w:r>
          </w:p>
        </w:tc>
        <w:tc>
          <w:tcPr>
            <w:tcW w:w="2181" w:type="dxa"/>
            <w:noWrap/>
            <w:vAlign w:val="center"/>
          </w:tcPr>
          <w:p w14:paraId="24E005F7">
            <w:pPr>
              <w:keepNext/>
              <w:widowControl/>
              <w:snapToGrid w:val="0"/>
              <w:spacing w:line="400" w:lineRule="exact"/>
              <w:ind w:firstLine="0"/>
              <w:jc w:val="center"/>
              <w:textAlignment w:val="center"/>
              <w:rPr>
                <w:rFonts w:ascii="宋体" w:hAnsi="宋体" w:cs="宋体"/>
                <w:kern w:val="0"/>
                <w:sz w:val="21"/>
                <w:szCs w:val="21"/>
                <w:lang w:bidi="ar"/>
              </w:rPr>
            </w:pPr>
            <w:r>
              <w:rPr>
                <w:rFonts w:hint="eastAsia" w:ascii="宋体" w:hAnsi="宋体" w:cs="宋体"/>
                <w:kern w:val="0"/>
                <w:sz w:val="21"/>
                <w:szCs w:val="21"/>
                <w:lang w:bidi="ar"/>
              </w:rPr>
              <w:t>0.317</w:t>
            </w:r>
          </w:p>
        </w:tc>
        <w:tc>
          <w:tcPr>
            <w:tcW w:w="1775" w:type="dxa"/>
            <w:noWrap/>
            <w:vAlign w:val="center"/>
          </w:tcPr>
          <w:p w14:paraId="4151A654">
            <w:pPr>
              <w:keepNext/>
              <w:widowControl/>
              <w:snapToGrid w:val="0"/>
              <w:spacing w:line="400" w:lineRule="exact"/>
              <w:ind w:firstLine="0"/>
              <w:jc w:val="center"/>
              <w:textAlignment w:val="center"/>
              <w:rPr>
                <w:rFonts w:ascii="宋体" w:hAnsi="宋体" w:cs="宋体"/>
                <w:kern w:val="0"/>
                <w:sz w:val="21"/>
                <w:szCs w:val="21"/>
                <w:lang w:bidi="ar"/>
              </w:rPr>
            </w:pPr>
            <w:r>
              <w:rPr>
                <w:rFonts w:hint="eastAsia" w:ascii="宋体" w:hAnsi="宋体" w:cs="宋体"/>
                <w:kern w:val="0"/>
                <w:sz w:val="21"/>
                <w:szCs w:val="21"/>
                <w:lang w:bidi="ar"/>
              </w:rPr>
              <w:t>0.539</w:t>
            </w:r>
          </w:p>
        </w:tc>
        <w:tc>
          <w:tcPr>
            <w:tcW w:w="1302" w:type="dxa"/>
            <w:noWrap/>
            <w:vAlign w:val="center"/>
          </w:tcPr>
          <w:p w14:paraId="7466B6EF">
            <w:pPr>
              <w:keepNext/>
              <w:widowControl/>
              <w:snapToGrid w:val="0"/>
              <w:spacing w:line="400" w:lineRule="exact"/>
              <w:ind w:firstLine="0"/>
              <w:jc w:val="center"/>
              <w:textAlignment w:val="center"/>
              <w:rPr>
                <w:rFonts w:ascii="宋体" w:hAnsi="宋体" w:cs="宋体"/>
                <w:kern w:val="0"/>
                <w:sz w:val="21"/>
                <w:szCs w:val="21"/>
                <w:lang w:bidi="ar"/>
              </w:rPr>
            </w:pPr>
            <w:r>
              <w:rPr>
                <w:rFonts w:hint="eastAsia" w:ascii="宋体" w:hAnsi="宋体" w:cs="宋体"/>
                <w:kern w:val="0"/>
                <w:sz w:val="21"/>
                <w:szCs w:val="21"/>
                <w:lang w:bidi="ar"/>
              </w:rPr>
              <w:t>4</w:t>
            </w:r>
          </w:p>
        </w:tc>
      </w:tr>
    </w:tbl>
    <w:p w14:paraId="3CB33E39">
      <w:pPr>
        <w:pStyle w:val="53"/>
        <w:ind w:firstLine="426"/>
        <w:rPr>
          <w:color w:val="auto"/>
          <w:sz w:val="21"/>
          <w:szCs w:val="21"/>
        </w:rPr>
      </w:pPr>
    </w:p>
    <w:p w14:paraId="4366E72D">
      <w:pPr>
        <w:pStyle w:val="53"/>
        <w:ind w:firstLine="486"/>
        <w:rPr>
          <w:rFonts w:hint="eastAsia" w:cs="宋体"/>
          <w:color w:val="auto"/>
        </w:rPr>
      </w:pPr>
      <w:r>
        <w:rPr>
          <w:rFonts w:hint="eastAsia" w:cs="宋体"/>
          <w:color w:val="auto"/>
        </w:rPr>
        <w:t>如图5-5所示，2020-2024年期间，M公司财务安全度排名依次为：2023年＞2020年＞2021年＞2024年＞2022年。企业财务安全度自2020年开始下降，于2022年降至最低点0.177，2023年回升至0.640，此后又开始下降，反映出M公司该阶段财务状况波动显著。</w:t>
      </w:r>
    </w:p>
    <w:p w14:paraId="5DBF7459">
      <w:pPr>
        <w:pStyle w:val="53"/>
        <w:ind w:firstLine="486"/>
        <w:rPr>
          <w:rFonts w:hint="eastAsia" w:cs="宋体"/>
          <w:color w:val="auto"/>
        </w:rPr>
      </w:pPr>
      <w:r>
        <w:rPr>
          <w:rFonts w:hint="eastAsia" w:cs="宋体"/>
          <w:color w:val="auto"/>
        </w:rPr>
        <w:t>受疫情影响，2020-2022 年M公司财务风险显著上升，2022年尤为严重。2023年经济回暖后，其财务安全度虽有回升但幅度有限，这在一定程度上揭示了轻资产运营模式在抗风险能力方面的局限性。若未能及时剖析潜在财务风险成因并采取防控措施，或将对企业持续经营构成威胁。</w:t>
      </w:r>
    </w:p>
    <w:p w14:paraId="14DF73B8">
      <w:pPr>
        <w:autoSpaceDE w:val="0"/>
        <w:autoSpaceDN w:val="0"/>
        <w:adjustRightInd w:val="0"/>
        <w:ind w:firstLine="0"/>
        <w:jc w:val="center"/>
      </w:pPr>
      <w:r>
        <w:drawing>
          <wp:inline distT="0" distB="0" distL="114300" distR="114300">
            <wp:extent cx="4448175" cy="2333625"/>
            <wp:effectExtent l="0" t="0" r="9525" b="9525"/>
            <wp:docPr id="1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5"/>
                    <pic:cNvPicPr>
                      <a:picLocks noChangeAspect="1"/>
                    </pic:cNvPicPr>
                  </pic:nvPicPr>
                  <pic:blipFill>
                    <a:blip r:embed="rId59"/>
                    <a:stretch>
                      <a:fillRect/>
                    </a:stretch>
                  </pic:blipFill>
                  <pic:spPr>
                    <a:xfrm>
                      <a:off x="0" y="0"/>
                      <a:ext cx="4448175" cy="2333625"/>
                    </a:xfrm>
                    <a:prstGeom prst="rect">
                      <a:avLst/>
                    </a:prstGeom>
                    <a:noFill/>
                    <a:ln>
                      <a:noFill/>
                    </a:ln>
                  </pic:spPr>
                </pic:pic>
              </a:graphicData>
            </a:graphic>
          </wp:inline>
        </w:drawing>
      </w:r>
    </w:p>
    <w:p w14:paraId="5B671735">
      <w:pPr>
        <w:autoSpaceDE w:val="0"/>
        <w:autoSpaceDN w:val="0"/>
        <w:adjustRightInd w:val="0"/>
        <w:ind w:firstLine="0"/>
        <w:jc w:val="center"/>
        <w:rPr>
          <w:sz w:val="21"/>
          <w:szCs w:val="21"/>
        </w:rPr>
      </w:pPr>
      <w:r>
        <w:rPr>
          <w:rFonts w:hint="eastAsia"/>
          <w:sz w:val="21"/>
          <w:szCs w:val="21"/>
        </w:rPr>
        <w:t>图5-5 M公司2020-2024年财务安全度排名</w:t>
      </w:r>
    </w:p>
    <w:p w14:paraId="1CF24364">
      <w:pPr>
        <w:pStyle w:val="53"/>
        <w:ind w:firstLine="486"/>
        <w:rPr>
          <w:rFonts w:hint="eastAsia" w:cs="宋体"/>
          <w:color w:val="auto"/>
        </w:rPr>
      </w:pPr>
      <w:r>
        <w:rPr>
          <w:rFonts w:hint="eastAsia" w:cs="宋体"/>
          <w:color w:val="auto"/>
        </w:rPr>
        <w:t>如图5-6所示，一级指标对M公司财务风险的影响程度在轻资产运营模式下从高到低依次为：筹资风险、投资风险、营运风险、收益分配风险。其中，筹资风险和投资风险的熵权分别为30.09%和28.07%，占比最高，表明这两者是影响M公司财务风险的主要因素。尽管2024年M公司在筹资与投资维度的相对贴近度较高，但营运风险与收益分配风险的贴近度分别仅为0.000和0.185，反映出企业在运营效率与利润分配环节面临较大压力，进而推高了整体财务风险水平。基于此，M公司需在轻资产运营框架下，重点加强对这两类风险的识别与管控。</w:t>
      </w:r>
    </w:p>
    <w:p w14:paraId="151025D4">
      <w:pPr>
        <w:widowControl/>
        <w:ind w:firstLine="0"/>
        <w:jc w:val="center"/>
      </w:pPr>
      <w:r>
        <w:drawing>
          <wp:inline distT="0" distB="0" distL="114300" distR="114300">
            <wp:extent cx="4924425" cy="2981325"/>
            <wp:effectExtent l="0" t="0" r="9525" b="9525"/>
            <wp:docPr id="1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6"/>
                    <pic:cNvPicPr>
                      <a:picLocks noChangeAspect="1"/>
                    </pic:cNvPicPr>
                  </pic:nvPicPr>
                  <pic:blipFill>
                    <a:blip r:embed="rId60"/>
                    <a:stretch>
                      <a:fillRect/>
                    </a:stretch>
                  </pic:blipFill>
                  <pic:spPr>
                    <a:xfrm>
                      <a:off x="0" y="0"/>
                      <a:ext cx="4924425" cy="2981325"/>
                    </a:xfrm>
                    <a:prstGeom prst="rect">
                      <a:avLst/>
                    </a:prstGeom>
                    <a:noFill/>
                    <a:ln>
                      <a:noFill/>
                    </a:ln>
                  </pic:spPr>
                </pic:pic>
              </a:graphicData>
            </a:graphic>
          </wp:inline>
        </w:drawing>
      </w:r>
      <w:r>
        <w:rPr>
          <w:position w:val="-10"/>
        </w:rPr>
        <w:object>
          <v:shape id="_x0000_i1041" o:spt="75" type="#_x0000_t75" style="height:17.25pt;width:9pt;" o:ole="t" filled="f" o:preferrelative="t" stroked="f" coordsize="21600,21600">
            <v:path/>
            <v:fill on="f" focussize="0,0"/>
            <v:stroke on="f" joinstyle="miter"/>
            <v:imagedata r:id="rId62" o:title=""/>
            <o:lock v:ext="edit" aspectratio="t"/>
            <w10:wrap type="none"/>
            <w10:anchorlock/>
          </v:shape>
          <o:OLEObject Type="Embed" ProgID="Equation.KSEE3" ShapeID="_x0000_i1041" DrawAspect="Content" ObjectID="_1468075727" r:id="rId61">
            <o:LockedField>false</o:LockedField>
          </o:OLEObject>
        </w:object>
      </w:r>
    </w:p>
    <w:p w14:paraId="2787E8F8">
      <w:pPr>
        <w:widowControl/>
        <w:ind w:left="4" w:hanging="4"/>
        <w:jc w:val="center"/>
        <w:rPr>
          <w:sz w:val="21"/>
          <w:szCs w:val="21"/>
        </w:rPr>
        <w:sectPr>
          <w:footnotePr>
            <w:numRestart w:val="eachPage"/>
          </w:footnotePr>
          <w:pgSz w:w="11909" w:h="16834"/>
          <w:pgMar w:top="1701" w:right="1701" w:bottom="1418" w:left="1701" w:header="1304" w:footer="1021" w:gutter="0"/>
          <w:cols w:space="720" w:num="1"/>
          <w:docGrid w:type="linesAndChars" w:linePitch="415" w:charSpace="614"/>
        </w:sectPr>
      </w:pPr>
      <w:r>
        <w:rPr>
          <w:rFonts w:hint="eastAsia"/>
          <w:sz w:val="21"/>
          <w:szCs w:val="21"/>
        </w:rPr>
        <w:t>图5-6 M公司2020-2024年财务风险评价指标体系一级指标熵权</w:t>
      </w:r>
    </w:p>
    <w:p w14:paraId="2401395A">
      <w:pPr>
        <w:widowControl/>
        <w:ind w:left="4" w:hanging="4"/>
        <w:jc w:val="center"/>
        <w:rPr>
          <w:sz w:val="21"/>
          <w:szCs w:val="21"/>
        </w:rPr>
        <w:sectPr>
          <w:footnotePr>
            <w:numRestart w:val="eachPage"/>
          </w:footnotePr>
          <w:pgSz w:w="11909" w:h="16834"/>
          <w:pgMar w:top="1701" w:right="1701" w:bottom="1418" w:left="1701" w:header="1304" w:footer="1021" w:gutter="0"/>
          <w:cols w:space="720" w:num="1"/>
          <w:docGrid w:type="linesAndChars" w:linePitch="415" w:charSpace="614"/>
        </w:sectPr>
      </w:pPr>
    </w:p>
    <w:p w14:paraId="5E020191">
      <w:pPr>
        <w:pStyle w:val="48"/>
        <w:numPr>
          <w:ilvl w:val="0"/>
          <w:numId w:val="0"/>
        </w:numPr>
        <w:spacing w:before="415" w:after="207"/>
        <w:ind w:left="402"/>
        <w:rPr>
          <w:rFonts w:hint="default"/>
        </w:rPr>
      </w:pPr>
      <w:bookmarkStart w:id="95" w:name="_Toc20533"/>
      <w:bookmarkStart w:id="96" w:name="_Toc1210"/>
      <w:r>
        <w:t>第六章 轻资产运营模式下M公司财务风险控制策略</w:t>
      </w:r>
      <w:bookmarkEnd w:id="95"/>
      <w:bookmarkEnd w:id="96"/>
    </w:p>
    <w:p w14:paraId="0E0309A5">
      <w:pPr>
        <w:autoSpaceDE w:val="0"/>
        <w:autoSpaceDN w:val="0"/>
        <w:adjustRightInd w:val="0"/>
        <w:spacing w:line="400" w:lineRule="exact"/>
        <w:ind w:firstLine="0"/>
        <w:rPr>
          <w:rFonts w:ascii="宋体" w:hAnsi="宋体" w:cs="宋体"/>
          <w:b/>
          <w:bCs/>
          <w:sz w:val="32"/>
          <w:szCs w:val="32"/>
        </w:rPr>
      </w:pPr>
    </w:p>
    <w:p w14:paraId="2595BCFC">
      <w:pPr>
        <w:pStyle w:val="53"/>
        <w:ind w:firstLine="486"/>
        <w:rPr>
          <w:rFonts w:hint="eastAsia" w:cs="宋体"/>
          <w:color w:val="auto"/>
        </w:rPr>
      </w:pPr>
      <w:r>
        <w:t>在财务管理体系中，财务风险控制作为风险治理的终端环节，对加速资金周转效率、维护财务活动稳健性、保障资金安全具有决定性意义。鉴于轻资产运营模式的特征，M公司面临着独特的风险画像，亟需</w:t>
      </w:r>
      <w:del w:id="1496" w:author="司马长风" w:date="2026-04-24T16:54:17Z">
        <w:r>
          <w:rPr>
            <w:rFonts w:hint="eastAsia" w:cs="宋体"/>
            <w:color w:val="auto"/>
          </w:rPr>
          <w:delText>构建</w:delText>
        </w:r>
      </w:del>
      <w:ins w:id="1497" w:author="司马长风" w:date="2026-04-24T16:54:17Z">
        <w:r>
          <w:rPr/>
          <w:t>建立</w:t>
        </w:r>
      </w:ins>
      <w:r>
        <w:t>与之适配的财务风险防控体系。本部分基于前文对M公司财务风险的有效识别和评价，从筹资、投资、营运和收益分配四个维度，系统性制定并提出了相应的风险防范及控制策略，以期为公司财务风险治理提供理论和实践参考。</w:t>
      </w:r>
    </w:p>
    <w:p w14:paraId="7C7FD24E">
      <w:pPr>
        <w:pStyle w:val="50"/>
        <w:numPr>
          <w:ilvl w:val="0"/>
          <w:numId w:val="38"/>
        </w:numPr>
        <w:spacing w:before="207" w:after="207"/>
        <w:rPr>
          <w:rFonts w:hint="default"/>
        </w:rPr>
      </w:pPr>
      <w:bookmarkStart w:id="97" w:name="_Toc9474"/>
      <w:bookmarkStart w:id="98" w:name="_Toc13323"/>
      <w:r>
        <w:t>筹资风险控制策略​</w:t>
      </w:r>
      <w:bookmarkEnd w:id="97"/>
      <w:bookmarkEnd w:id="98"/>
    </w:p>
    <w:p w14:paraId="4EB3F478">
      <w:pPr>
        <w:pStyle w:val="51"/>
        <w:numPr>
          <w:ilvl w:val="0"/>
          <w:numId w:val="39"/>
        </w:numPr>
        <w:spacing w:before="207"/>
      </w:pPr>
      <w:bookmarkStart w:id="99" w:name="_Toc23362"/>
      <w:bookmarkStart w:id="100" w:name="_Toc764"/>
      <w:r>
        <w:rPr>
          <w:rFonts w:hint="eastAsia"/>
        </w:rPr>
        <w:t>拓宽多元化筹资渠道​</w:t>
      </w:r>
      <w:bookmarkEnd w:id="99"/>
      <w:bookmarkEnd w:id="100"/>
    </w:p>
    <w:p w14:paraId="68B67C6E">
      <w:pPr>
        <w:spacing w:line="400" w:lineRule="exact"/>
        <w:ind w:firstLine="484" w:firstLineChars="200"/>
      </w:pPr>
      <w:r>
        <w:rPr>
          <w:rFonts w:hint="eastAsia"/>
        </w:rPr>
        <w:t>在轻资产运营模式下，M公司面临筹资渠道单一、银行授信额度不足及融资成本偏高的多重约束，这已成为制约其发展的关键瓶颈。为突破此困境，需从多维度拓展筹资路径，以实现融资规模扩张与融资效率提升的双重目标，并同步降低财务风险敞口。​</w:t>
      </w:r>
    </w:p>
    <w:p w14:paraId="3BD063D3">
      <w:pPr>
        <w:spacing w:line="400" w:lineRule="exact"/>
        <w:ind w:firstLine="484" w:firstLineChars="200"/>
      </w:pPr>
      <w:r>
        <w:t>（一）</w:t>
      </w:r>
      <w:del w:id="1498" w:author="司马长风" w:date="2026-04-24T16:54:17Z">
        <w:r>
          <w:rPr>
            <w:rFonts w:hint="eastAsia"/>
          </w:rPr>
          <w:delText>构建</w:delText>
        </w:r>
      </w:del>
      <w:ins w:id="1499" w:author="司马长风" w:date="2026-04-24T16:54:17Z">
        <w:r>
          <w:rPr/>
          <w:t>建立</w:t>
        </w:r>
      </w:ins>
      <w:r>
        <w:t>多元组合的筹资方式</w:t>
      </w:r>
    </w:p>
    <w:p w14:paraId="449263A7">
      <w:pPr>
        <w:spacing w:line="400" w:lineRule="exact"/>
        <w:ind w:firstLine="484" w:firstLineChars="200"/>
        <w:rPr>
          <w:rFonts w:hint="eastAsia"/>
        </w:rPr>
      </w:pPr>
      <w:r>
        <w:rPr>
          <w:rFonts w:hint="eastAsia"/>
        </w:rPr>
        <w:t>在轻资产运营模式下，M公司应建立多元化筹资组合体系，具体可从三方面推进：其一，深化市场化融资手段应用，积极整合股权融资、互联网融资及并购重组等方式，优化股权与债权融资的配比结构，依托资本市场规则高效获取发展所需资金；其二，强化政企合作协同，主动对接政府相关部门，争取政策性贷款及专项扶持资金，拓宽政策性资金来源渠道，保障企业流动性储备；其三，完善员工持股计划作为补充机制，通过员工入股不仅能缓解短期融资压力，更能强化员工与企业的利益绑定，提升员工的组织归属感与责任担当，进而实现企业与核心人才的利益协同与共同发展。此外，在新兴业务拓展领域，可适时引入风险投资与战略投资者，借助外部资本与资源优势把握市场机遇。​</w:t>
      </w:r>
    </w:p>
    <w:p w14:paraId="3F05DAE1">
      <w:pPr>
        <w:spacing w:line="400" w:lineRule="exact"/>
        <w:ind w:firstLine="484" w:firstLineChars="200"/>
        <w:rPr>
          <w:rFonts w:hint="eastAsia"/>
        </w:rPr>
      </w:pPr>
      <w:r>
        <w:rPr>
          <w:rFonts w:hint="eastAsia"/>
        </w:rPr>
        <w:t>（二）建立系统化决策筹资流程</w:t>
      </w:r>
    </w:p>
    <w:p w14:paraId="5EAAC214">
      <w:pPr>
        <w:spacing w:line="400" w:lineRule="exact"/>
        <w:ind w:firstLine="484" w:firstLineChars="200"/>
        <w:rPr>
          <w:rFonts w:hint="eastAsia"/>
        </w:rPr>
      </w:pPr>
      <w:r>
        <w:rPr>
          <w:rFonts w:hint="eastAsia"/>
        </w:rPr>
        <w:t>针对轻资产运营企业的特征，M公司应着手建立系统化的决策筹资流程。首先，在筹资启动阶段明确融资目标与实施计划，精准确定融资金额、资金用途及预期效益指标；其次，通过消费者需求调研、行业市场动态分析，并依托专业财务机构的咨询服务，深度挖掘数据价值，为筹资方案设计提供实证支撑；最后，筹资策略需与企业成长周期、经营状况及长期发展战略高度匹配，综合考量自身资源禀赋与外部环境变化，依据资金需求强度与风险承受能力，合理规划筹资比例，确保融资规模与结构的合理性，有效强化资金链韧性，防范过度负债与流动性枯竭风险。</w:t>
      </w:r>
    </w:p>
    <w:p w14:paraId="57E45906">
      <w:pPr>
        <w:pStyle w:val="51"/>
        <w:numPr>
          <w:ilvl w:val="0"/>
          <w:numId w:val="39"/>
        </w:numPr>
        <w:spacing w:before="207"/>
      </w:pPr>
      <w:bookmarkStart w:id="101" w:name="_Toc6333"/>
      <w:bookmarkStart w:id="102" w:name="_Toc2601"/>
      <w:r>
        <w:rPr>
          <w:rFonts w:hint="eastAsia"/>
        </w:rPr>
        <w:t>完善资产结构​</w:t>
      </w:r>
      <w:bookmarkEnd w:id="101"/>
      <w:bookmarkEnd w:id="102"/>
    </w:p>
    <w:p w14:paraId="6E381A43">
      <w:pPr>
        <w:spacing w:line="400" w:lineRule="exact"/>
        <w:ind w:firstLine="484" w:firstLineChars="200"/>
        <w:rPr>
          <w:rFonts w:hint="eastAsia"/>
        </w:rPr>
      </w:pPr>
      <w:r>
        <w:rPr>
          <w:rFonts w:hint="eastAsia"/>
        </w:rPr>
        <w:t>在轻资产运营模式下，M公司面临着显著的筹资风险，其核心症结在于固定资产占比偏低。由于固定资产是企业申请抵押贷款时的重要抵押物，占比不足直接导致公司抵押贷款能力受限，进而加剧了融资渠道狭窄、资金获取难度大的筹资风险，这一问题已然成为阻碍企业实现稳定发展的核心瓶颈因素。​</w:t>
      </w:r>
    </w:p>
    <w:p w14:paraId="7954696F">
      <w:pPr>
        <w:spacing w:line="400" w:lineRule="exact"/>
        <w:ind w:firstLine="484" w:firstLineChars="200"/>
        <w:rPr>
          <w:rFonts w:hint="eastAsia"/>
        </w:rPr>
      </w:pPr>
      <w:r>
        <w:rPr>
          <w:rFonts w:hint="eastAsia"/>
        </w:rPr>
        <w:t>要缓解上述风险，优化资产结构是核心突破口，且需从轻重资产两个层面协同推进，形成“双向发力”的优化格局，而非单一调整某类资产。​</w:t>
      </w:r>
    </w:p>
    <w:p w14:paraId="365DB326">
      <w:pPr>
        <w:spacing w:line="400" w:lineRule="exact"/>
        <w:ind w:firstLine="484" w:firstLineChars="200"/>
        <w:rPr>
          <w:rFonts w:hint="eastAsia"/>
        </w:rPr>
      </w:pPr>
      <w:r>
        <w:rPr>
          <w:rFonts w:hint="eastAsia"/>
        </w:rPr>
        <w:t>（一）优化轻重资产配置</w:t>
      </w:r>
    </w:p>
    <w:p w14:paraId="43AE7AF7">
      <w:pPr>
        <w:spacing w:line="400" w:lineRule="exact"/>
        <w:ind w:firstLine="484" w:firstLineChars="200"/>
        <w:rPr>
          <w:rFonts w:hint="eastAsia"/>
        </w:rPr>
      </w:pPr>
      <w:r>
        <w:rPr>
          <w:rFonts w:hint="eastAsia"/>
        </w:rPr>
        <w:t>科学的轻重资产比例是轻资产运营企业健康发展的基础，适当增加能产生长期收益的重资产投资，既能为银行贷款提供充足的抵押物，有效改善抵押贷款受限的问题，又能降低企业对上下游供应商的依赖，增强经营自主性。具体而言，M公司可通过建设特色化研发生产基地实现这一目标——在基地设计中融入企业文化，并针对目标消费群体开展沉浸式服装研发生产体验活动。这一做法不仅能直接满足抵押贷款对固定资产的需求，还能通过体验式互动深化客户对品牌的认知，助力提升品牌形象，最终增强企业的市场竞争力，实现“资产增值”与“品牌增值”的双重效果。​</w:t>
      </w:r>
    </w:p>
    <w:p w14:paraId="17B03E7C">
      <w:pPr>
        <w:spacing w:line="400" w:lineRule="exact"/>
        <w:ind w:firstLine="484" w:firstLineChars="200"/>
        <w:rPr>
          <w:rFonts w:hint="eastAsia"/>
        </w:rPr>
      </w:pPr>
      <w:r>
        <w:rPr>
          <w:rFonts w:hint="eastAsia"/>
        </w:rPr>
        <w:t>（二）提升轻资产管理效率</w:t>
      </w:r>
    </w:p>
    <w:p w14:paraId="5F59CBF9">
      <w:pPr>
        <w:spacing w:line="400" w:lineRule="exact"/>
        <w:ind w:firstLine="484" w:firstLineChars="200"/>
        <w:rPr>
          <w:rFonts w:hint="eastAsia"/>
        </w:rPr>
      </w:pPr>
      <w:r>
        <w:rPr>
          <w:rFonts w:hint="eastAsia"/>
        </w:rPr>
        <w:t>鉴于轻资产企业普遍存在融资能力相对较弱的特点，M公司需充分挖掘自身轻资产的潜在价值，将品牌形象、研发创新、供应链网络等无形资源转化为实际竞争力与收益来源。一方面，可通过品牌联名合作、非核心技术授权等方式实现轻资产的价值变现，拓宽收入渠道；另一方面，需持续优化轻资产运营管理体系，细化流程、提升效能，确保轻资产的运营效率最大化。此外，货币资金作为企业流动性最强的资产，其审慎管理同样不可或缺，M公司需合理规划资金使用，避免资金闲置或低效使用，确保资产在合理流动中实现增值，为企业整体运营提供稳定的资金支撑。​</w:t>
      </w:r>
    </w:p>
    <w:p w14:paraId="12F300C0">
      <w:pPr>
        <w:pStyle w:val="51"/>
        <w:numPr>
          <w:ilvl w:val="0"/>
          <w:numId w:val="39"/>
        </w:numPr>
        <w:spacing w:before="207"/>
      </w:pPr>
      <w:bookmarkStart w:id="103" w:name="_Toc947"/>
      <w:bookmarkStart w:id="104" w:name="_Toc14827"/>
      <w:r>
        <w:rPr>
          <w:rFonts w:hint="eastAsia"/>
        </w:rPr>
        <w:t>调整债务结构​</w:t>
      </w:r>
      <w:bookmarkEnd w:id="103"/>
      <w:bookmarkEnd w:id="104"/>
    </w:p>
    <w:p w14:paraId="0F7091CE">
      <w:pPr>
        <w:spacing w:line="400" w:lineRule="exact"/>
        <w:ind w:firstLine="484" w:firstLineChars="200"/>
        <w:rPr>
          <w:rFonts w:hint="eastAsia"/>
        </w:rPr>
      </w:pPr>
      <w:r>
        <w:rPr>
          <w:rFonts w:hint="eastAsia"/>
        </w:rPr>
        <w:t>在轻资产运营模式下，M公司的债务结构呈现以短期借款为核心的特征，该结构导致企业短期偿债压力显著攀升，显著削弱了企业经营的韧性，对资金链安全构成系统性挑战。因此，优化债务结构已成为M公司降低筹资风险、保障财务可持续性的核心任务之一。</w:t>
      </w:r>
    </w:p>
    <w:p w14:paraId="6C964D52">
      <w:pPr>
        <w:spacing w:line="400" w:lineRule="exact"/>
        <w:ind w:firstLine="484" w:firstLineChars="200"/>
      </w:pPr>
      <w:r>
        <w:rPr>
          <w:rFonts w:hint="eastAsia"/>
        </w:rPr>
        <w:t>（一）强化短期借款精细化管理</w:t>
      </w:r>
    </w:p>
    <w:p w14:paraId="5D21398D">
      <w:pPr>
        <w:spacing w:line="400" w:lineRule="exact"/>
        <w:ind w:firstLine="484" w:firstLineChars="200"/>
        <w:rPr>
          <w:rFonts w:hint="eastAsia"/>
        </w:rPr>
      </w:pPr>
      <w:r>
        <w:rPr>
          <w:rFonts w:hint="eastAsia"/>
        </w:rPr>
        <w:t>轻资产运营模式企业首先需要通过建立科学的现金流预测模型，精准制定短期借款的偿还计划与资金调度方案，从而有效规避因资金链断裂引发的违约风险。其次，应主动调整债务期限结构，适度增加长期借款在总债务中的占比，以通过长周期资金的注入分摊短期偿债压力，平衡债务的流动性与稳定性。</w:t>
      </w:r>
    </w:p>
    <w:p w14:paraId="5EA9AC50">
      <w:pPr>
        <w:spacing w:line="400" w:lineRule="exact"/>
        <w:ind w:firstLine="484" w:firstLineChars="200"/>
      </w:pPr>
      <w:r>
        <w:t>（二）</w:t>
      </w:r>
      <w:del w:id="1500" w:author="司马长风" w:date="2026-04-24T16:54:17Z">
        <w:r>
          <w:rPr>
            <w:rFonts w:hint="eastAsia"/>
          </w:rPr>
          <w:delText>构建</w:delText>
        </w:r>
      </w:del>
      <w:ins w:id="1501" w:author="司马长风" w:date="2026-04-24T16:54:17Z">
        <w:r>
          <w:rPr/>
          <w:t>建立</w:t>
        </w:r>
      </w:ins>
      <w:r>
        <w:t>与财务机构良好合作关系</w:t>
      </w:r>
    </w:p>
    <w:p w14:paraId="2E446DF4">
      <w:pPr>
        <w:spacing w:line="400" w:lineRule="exact"/>
        <w:ind w:firstLine="484" w:firstLineChars="200"/>
        <w:rPr>
          <w:rFonts w:hint="eastAsia"/>
        </w:rPr>
      </w:pPr>
      <w:r>
        <w:t>在轻资产运营模式下，M公司因固定资产规模有限，难以满足传统银行信贷业务中抵押担保的核心要求，导致其通过常规渠道获取长期贷款的难度较大。基于此，建议M公司充分发挥其信誉优势，与财务机构</w:t>
      </w:r>
      <w:del w:id="1502" w:author="司马长风" w:date="2026-04-24T16:54:17Z">
        <w:r>
          <w:rPr>
            <w:rFonts w:hint="eastAsia"/>
          </w:rPr>
          <w:delText>构建</w:delText>
        </w:r>
      </w:del>
      <w:ins w:id="1503" w:author="司马长风" w:date="2026-04-24T16:54:17Z">
        <w:r>
          <w:rPr/>
          <w:t>建立</w:t>
        </w:r>
      </w:ins>
      <w:r>
        <w:t>长期战略合作伙伴关系。具体而言，M公司在生态保护、履行社会责任和完善公司治理等方面的实践成果和绩效数据，可以通过定期发布环境、社会与治理(ESG)报告的方式进行系统披露。 此举不仅能够增强投资者及财务机构对企业可持续发展能力的信任，提升其信贷资质评级，进而拓宽长期借款的获取渠道，最终实现债务结构的优化升级与财务风险的可控性管理。</w:t>
      </w:r>
    </w:p>
    <w:p w14:paraId="123AEAE8">
      <w:pPr>
        <w:pStyle w:val="50"/>
        <w:numPr>
          <w:ilvl w:val="0"/>
          <w:numId w:val="38"/>
        </w:numPr>
        <w:spacing w:before="207" w:after="207"/>
        <w:rPr>
          <w:rFonts w:hint="default"/>
        </w:rPr>
      </w:pPr>
      <w:bookmarkStart w:id="105" w:name="_Toc21186"/>
      <w:bookmarkStart w:id="106" w:name="_Toc12413"/>
      <w:r>
        <w:t>投资风险控制策略​</w:t>
      </w:r>
      <w:bookmarkEnd w:id="105"/>
      <w:bookmarkEnd w:id="106"/>
    </w:p>
    <w:p w14:paraId="795281C5">
      <w:pPr>
        <w:pStyle w:val="51"/>
        <w:numPr>
          <w:ilvl w:val="0"/>
          <w:numId w:val="40"/>
        </w:numPr>
        <w:spacing w:before="207"/>
      </w:pPr>
      <w:bookmarkStart w:id="107" w:name="_Toc31269"/>
      <w:bookmarkStart w:id="108" w:name="_Toc1854"/>
      <w:r>
        <w:rPr>
          <w:rFonts w:hint="eastAsia"/>
        </w:rPr>
        <w:t>加大研发创新投入力度​</w:t>
      </w:r>
      <w:bookmarkEnd w:id="107"/>
      <w:bookmarkEnd w:id="108"/>
    </w:p>
    <w:p w14:paraId="6D496B4F">
      <w:pPr>
        <w:spacing w:line="400" w:lineRule="exact"/>
        <w:ind w:firstLine="484" w:firstLineChars="200"/>
        <w:rPr>
          <w:rFonts w:hint="eastAsia"/>
        </w:rPr>
      </w:pPr>
      <w:r>
        <w:rPr>
          <w:rFonts w:hint="eastAsia"/>
        </w:rPr>
        <w:t>在轻资产运营模式下，M公司虽将研发创新界定为核心轻资产要素，但其研发投入规模与销售支出相比存在显著差距，呈现出“重销售、轻研发”的投资结构失衡问题，这一失衡状态已成为制约企业核心竞争力提升的关键瓶颈。因此，调整投资策略、优化资源配置，同步提升研发资金的投入强度与使用效率，成为M公司突破发展桎梏的必然选择。</w:t>
      </w:r>
    </w:p>
    <w:p w14:paraId="34A6A292">
      <w:pPr>
        <w:spacing w:line="400" w:lineRule="exact"/>
        <w:ind w:firstLine="484" w:firstLineChars="200"/>
      </w:pPr>
      <w:r>
        <w:rPr>
          <w:rFonts w:hint="eastAsia"/>
        </w:rPr>
        <w:t>（一）加大研发人力资源建设</w:t>
      </w:r>
    </w:p>
    <w:p w14:paraId="77B79207">
      <w:pPr>
        <w:spacing w:line="400" w:lineRule="exact"/>
        <w:ind w:firstLine="484" w:firstLineChars="200"/>
        <w:rPr>
          <w:rFonts w:hint="eastAsia"/>
        </w:rPr>
      </w:pPr>
      <w:r>
        <w:t>对于轻资产运营企业而言，加大研发投入是构筑核心竞争力的必由之路，也是实现价值创造的关键路径。具体而言，M公司可从</w:t>
      </w:r>
      <w:del w:id="1504" w:author="司马长风" w:date="2026-04-24T16:54:17Z">
        <w:r>
          <w:rPr>
            <w:rFonts w:hint="eastAsia"/>
          </w:rPr>
          <w:delText>构建</w:delText>
        </w:r>
      </w:del>
      <w:ins w:id="1505" w:author="司马长风" w:date="2026-04-24T16:54:17Z">
        <w:r>
          <w:rPr/>
          <w:t>建立</w:t>
        </w:r>
      </w:ins>
      <w:r>
        <w:t>系统化的研发团队能力提升体系着手。一方面，可以设计分层分类的专业培训课程，覆盖技术研发、产品设计等核心领域；同时，大力支持研发团队融入高端学术交流圈层，以提升其对行业尖端技术与未来走向的敏锐洞察力，从而推动研发团队整体专业素养与创新能力的全方位提升。</w:t>
      </w:r>
    </w:p>
    <w:p w14:paraId="586A1253">
      <w:pPr>
        <w:spacing w:line="400" w:lineRule="exact"/>
        <w:ind w:firstLine="484" w:firstLineChars="200"/>
      </w:pPr>
      <w:r>
        <w:rPr>
          <w:rFonts w:hint="eastAsia"/>
        </w:rPr>
        <w:t>（二）推进技术赋能服装设计及研发</w:t>
      </w:r>
    </w:p>
    <w:p w14:paraId="784DD6B0">
      <w:pPr>
        <w:spacing w:line="400" w:lineRule="exact"/>
        <w:ind w:firstLine="484" w:firstLineChars="200"/>
        <w:rPr>
          <w:rFonts w:hint="eastAsia"/>
        </w:rPr>
      </w:pPr>
      <w:r>
        <w:rPr>
          <w:rFonts w:hint="eastAsia"/>
        </w:rPr>
        <w:t>在轻资产运营模式下，M公司应充分依托数智经济时代的技术赋能优势，重构服装设计与研发的逻辑框架。具体可通过引入人工智能、云计算、区块链等新一代信息技术，精准采集、分析消费者的购买偏好、需求特征等关键决策数据，并将其深度融入研发设计的可行性论证、方案优化等全流程环节。此举不仅能够有效规避盲目研发导致的资源浪费，还能增强产品与市场需求的匹配度，提升企业应对市场动态变化的敏捷性。</w:t>
      </w:r>
    </w:p>
    <w:p w14:paraId="5D32044A">
      <w:pPr>
        <w:spacing w:line="400" w:lineRule="exact"/>
        <w:ind w:firstLine="484" w:firstLineChars="200"/>
      </w:pPr>
      <w:r>
        <w:t>（三）</w:t>
      </w:r>
      <w:del w:id="1506" w:author="司马长风" w:date="2026-04-24T16:54:17Z">
        <w:r>
          <w:rPr>
            <w:rFonts w:hint="eastAsia"/>
          </w:rPr>
          <w:delText>构建</w:delText>
        </w:r>
      </w:del>
      <w:ins w:id="1507" w:author="司马长风" w:date="2026-04-24T16:54:17Z">
        <w:r>
          <w:rPr/>
          <w:t>建立</w:t>
        </w:r>
      </w:ins>
      <w:r>
        <w:t>知识产权保护机制</w:t>
      </w:r>
    </w:p>
    <w:p w14:paraId="62DB6984">
      <w:pPr>
        <w:spacing w:line="400" w:lineRule="exact"/>
        <w:ind w:firstLine="484" w:firstLineChars="200"/>
        <w:rPr>
          <w:rFonts w:hint="eastAsia"/>
        </w:rPr>
      </w:pPr>
      <w:r>
        <w:rPr>
          <w:rFonts w:hint="eastAsia"/>
        </w:rPr>
        <w:t>重视知识产权保护对于轻资产运营企业尤为关键。为此，M公司还需健全知识产权全链条保护机制。重点应建立常态化的专利预警系统，通过对行业专利动态的实时监测与分析，提前识别潜在的侵权风险与技术壁垒，有效防范核心技术与原创设计成果被抄袭、盗用，为研发创新活动提供稳定的制度保障。</w:t>
      </w:r>
    </w:p>
    <w:p w14:paraId="166BD69B">
      <w:pPr>
        <w:spacing w:line="400" w:lineRule="exact"/>
        <w:ind w:firstLine="484" w:firstLineChars="200"/>
        <w:rPr>
          <w:rFonts w:hint="eastAsia"/>
        </w:rPr>
      </w:pPr>
      <w:r>
        <w:rPr>
          <w:rFonts w:hint="eastAsia"/>
        </w:rPr>
        <w:t>综上，基于微笑曲线理论，实施轻资产运营模式的M公司应强化创新驱动战略，加大对研发设计环节的资源倾斜力度，并辅以人力资源建设、技术赋能及知识产权保护等配套措施，方能有望突破现有收入增长瓶颈，从而强化核心竞争优势，并最终驱动企业价值与股东财富的持续增长。</w:t>
      </w:r>
    </w:p>
    <w:p w14:paraId="4214B021">
      <w:pPr>
        <w:pStyle w:val="51"/>
        <w:numPr>
          <w:ilvl w:val="0"/>
          <w:numId w:val="40"/>
        </w:numPr>
        <w:spacing w:before="207"/>
      </w:pPr>
      <w:bookmarkStart w:id="109" w:name="_Toc18114"/>
      <w:bookmarkStart w:id="110" w:name="_Toc8708"/>
      <w:r>
        <w:rPr>
          <w:rFonts w:hint="eastAsia"/>
        </w:rPr>
        <w:t>注重投资项目全程把控​</w:t>
      </w:r>
      <w:bookmarkEnd w:id="109"/>
      <w:bookmarkEnd w:id="110"/>
    </w:p>
    <w:p w14:paraId="2EB5C831">
      <w:pPr>
        <w:spacing w:line="400" w:lineRule="exact"/>
        <w:ind w:firstLine="484" w:firstLineChars="200"/>
        <w:rPr>
          <w:rFonts w:hint="eastAsia"/>
        </w:rPr>
      </w:pPr>
      <w:r>
        <w:t>轻资产运营模式为M公司的规模扩张提供了重要支撑，使其得以快速拓展业务版图，但企业管理能力的滞后性与投资项目全流程管控的缺失，导致扩张规模的扩大未能有效转化为盈利水平的提升，反而因管理半径扩大、协调成本增加等因素推高了整体管理成本，形成“规模不经济”的困境。在此背景下，</w:t>
      </w:r>
      <w:del w:id="1508" w:author="司马长风" w:date="2026-04-24T16:54:17Z">
        <w:r>
          <w:rPr>
            <w:rFonts w:hint="eastAsia"/>
          </w:rPr>
          <w:delText>构建</w:delText>
        </w:r>
      </w:del>
      <w:ins w:id="1509" w:author="司马长风" w:date="2026-04-24T16:54:17Z">
        <w:r>
          <w:rPr/>
          <w:t>建立</w:t>
        </w:r>
      </w:ins>
      <w:r>
        <w:t>科学完善的投资项目全生命周期管理体系，成为M公司破解扩张与盈利失衡难题、提升资源配置效率的核心路径。​</w:t>
      </w:r>
    </w:p>
    <w:p w14:paraId="0ECDD05A">
      <w:pPr>
        <w:spacing w:line="400" w:lineRule="exact"/>
        <w:ind w:firstLine="484" w:firstLineChars="200"/>
      </w:pPr>
      <w:r>
        <w:rPr>
          <w:rFonts w:hint="eastAsia"/>
        </w:rPr>
        <w:t>（一）强化项目可行性分析</w:t>
      </w:r>
    </w:p>
    <w:p w14:paraId="08BECA4A">
      <w:pPr>
        <w:spacing w:line="400" w:lineRule="exact"/>
        <w:ind w:firstLine="484" w:firstLineChars="200"/>
        <w:rPr>
          <w:rFonts w:hint="eastAsia"/>
        </w:rPr>
      </w:pPr>
      <w:r>
        <w:rPr>
          <w:rFonts w:hint="eastAsia"/>
        </w:rPr>
        <w:t>及时开展项目可行性分析，对于轻资产运营模式企业尤为关键。在投资项目前期决策阶段，M公司需强化可行性分析的系统性与科学性。首先，应基于内外部环境的综合研判制定详细投资规划：全面梳理宏观经济走势、行业发展规律及市场竞争格局等外部因素，同时客观评价企业自身的资金实力、技术能力及运营水平等内部条件，对扩张战略实施过程中的市场风险、财务风险及运营风险进行精准识别与前瞻性预警。其次，需合理规划资金的投放方向与投放规模，明确投资预算编制标准与预期收益测算方法。以门店扩张为例，应建立多维度评价指标体系，综合考量选址区位优势、人员与资金投入强度、预计客流量及预期营业利润等关键因素，优先对现有门店的升级改造潜力进行评价，避免陷入“重数量、轻质量”的盲目扩张误区。​</w:t>
      </w:r>
    </w:p>
    <w:p w14:paraId="1A633833">
      <w:pPr>
        <w:spacing w:line="400" w:lineRule="exact"/>
        <w:ind w:firstLine="484" w:firstLineChars="200"/>
        <w:rPr>
          <w:rFonts w:hint="eastAsia"/>
        </w:rPr>
      </w:pPr>
    </w:p>
    <w:p w14:paraId="6B6FC2A8">
      <w:pPr>
        <w:spacing w:line="400" w:lineRule="exact"/>
        <w:ind w:firstLine="484" w:firstLineChars="200"/>
        <w:rPr>
          <w:rFonts w:hint="eastAsia"/>
        </w:rPr>
      </w:pPr>
      <w:r>
        <w:rPr>
          <w:rFonts w:hint="eastAsia"/>
        </w:rPr>
        <w:t xml:space="preserve">（二）建立动态化监控与调整机制                                   </w:t>
      </w:r>
    </w:p>
    <w:p w14:paraId="398BA7D5">
      <w:pPr>
        <w:spacing w:line="400" w:lineRule="exact"/>
        <w:ind w:firstLine="484" w:firstLineChars="200"/>
        <w:rPr>
          <w:rFonts w:hint="eastAsia"/>
        </w:rPr>
      </w:pPr>
      <w:r>
        <w:rPr>
          <w:rFonts w:hint="eastAsia"/>
        </w:rPr>
        <w:t>在投资项目实施阶段，实施轻资产运营模式的M公司可通过搭建实时数据监测平台，对项目的资金使用进度、成本控制情况及阶段性运营成果进行跟踪分析，建立动态监控机制，对执行过程中的目标偏差实施实时预警，通过深入诊断成因与评估影响，确保及时采取有效的纠偏行动。确保项目始终沿着预期轨道推进。对于经评价确认预期收益难以实现的低效或无效项目，应果断采取整顿优化或终止退出策略，及时止损以减少资源浪费，并将释放的资金、人力等资源向研发设计、品牌塑造等具有高附加值的核心业务环节倾斜，从而提升整体投资回报率。</w:t>
      </w:r>
    </w:p>
    <w:p w14:paraId="3DB27982">
      <w:pPr>
        <w:spacing w:line="400" w:lineRule="exact"/>
        <w:ind w:firstLine="484" w:firstLineChars="200"/>
        <w:rPr>
          <w:rFonts w:hint="eastAsia"/>
        </w:rPr>
      </w:pPr>
      <w:r>
        <w:t>（三）</w:t>
      </w:r>
      <w:del w:id="1510" w:author="司马长风" w:date="2026-04-24T16:54:17Z">
        <w:r>
          <w:rPr>
            <w:rFonts w:hint="eastAsia"/>
          </w:rPr>
          <w:delText>构建</w:delText>
        </w:r>
      </w:del>
      <w:ins w:id="1511" w:author="司马长风" w:date="2026-04-24T16:54:17Z">
        <w:r>
          <w:rPr/>
          <w:t>建立</w:t>
        </w:r>
      </w:ins>
      <w:r>
        <w:t>完善的绩效考核与评价体系​</w:t>
      </w:r>
    </w:p>
    <w:p w14:paraId="02EC55FC">
      <w:pPr>
        <w:spacing w:line="400" w:lineRule="exact"/>
        <w:ind w:firstLine="484" w:firstLineChars="200"/>
        <w:rPr>
          <w:rFonts w:hint="eastAsia"/>
        </w:rPr>
      </w:pPr>
      <w:r>
        <w:t>强化投资项目全生命周期管理，</w:t>
      </w:r>
      <w:del w:id="1512" w:author="司马长风" w:date="2026-04-24T16:54:17Z">
        <w:r>
          <w:rPr>
            <w:rFonts w:hint="eastAsia"/>
          </w:rPr>
          <w:delText>构建</w:delText>
        </w:r>
      </w:del>
      <w:ins w:id="1513" w:author="司马长风" w:date="2026-04-24T16:54:17Z">
        <w:r>
          <w:rPr/>
          <w:t>建立</w:t>
        </w:r>
      </w:ins>
      <w:r>
        <w:t>完善的绩效考核与评价体系对于轻资产运营企业同样重要。在项目收尾阶段实施严格的绩效审计与评价。依据企业战略导向，设定定量与定性相结合的考核阈值，以验证投资效益。对项目的实际投资效果与初始规划方案进行全方位对比分析，对项目实施过程展开系统性梳理，归纳其中的成功经验，同时剖析存在的不足之处。同时，建立经验反馈机制，将评价结果纳入企业投资决策数据库，为后续投资项目的立项、论证与实施提供科学依据，形成集“决策-实施-评价-纠偏”于一体的动态闭环管控体系。</w:t>
      </w:r>
    </w:p>
    <w:p w14:paraId="3FAB4B49">
      <w:pPr>
        <w:pStyle w:val="51"/>
        <w:numPr>
          <w:ilvl w:val="0"/>
          <w:numId w:val="40"/>
        </w:numPr>
        <w:spacing w:before="207"/>
      </w:pPr>
      <w:bookmarkStart w:id="111" w:name="_Toc13593"/>
      <w:bookmarkStart w:id="112" w:name="_Toc27517"/>
      <w:r>
        <w:rPr>
          <w:rFonts w:hint="eastAsia"/>
        </w:rPr>
        <w:t>合理控制投资项目的成本费用支出​</w:t>
      </w:r>
      <w:bookmarkEnd w:id="111"/>
      <w:bookmarkEnd w:id="112"/>
    </w:p>
    <w:p w14:paraId="297405D7">
      <w:pPr>
        <w:spacing w:line="400" w:lineRule="exact"/>
        <w:ind w:firstLine="484" w:firstLineChars="200"/>
        <w:rPr>
          <w:rFonts w:hint="eastAsia"/>
        </w:rPr>
      </w:pPr>
      <w:r>
        <w:rPr>
          <w:rFonts w:hint="eastAsia"/>
        </w:rPr>
        <w:t>（一）建立科学的成本费用预测与动态调整机制</w:t>
      </w:r>
    </w:p>
    <w:p w14:paraId="6310DD2C">
      <w:pPr>
        <w:spacing w:line="400" w:lineRule="exact"/>
        <w:ind w:firstLine="484" w:firstLineChars="200"/>
        <w:rPr>
          <w:rFonts w:hint="eastAsia"/>
        </w:rPr>
      </w:pPr>
      <w:r>
        <w:t>实施轻资产运营模式的M公司，在投资项目正式实施前可基于项目规划目标与内外部经营环境特征，运用定量分析与定性研判相结合的方法，对项目全周期内的成本费用构成、规模及变动趋势进行精准预测，同时</w:t>
      </w:r>
      <w:del w:id="1514" w:author="司马长风" w:date="2026-04-24T16:54:17Z">
        <w:r>
          <w:rPr>
            <w:rFonts w:hint="eastAsia"/>
          </w:rPr>
          <w:delText>构建</w:delText>
        </w:r>
      </w:del>
      <w:ins w:id="1515" w:author="司马长风" w:date="2026-04-24T16:54:17Z">
        <w:r>
          <w:rPr/>
          <w:t>建立</w:t>
        </w:r>
      </w:ins>
      <w:r>
        <w:t>与宏观经济波动、行业竞争态势及企业战略调整相适配的动态调整模型，确保成本费用管控的前瞻性与灵活性。</w:t>
      </w:r>
    </w:p>
    <w:p w14:paraId="1901D98C">
      <w:pPr>
        <w:spacing w:line="400" w:lineRule="exact"/>
        <w:ind w:firstLine="484" w:firstLineChars="200"/>
      </w:pPr>
      <w:r>
        <w:rPr>
          <w:rFonts w:hint="eastAsia"/>
        </w:rPr>
        <w:t>（二）优化资金配置结构​</w:t>
      </w:r>
    </w:p>
    <w:p w14:paraId="77038D4C">
      <w:pPr>
        <w:spacing w:line="400" w:lineRule="exact"/>
        <w:ind w:firstLine="484" w:firstLineChars="200"/>
        <w:rPr>
          <w:rFonts w:hint="eastAsia"/>
        </w:rPr>
      </w:pPr>
      <w:r>
        <w:rPr>
          <w:rFonts w:hint="eastAsia"/>
        </w:rPr>
        <w:t>在轻资产运营模式框架下，M公司应依据“高附加值优先”原则优化资金配置结构：一方面，将资金投放重点向产品研发、品牌推广等具有较高价值创造能力的核心环节倾斜，强化企业在产业链高附加值领域的竞争优势；另一方面，建立严格的常规费用管控体系，针对人工薪酬、场地租赁、行政办公等非核心环节的费用支出，制定量化管控标准与精细化审核流程，通过预算约束、流程优化、资源整合等方式压缩无效成本，实现费用支出的集约化管理。​</w:t>
      </w:r>
    </w:p>
    <w:p w14:paraId="5E509AB6">
      <w:pPr>
        <w:spacing w:line="400" w:lineRule="exact"/>
        <w:ind w:firstLine="484" w:firstLineChars="200"/>
        <w:rPr>
          <w:rFonts w:hint="eastAsia"/>
        </w:rPr>
      </w:pPr>
      <w:r>
        <w:rPr>
          <w:rFonts w:hint="eastAsia"/>
        </w:rPr>
        <w:t>通过上述成本优化策略的实施，实施轻资产运营模式的M公司可有效释放存量资金与增量现金流，将其定向用于品牌形象的系统化塑造与市场知名度的深度提升，以此提升全要素资金配置效率，实现资本的最优产出比，从而构筑企业难以模仿的竞争护城河。</w:t>
      </w:r>
      <w:bookmarkStart w:id="113" w:name="_Toc9451"/>
    </w:p>
    <w:p w14:paraId="554C2CEE">
      <w:pPr>
        <w:pStyle w:val="50"/>
        <w:numPr>
          <w:ilvl w:val="0"/>
          <w:numId w:val="38"/>
        </w:numPr>
        <w:spacing w:before="207" w:after="207"/>
        <w:rPr>
          <w:rFonts w:hint="default"/>
        </w:rPr>
      </w:pPr>
      <w:bookmarkStart w:id="114" w:name="_Toc20529"/>
      <w:r>
        <w:t>营运风险控制策略​</w:t>
      </w:r>
      <w:bookmarkEnd w:id="113"/>
      <w:bookmarkEnd w:id="114"/>
    </w:p>
    <w:p w14:paraId="6664871E">
      <w:pPr>
        <w:pStyle w:val="51"/>
        <w:numPr>
          <w:ilvl w:val="0"/>
          <w:numId w:val="41"/>
        </w:numPr>
        <w:spacing w:before="207"/>
      </w:pPr>
      <w:bookmarkStart w:id="115" w:name="_Toc25742"/>
      <w:bookmarkStart w:id="116" w:name="_Toc19828"/>
      <w:r>
        <w:rPr>
          <w:rFonts w:hint="eastAsia"/>
        </w:rPr>
        <w:t>加强供应链风险管控</w:t>
      </w:r>
      <w:bookmarkEnd w:id="115"/>
      <w:bookmarkEnd w:id="116"/>
    </w:p>
    <w:p w14:paraId="39A06FE0">
      <w:pPr>
        <w:spacing w:line="400" w:lineRule="exact"/>
        <w:ind w:firstLine="484" w:firstLineChars="200"/>
        <w:rPr>
          <w:rFonts w:hint="eastAsia"/>
        </w:rPr>
      </w:pPr>
      <w:r>
        <w:t>在轻资产运营模式下，M公司已</w:t>
      </w:r>
      <w:del w:id="1516" w:author="司马长风" w:date="2026-04-24T16:54:17Z">
        <w:r>
          <w:rPr>
            <w:rFonts w:hint="eastAsia"/>
          </w:rPr>
          <w:delText>构建</w:delText>
        </w:r>
      </w:del>
      <w:ins w:id="1517" w:author="司马长风" w:date="2026-04-24T16:54:17Z">
        <w:r>
          <w:rPr/>
          <w:t>建立</w:t>
        </w:r>
      </w:ins>
      <w:r>
        <w:t>起覆盖研发设计、原料采购、生产运输及销售推广等多环节的复合型供应链体系。该体系虽支撑了企业业务的多元化发展，但结构的复杂性也加剧了管理难度。尽管M公司已设立专门的供应链管理中心，然而生产环节与销售环节的分离式运营，仍导致供应链全链条中的财务风险难以得到有效管控，已成为制约企业营运效率提升的关键桎梏，并对资金链安全构成潜在威胁。</w:t>
      </w:r>
    </w:p>
    <w:p w14:paraId="5AF0C661">
      <w:pPr>
        <w:spacing w:line="400" w:lineRule="exact"/>
        <w:ind w:firstLine="484" w:firstLineChars="200"/>
      </w:pPr>
      <w:r>
        <w:rPr>
          <w:rFonts w:hint="eastAsia"/>
        </w:rPr>
        <w:t>（一）建立系统化的供应商评价与筛选体系​</w:t>
      </w:r>
    </w:p>
    <w:p w14:paraId="61F7678E">
      <w:pPr>
        <w:spacing w:line="400" w:lineRule="exact"/>
        <w:ind w:firstLine="484" w:firstLineChars="200"/>
      </w:pPr>
      <w:r>
        <w:t>开展供应商管理是轻资产运营企业加强供应链管控的关键环节。首先，应</w:t>
      </w:r>
      <w:del w:id="1518" w:author="司马长风" w:date="2026-04-24T16:54:17Z">
        <w:r>
          <w:rPr>
            <w:rFonts w:hint="eastAsia"/>
          </w:rPr>
          <w:delText>构建</w:delText>
        </w:r>
      </w:del>
      <w:ins w:id="1519" w:author="司马长风" w:date="2026-04-24T16:54:17Z">
        <w:r>
          <w:rPr/>
          <w:t>建立</w:t>
        </w:r>
      </w:ins>
      <w:r>
        <w:t>多维度评价指标模型，对合作供应商的发展历程、核心技术水平、财务健康状况、商业诚信度及运营稳定性等关键要素进行全面考察与量化评分；其次，依据评价结果筛选产品质量达标、信用资质优良、具备长期可持续合作能力的优质供应商，搭建稳定持久的战略合作伙伴关系；并通过搭建常态化沟通机制、全程参与供应商生产过程管控等举措，强化对生产进度、质量标准的全流程把控。同时，为规避单一供应商依赖可能引发的供应中断、议价能力失衡等风险，M公司应实施供应商多元化策略，拓展与多家生产加工厂商的合作渠道，通过分散供应源降低供应链波动风险。​</w:t>
      </w:r>
    </w:p>
    <w:p w14:paraId="6B4C9723">
      <w:pPr>
        <w:spacing w:line="400" w:lineRule="exact"/>
        <w:ind w:firstLine="484" w:firstLineChars="200"/>
      </w:pPr>
      <w:r>
        <w:rPr>
          <w:rFonts w:hint="eastAsia"/>
        </w:rPr>
        <w:t>（二）完善事前评价与事中管控相结合的管理机制</w:t>
      </w:r>
    </w:p>
    <w:p w14:paraId="744F10C6">
      <w:pPr>
        <w:spacing w:line="400" w:lineRule="exact"/>
        <w:ind w:firstLine="484" w:firstLineChars="200"/>
        <w:rPr>
          <w:rFonts w:hint="eastAsia"/>
        </w:rPr>
      </w:pPr>
      <w:r>
        <w:rPr>
          <w:rFonts w:hint="eastAsia"/>
        </w:rPr>
        <w:t>在加盟商管理维度，M公司需在合作前期，应对加盟商的盈利能力、财务状况、运营能力及市场资源等进行全面评价与预测，确保合作主体具备可持续运营基础；在合作过程中，建立常态化绩效评价体系，动态监测加盟商的经营表现。具体措施包括：一是引入专业管理人才团队，为直营店及加盟商提供营销策划、人员培训、物流配送等全流程指导，提升其标准化运营能力；二是设计科学的激励机制，通过返利、奖励等方式激发加盟商的营销积极性，实现上下游主体的协同营收增长。</w:t>
      </w:r>
    </w:p>
    <w:p w14:paraId="18436DE6">
      <w:pPr>
        <w:spacing w:line="400" w:lineRule="exact"/>
        <w:ind w:firstLine="484" w:firstLineChars="200"/>
      </w:pPr>
      <w:r>
        <w:rPr>
          <w:rFonts w:hint="eastAsia"/>
        </w:rPr>
        <w:t>（三）积极推进供应链信息共享平台建设​</w:t>
      </w:r>
    </w:p>
    <w:p w14:paraId="6DDBCEAB">
      <w:pPr>
        <w:spacing w:line="400" w:lineRule="exact"/>
        <w:ind w:firstLine="484" w:firstLineChars="200"/>
        <w:rPr>
          <w:rFonts w:hint="eastAsia"/>
        </w:rPr>
      </w:pPr>
      <w:r>
        <w:rPr>
          <w:rFonts w:hint="eastAsia"/>
        </w:rPr>
        <w:t>在轻资产运营模式下，M公司需加速供应链信息系统的数字化建设，搭建覆盖供应商、加盟商的一体化信息共享平台。依托该数字化平台实现库存水平、生产进度、销售数据等核心信息的实时传输与可视化管控，为企业在生产计划调整、库存优化、市场策略制定等方面提供精准的数据支撑，进而提升资金周转效率、优化供应链资源配置，最终实现营运风险的有效降低。</w:t>
      </w:r>
      <w:bookmarkStart w:id="117" w:name="_Toc12881"/>
    </w:p>
    <w:p w14:paraId="24946637">
      <w:pPr>
        <w:pStyle w:val="51"/>
        <w:numPr>
          <w:ilvl w:val="0"/>
          <w:numId w:val="41"/>
        </w:numPr>
        <w:spacing w:before="207"/>
        <w:rPr>
          <w:rFonts w:hint="eastAsia"/>
        </w:rPr>
      </w:pPr>
      <w:bookmarkStart w:id="118" w:name="_Toc3705"/>
      <w:r>
        <w:rPr>
          <w:rFonts w:hint="eastAsia"/>
        </w:rPr>
        <w:t>优化存货管理​</w:t>
      </w:r>
      <w:bookmarkEnd w:id="117"/>
      <w:bookmarkEnd w:id="118"/>
    </w:p>
    <w:p w14:paraId="6C221BA0">
      <w:pPr>
        <w:spacing w:line="400" w:lineRule="exact"/>
        <w:ind w:firstLine="484" w:firstLineChars="200"/>
        <w:rPr>
          <w:rFonts w:hint="eastAsia"/>
        </w:rPr>
      </w:pPr>
      <w:r>
        <w:t>在轻资产运营模式下，M 公司推行生产外包策略，进而导致其对生产环节的直接管控能力有所弱化，进而面临产品质量稳定性不足、存货周转效率偏低等突出问题，其存货周转率指标显著低于行业平均水平，这不仅大幅降低了资金使用效率，更进一步加剧了存货积压所引发的营运风险。为此，需从多维度</w:t>
      </w:r>
      <w:del w:id="1520" w:author="司马长风" w:date="2026-04-24T16:54:17Z">
        <w:r>
          <w:rPr>
            <w:rFonts w:hint="eastAsia"/>
          </w:rPr>
          <w:delText>构建</w:delText>
        </w:r>
      </w:del>
      <w:ins w:id="1521" w:author="司马长风" w:date="2026-04-24T16:54:17Z">
        <w:r>
          <w:rPr/>
          <w:t>建立</w:t>
        </w:r>
      </w:ins>
      <w:r>
        <w:t>系统化的存货管理优化体系，以实现存货资源的高效配置与风险防控。</w:t>
      </w:r>
    </w:p>
    <w:p w14:paraId="738ACC8C">
      <w:pPr>
        <w:pStyle w:val="53"/>
        <w:numPr>
          <w:ilvl w:val="0"/>
          <w:numId w:val="42"/>
        </w:numPr>
        <w:ind w:firstLine="486"/>
        <w:rPr>
          <w:color w:val="auto"/>
        </w:rPr>
      </w:pPr>
      <w:bookmarkStart w:id="119" w:name="OLE_LINK19"/>
      <w:r>
        <w:rPr>
          <w:rFonts w:cs="宋体"/>
          <w:color w:val="auto"/>
          <w:szCs w:val="24"/>
        </w:rPr>
        <w:t>搭建科学统一的采购验收标准与管理体系</w:t>
      </w:r>
    </w:p>
    <w:bookmarkEnd w:id="119"/>
    <w:p w14:paraId="2ED607C7">
      <w:pPr>
        <w:spacing w:line="400" w:lineRule="exact"/>
        <w:ind w:firstLine="484" w:firstLineChars="200"/>
        <w:rPr>
          <w:rFonts w:hint="eastAsia"/>
        </w:rPr>
      </w:pPr>
      <w:r>
        <w:rPr>
          <w:rFonts w:hint="eastAsia"/>
        </w:rPr>
        <w:t>针对轻资产运营模式下M公司生产外包的特点，在采购验收环节，应制定涵盖质量等级、成分指标、包装规格、安全标准等核心要素的量化验收指标，通过专业检测与标准化评分机制对入库产品进行质量核验；同时，明确不合格产品的退回、返工及追责流程，从源头把控产品质量，避免因质量问题导致的存货滞销与积压。</w:t>
      </w:r>
    </w:p>
    <w:p w14:paraId="63F52CF1">
      <w:pPr>
        <w:pStyle w:val="53"/>
        <w:ind w:firstLine="486"/>
        <w:rPr>
          <w:color w:val="auto"/>
        </w:rPr>
      </w:pPr>
      <w:r>
        <w:rPr>
          <w:rFonts w:hint="eastAsia"/>
          <w:color w:val="auto"/>
        </w:rPr>
        <w:t>（二）强化对加盟商的存货管理赋能与指导</w:t>
      </w:r>
    </w:p>
    <w:p w14:paraId="4FC9F69C">
      <w:pPr>
        <w:spacing w:line="400" w:lineRule="exact"/>
        <w:ind w:firstLine="484" w:firstLineChars="200"/>
        <w:rPr>
          <w:rFonts w:hint="eastAsia"/>
        </w:rPr>
      </w:pPr>
      <w:r>
        <w:rPr>
          <w:rFonts w:hint="eastAsia"/>
        </w:rPr>
        <w:t>在下游渠道存货管控维度,一方面，M公司可通过开展专项培训课程，提升加盟商的存货管理意识与专业能力；另一方面，依托数据共享机制收集并分析加盟商的库存持有量、库存结构及销售流转数据，为其提供订货量测算、库存结构优化等决策支持，帮助加盟商规避盲目采购导致的库存积压问题，实现渠道层面的存货高效周转。</w:t>
      </w:r>
    </w:p>
    <w:p w14:paraId="1206AF71">
      <w:pPr>
        <w:pStyle w:val="53"/>
        <w:ind w:firstLine="486"/>
        <w:rPr>
          <w:color w:val="auto"/>
        </w:rPr>
      </w:pPr>
      <w:r>
        <w:rPr>
          <w:rFonts w:hint="eastAsia"/>
          <w:color w:val="auto"/>
        </w:rPr>
        <w:t>（三）共建共享一体化信息化管理系统​</w:t>
      </w:r>
    </w:p>
    <w:p w14:paraId="258543B1">
      <w:pPr>
        <w:spacing w:line="400" w:lineRule="exact"/>
        <w:ind w:firstLine="484" w:firstLineChars="200"/>
        <w:rPr>
          <w:rFonts w:hint="eastAsia"/>
        </w:rPr>
      </w:pPr>
      <w:bookmarkStart w:id="120" w:name="_Toc4481"/>
      <w:r>
        <w:rPr>
          <w:rFonts w:hint="eastAsia"/>
        </w:rPr>
        <w:t>在技术赋能层面，M公司应积极引入大数据、人工智能等新一代信息技术，推进一体化信息管理平台建设。该系统需实现对生产进度、供应能力、渠道库存及消费需求等多维数据的实时整合与智能分析，支撑企业对“产-供-销”全链条的协同管控。通过精准捕捉需求动态，企业可动态调整采购规模与结构，并制定科学的库存策略，从而在实现供需动态平衡的同时，有效压降存货积压，降低营运风险。</w:t>
      </w:r>
    </w:p>
    <w:p w14:paraId="04829547">
      <w:pPr>
        <w:pStyle w:val="51"/>
        <w:numPr>
          <w:ilvl w:val="0"/>
          <w:numId w:val="41"/>
        </w:numPr>
        <w:spacing w:before="207"/>
      </w:pPr>
      <w:bookmarkStart w:id="121" w:name="_Toc21478"/>
      <w:r>
        <w:rPr>
          <w:rFonts w:hint="eastAsia"/>
        </w:rPr>
        <w:t>强化应收账款管理​</w:t>
      </w:r>
      <w:bookmarkEnd w:id="120"/>
      <w:bookmarkEnd w:id="121"/>
    </w:p>
    <w:p w14:paraId="20A56C35">
      <w:pPr>
        <w:spacing w:line="400" w:lineRule="exact"/>
        <w:ind w:firstLine="484" w:firstLineChars="200"/>
        <w:rPr>
          <w:rFonts w:hint="eastAsia"/>
        </w:rPr>
      </w:pPr>
      <w:r>
        <w:rPr>
          <w:rFonts w:hint="eastAsia"/>
        </w:rPr>
        <w:t>M 公司在轻资产战略下，通过线上线下渠道融合实现销售规模的快速扩张。然而，营收增长亦带来应收账款的大幅上升。鉴于应收账款在企业流动资产中的重要地位，其管理效率将显著影响资金周转速度与现金流安全。为此，M 公司亟需将应收账款管理提升至战略高度，以确保资金安全并提高经营效益。</w:t>
      </w:r>
    </w:p>
    <w:p w14:paraId="0534F590">
      <w:pPr>
        <w:spacing w:line="400" w:lineRule="exact"/>
        <w:ind w:firstLine="484" w:firstLineChars="200"/>
      </w:pPr>
      <w:r>
        <w:rPr>
          <w:rFonts w:hint="eastAsia"/>
        </w:rPr>
        <w:t>（一）提升应收账款管理精细化水平​</w:t>
      </w:r>
    </w:p>
    <w:p w14:paraId="5BBD53A7">
      <w:pPr>
        <w:spacing w:line="400" w:lineRule="exact"/>
        <w:ind w:firstLine="484" w:firstLineChars="200"/>
        <w:rPr>
          <w:rFonts w:hint="eastAsia"/>
        </w:rPr>
      </w:pPr>
      <w:r>
        <w:rPr>
          <w:rFonts w:hint="eastAsia"/>
        </w:rPr>
        <w:t>强化应收账款管理是实施轻资产运营企业的重要内容。M公司可通过技术赋能，根据企业实际需求自主研发或外购专业化应收账款管理软件，借助系统集成能力实现合同管理、发票开具、收款跟踪、智能对账及自动化催收等全流程功能的有机整合。借助该系统，企业可对客户信用画像、应收账款周转天数（DSO）及回款执行率进行颗粒度精细化的实时监控与趋势推演，进而优化营运资本配置，提升资金使用效率。建立风险预警机制，对逾期风险较高的账款及时发出预警信号，从而有效降低逾期账款比例与坏账发生率，实现资金回笼的“提速”与“保质”双重目标，增强企业现金流的造血功能与抗风险韧性。</w:t>
      </w:r>
    </w:p>
    <w:p w14:paraId="093F0C4E">
      <w:pPr>
        <w:spacing w:line="400" w:lineRule="exact"/>
        <w:ind w:firstLine="484" w:firstLineChars="200"/>
      </w:pPr>
      <w:r>
        <w:t>（二）</w:t>
      </w:r>
      <w:del w:id="1522" w:author="司马长风" w:date="2026-04-24T16:54:17Z">
        <w:r>
          <w:rPr>
            <w:rFonts w:hint="eastAsia"/>
          </w:rPr>
          <w:delText>构建</w:delText>
        </w:r>
      </w:del>
      <w:ins w:id="1523" w:author="司马长风" w:date="2026-04-24T16:54:17Z">
        <w:r>
          <w:rPr/>
          <w:t>建立</w:t>
        </w:r>
      </w:ins>
      <w:r>
        <w:t>高效应收账款管理体系​</w:t>
      </w:r>
    </w:p>
    <w:p w14:paraId="52C7CF9F">
      <w:pPr>
        <w:spacing w:line="400" w:lineRule="exact"/>
        <w:ind w:firstLine="484" w:firstLineChars="200"/>
        <w:rPr>
          <w:rFonts w:hint="eastAsia"/>
        </w:rPr>
      </w:pPr>
      <w:r>
        <w:rPr>
          <w:rFonts w:hint="eastAsia"/>
        </w:rPr>
        <w:t>M公司需不断优化内部协同流程，打破业务部门、财务部门与管理部门之间的信息壁垒，建立跨部门协同工作机制：业务部门负责客户信用评价与销售合同执行的前端管控，财务部门承担应收账款的核算、跟踪与催收协调工作，管理部门则负责统筹制定管理策略与考核机制。通过明确各部门权责边界、规范工作衔接流程，实现应收账款从客户准入、合同签订到回款收尾的全周期协同管理，进而提升企业整体运营绩效。</w:t>
      </w:r>
    </w:p>
    <w:p w14:paraId="5674E4F2">
      <w:pPr>
        <w:pStyle w:val="50"/>
        <w:numPr>
          <w:ilvl w:val="0"/>
          <w:numId w:val="38"/>
        </w:numPr>
        <w:spacing w:before="207" w:after="207"/>
        <w:rPr>
          <w:rFonts w:hint="default"/>
        </w:rPr>
      </w:pPr>
      <w:bookmarkStart w:id="122" w:name="_Toc3853"/>
      <w:bookmarkStart w:id="123" w:name="_Toc4482"/>
      <w:r>
        <w:t>收益分配风险控制策略​</w:t>
      </w:r>
      <w:bookmarkEnd w:id="122"/>
      <w:bookmarkEnd w:id="123"/>
    </w:p>
    <w:p w14:paraId="5D7FFE1D">
      <w:pPr>
        <w:pStyle w:val="51"/>
        <w:numPr>
          <w:ilvl w:val="0"/>
          <w:numId w:val="43"/>
        </w:numPr>
        <w:spacing w:before="207"/>
      </w:pPr>
      <w:bookmarkStart w:id="124" w:name="_Toc14275"/>
      <w:bookmarkStart w:id="125" w:name="_Toc26806"/>
      <w:r>
        <w:rPr>
          <w:rFonts w:hint="eastAsia"/>
        </w:rPr>
        <w:t>完善股利分配政策​</w:t>
      </w:r>
      <w:bookmarkEnd w:id="124"/>
      <w:bookmarkEnd w:id="125"/>
    </w:p>
    <w:p w14:paraId="12449573">
      <w:pPr>
        <w:spacing w:line="400" w:lineRule="exact"/>
        <w:ind w:firstLine="484" w:firstLineChars="200"/>
        <w:rPr>
          <w:rFonts w:hint="eastAsia"/>
        </w:rPr>
      </w:pPr>
      <w:r>
        <w:rPr>
          <w:rFonts w:hint="eastAsia"/>
        </w:rPr>
        <w:t>轻资产运营模式所具有的资源集中性、业务轻资产化及现金流波动性等特征，决定了M公司的股利分配政策需同时具备科学性与前瞻性，需要在股东当期回报最大化与企业长期可持续发展所需的资本积累之间，寻求动态的最优均衡点。因此，M公司应基于自身实际经营绩效、公司治理结构特征及长期发展战略目标，对未来一定时期内的资金供需状况进行精准预测与深度分析，确保股利分配方案既能充分反映企业当期经营成果，又能与未来投资扩张、研发投入等资金需求相适配，实现股东利益与企业发展的协同统一。​</w:t>
      </w:r>
    </w:p>
    <w:p w14:paraId="6C261A5E">
      <w:pPr>
        <w:spacing w:line="400" w:lineRule="exact"/>
        <w:ind w:firstLine="484" w:firstLineChars="200"/>
      </w:pPr>
      <w:r>
        <w:rPr>
          <w:rFonts w:hint="eastAsia"/>
        </w:rPr>
        <w:t>（一）推行混合型股利分配政策</w:t>
      </w:r>
    </w:p>
    <w:p w14:paraId="0CCE6DD4">
      <w:pPr>
        <w:spacing w:line="400" w:lineRule="exact"/>
        <w:ind w:firstLine="484" w:firstLineChars="200"/>
        <w:rPr>
          <w:rFonts w:hint="eastAsia"/>
        </w:rPr>
      </w:pPr>
      <w:r>
        <w:rPr>
          <w:rFonts w:hint="eastAsia"/>
        </w:rPr>
        <w:t>轻资产运营模式下，M公司固定股利政策与经营现金流入错配现象表现明显。鉴于M公司盈利波动的不确定性，可采取“低正常股利加额外股利”的柔性分配策略。在具体实施过程中，建议以三个会计年度为一个预算周期，结合企业当期营业收入、净利润、现金流状况等核心经营数据，运用财务预测模型对未来三年的盈利能力、现金流趋势及资金缺口进行系统性研判，据此确定稳定且可持续的低正常股利支付金额，以保障股东获得基础投资回报。同时，需制定清晰的额外股利支付标准体系，明确额外股利的触发条件（如净利润增长率达到预设阈值、现金流净额超额完成目标等）与金额核算方法，根据各年度实际经营绩效的波动情况灵活调整额外股利的分配规模，实现股利分配与经营业绩的动态匹配。</w:t>
      </w:r>
    </w:p>
    <w:p w14:paraId="66582439">
      <w:pPr>
        <w:spacing w:line="400" w:lineRule="exact"/>
        <w:ind w:firstLine="484" w:firstLineChars="200"/>
      </w:pPr>
      <w:r>
        <w:rPr>
          <w:rFonts w:hint="eastAsia"/>
        </w:rPr>
        <w:t>（二）建立股利分配政策动态调整机制</w:t>
      </w:r>
    </w:p>
    <w:p w14:paraId="5E72801D">
      <w:pPr>
        <w:spacing w:line="400" w:lineRule="exact"/>
        <w:ind w:firstLine="484" w:firstLineChars="200"/>
        <w:rPr>
          <w:rFonts w:hint="eastAsia"/>
        </w:rPr>
      </w:pPr>
      <w:r>
        <w:t>为有效应对轻资产运营企业可能面临的市场波动、经营风险等外部冲击，M公司管理层可通过实时监测外部环境变化对企业经营业绩、现金流稳定性的影响，及时启动股利分配方案的评价与调整程序，合理优化股利支付节奏与规模，避免因刚性股利支付导致企业资金链承压，进而夯实企业的财务韧性根基，</w:t>
      </w:r>
      <w:del w:id="1524" w:author="司马长风" w:date="2026-04-24T16:54:17Z">
        <w:r>
          <w:rPr>
            <w:rFonts w:hint="eastAsia"/>
          </w:rPr>
          <w:delText>构建</w:delText>
        </w:r>
      </w:del>
      <w:ins w:id="1525" w:author="司马长风" w:date="2026-04-24T16:54:17Z">
        <w:r>
          <w:rPr/>
          <w:t>建立</w:t>
        </w:r>
      </w:ins>
      <w:r>
        <w:t>起应对内外部冲击的动态防御机制。</w:t>
      </w:r>
    </w:p>
    <w:p w14:paraId="69A9B778">
      <w:pPr>
        <w:pStyle w:val="51"/>
        <w:numPr>
          <w:ilvl w:val="0"/>
          <w:numId w:val="43"/>
        </w:numPr>
        <w:spacing w:before="207"/>
      </w:pPr>
      <w:bookmarkStart w:id="126" w:name="_Toc17906"/>
      <w:bookmarkStart w:id="127" w:name="_Toc16773"/>
      <w:r>
        <w:rPr>
          <w:rFonts w:hint="eastAsia"/>
        </w:rPr>
        <w:t>丰富股利支付形式​</w:t>
      </w:r>
      <w:bookmarkEnd w:id="126"/>
      <w:bookmarkEnd w:id="127"/>
    </w:p>
    <w:p w14:paraId="2EF055C1">
      <w:pPr>
        <w:spacing w:line="400" w:lineRule="exact"/>
        <w:ind w:firstLine="484" w:firstLineChars="200"/>
        <w:rPr>
          <w:rFonts w:hint="eastAsia"/>
        </w:rPr>
      </w:pPr>
      <w:r>
        <w:t>多元混合的股利支付形式对实施轻资产运营的企业同等重要。若企业单纯依赖高现金股利支付模式，虽能在短期内满足投资者的收益预期，契合部分投资者的短期利益诉求，但该模式会显著加剧企业资金流动性压力，导致留存收益积累受限，进而削弱企业用于研发投入、市场拓展及风险抵御的资金储备，进而阻碍其长期发展潜力的培育与充分释放。基于此，M公司需结合自身长期发展战略定位与当期经营实际状况，采用现金股利与股票股利并行的混合分配模式，</w:t>
      </w:r>
      <w:del w:id="1526" w:author="司马长风" w:date="2026-04-24T16:54:17Z">
        <w:r>
          <w:rPr>
            <w:rFonts w:hint="eastAsia"/>
          </w:rPr>
          <w:delText>构建</w:delText>
        </w:r>
      </w:del>
      <w:ins w:id="1527" w:author="司马长风" w:date="2026-04-24T16:54:17Z">
        <w:r>
          <w:rPr/>
          <w:t>建立</w:t>
        </w:r>
      </w:ins>
      <w:r>
        <w:t>多元化的股利支付策略体系。</w:t>
      </w:r>
    </w:p>
    <w:p w14:paraId="55169AD0">
      <w:pPr>
        <w:spacing w:line="400" w:lineRule="exact"/>
        <w:ind w:firstLine="484" w:firstLineChars="200"/>
      </w:pPr>
      <w:r>
        <w:rPr>
          <w:rFonts w:hint="eastAsia"/>
        </w:rPr>
        <w:t>（一）混合股利支付模式的双重协同优势​</w:t>
      </w:r>
    </w:p>
    <w:p w14:paraId="5F3E0543">
      <w:pPr>
        <w:spacing w:line="400" w:lineRule="exact"/>
        <w:ind w:firstLine="484" w:firstLineChars="200"/>
        <w:rPr>
          <w:rFonts w:hint="eastAsia"/>
        </w:rPr>
      </w:pPr>
      <w:r>
        <w:rPr>
          <w:rFonts w:hint="eastAsia"/>
        </w:rPr>
        <w:t>其一，通过适度降低现金股利在总股利支付中的占比，既能维持对投资者的稳定回报，保障投资者信任度，塑造企业稳健经营的市场形象，又可通过股票股利的权益性扩张效应，优化企业资本结构，提升每股净资产价值与市场估值水平；其二，通过提升股票股利比重实施“非现金化”分配，可在保障股东权益账面增值的前提下，最大化保留企业自由现金流，有效化解流动性风险并支撑可持续增长，使企业得以将更多留存资金定向配置于研发创新、品牌推广、供应链优化等轻资产运营模式下的核心业务环节，进而筑牢企业的核心竞争壁垒，提升企业在行业生态中的战略主导地位与市场议价能力。</w:t>
      </w:r>
    </w:p>
    <w:p w14:paraId="695CC42A">
      <w:pPr>
        <w:tabs>
          <w:tab w:val="center" w:pos="4253"/>
        </w:tabs>
        <w:spacing w:line="400" w:lineRule="exact"/>
        <w:ind w:firstLine="484" w:firstLineChars="200"/>
      </w:pPr>
      <w:r>
        <w:rPr>
          <w:rFonts w:hint="eastAsia"/>
        </w:rPr>
        <w:t>（二）制定混合股利支付模式的考量因素</w:t>
      </w:r>
    </w:p>
    <w:p w14:paraId="26DE5D85">
      <w:pPr>
        <w:spacing w:line="400" w:lineRule="exact"/>
        <w:ind w:firstLine="484" w:firstLineChars="200"/>
        <w:rPr>
          <w:rFonts w:hint="eastAsia"/>
        </w:rPr>
      </w:pPr>
      <w:r>
        <w:t>M公司在制定混合股利支付政策时，需以法律法规及监管要求为基本前提，</w:t>
      </w:r>
      <w:del w:id="1528" w:author="司马长风" w:date="2026-04-24T16:54:17Z">
        <w:r>
          <w:rPr>
            <w:rFonts w:hint="eastAsia"/>
          </w:rPr>
          <w:delText>构建</w:delText>
        </w:r>
      </w:del>
      <w:ins w:id="1529" w:author="司马长风" w:date="2026-04-24T16:54:17Z">
        <w:r>
          <w:rPr/>
          <w:t>建立</w:t>
        </w:r>
      </w:ins>
      <w:r>
        <w:t>多维度考量框架：综合评价自身财务状况（如现金流充裕度、资产负债率水平）、所处发展阶段（如成长期、成熟期）及外部市场环境（如行业竞争态势、资本市场波动）等关键因素，基于定量模型确定股利的最优结构配比，在最大化股东价值与吸引外部投资的同时，严守偿债红线并赋能可持续发展，实现短期回报与长期战略的动态最优匹配。</w:t>
      </w:r>
    </w:p>
    <w:p w14:paraId="3BB67E20">
      <w:pPr>
        <w:pStyle w:val="51"/>
        <w:numPr>
          <w:ilvl w:val="0"/>
          <w:numId w:val="43"/>
        </w:numPr>
        <w:spacing w:before="207"/>
      </w:pPr>
      <w:r>
        <w:t>平衡股东利益与</w:t>
      </w:r>
      <w:del w:id="1530" w:author="司马长风" w:date="2026-04-24T16:54:17Z">
        <w:r>
          <w:rPr>
            <w:rFonts w:hint="eastAsia"/>
          </w:rPr>
          <w:delText>构建</w:delText>
        </w:r>
      </w:del>
      <w:ins w:id="1531" w:author="司马长风" w:date="2026-04-24T16:54:17Z">
        <w:r>
          <w:rPr/>
          <w:t>建立</w:t>
        </w:r>
      </w:ins>
      <w:r>
        <w:t>风险防范机制​</w:t>
      </w:r>
    </w:p>
    <w:p w14:paraId="63115E0D">
      <w:pPr>
        <w:spacing w:line="400" w:lineRule="exact"/>
        <w:ind w:firstLine="484" w:firstLineChars="200"/>
        <w:rPr>
          <w:rFonts w:hint="eastAsia"/>
        </w:rPr>
      </w:pPr>
      <w:r>
        <w:rPr>
          <w:rFonts w:hint="eastAsia"/>
        </w:rPr>
        <w:t>当前，实施轻资产运营的M公司的股利分配政策已显现出留存收益与股利支付的结构性失衡问题：即便在流动资金周转紧张的情况下，企业仍维持高额现金股利发放规模，这不仅加剧了现金流压力，导致资金链紧张风险攀升，这进一步加剧了收益分配环节的财务风险敞口，对企业的经营稳健性与资金链安全构成双重威胁。</w:t>
      </w:r>
    </w:p>
    <w:p w14:paraId="2C51FD0E">
      <w:pPr>
        <w:spacing w:line="400" w:lineRule="exact"/>
        <w:ind w:firstLine="484" w:firstLineChars="200"/>
      </w:pPr>
      <w:r>
        <w:rPr>
          <w:rFonts w:hint="eastAsia"/>
        </w:rPr>
        <w:t>（一）建立股东长短期利益协同的动态平衡机制​</w:t>
      </w:r>
    </w:p>
    <w:p w14:paraId="6065BDE1">
      <w:pPr>
        <w:spacing w:line="400" w:lineRule="exact"/>
        <w:ind w:firstLine="484" w:firstLineChars="200"/>
        <w:rPr>
          <w:rFonts w:hint="eastAsia"/>
        </w:rPr>
      </w:pPr>
      <w:r>
        <w:t>为有效解决轻资产运营模式下M公司股利分配政策显现出的留存收益与股利支付的结构性失衡问题，M公司亟需</w:t>
      </w:r>
      <w:del w:id="1532" w:author="司马长风" w:date="2026-04-24T16:54:17Z">
        <w:r>
          <w:rPr>
            <w:rFonts w:hint="eastAsia"/>
          </w:rPr>
          <w:delText>构建</w:delText>
        </w:r>
      </w:del>
      <w:ins w:id="1533" w:author="司马长风" w:date="2026-04-24T16:54:17Z">
        <w:r>
          <w:rPr/>
          <w:t>建立</w:t>
        </w:r>
      </w:ins>
      <w:r>
        <w:t>科学的财务风险防控体系，在保障股东获得合理投资回报的前提下，通过设定留存收益最低比例、建立现金流预警阈值等方式，确保企业留存足额资金用于研发创新、市场拓展等战略发展领域，增强企业抵御财务波动的能力。例如，在新冠肺炎疫情等突发公共卫生事件或宏观经济下行等特殊时期，可通过优化资金配置结构、下调现金股利支付比例或转向股票股利支付等策略，优化现金流配置效率，在维持企业生存能力的同时，筑牢资金链的安全防线。</w:t>
      </w:r>
    </w:p>
    <w:p w14:paraId="3A3238A1">
      <w:r>
        <w:rPr>
          <w:rFonts w:hint="eastAsia"/>
        </w:rPr>
        <w:t>（二）加大优势轻资产项目投资力度</w:t>
      </w:r>
    </w:p>
    <w:p w14:paraId="33B354CD">
      <w:pPr>
        <w:spacing w:line="400" w:lineRule="exact"/>
        <w:ind w:firstLine="484" w:firstLineChars="200"/>
        <w:rPr>
          <w:rFonts w:hint="eastAsia"/>
        </w:rPr>
        <w:sectPr>
          <w:headerReference r:id="rId32" w:type="default"/>
          <w:headerReference r:id="rId33" w:type="even"/>
          <w:footnotePr>
            <w:numRestart w:val="eachPage"/>
          </w:footnotePr>
          <w:pgSz w:w="11909" w:h="16834"/>
          <w:pgMar w:top="1701" w:right="1701" w:bottom="1418" w:left="1701" w:header="1304" w:footer="1021" w:gutter="0"/>
          <w:cols w:space="720" w:num="1"/>
          <w:docGrid w:type="linesAndChars" w:linePitch="415" w:charSpace="614"/>
        </w:sectPr>
      </w:pPr>
      <w:r>
        <w:rPr>
          <w:rFonts w:hint="eastAsia"/>
        </w:rPr>
        <w:t>在轻资产运营模式下，M公司需充分发挥企业在品牌溢价、行业运营经验及资源整合能力等方面的核心优势，加大对具有高成长性、高附加值的轻资产项目（如数字营销平台建设、研发设计能力升级等）的投资力度。通过提升此类战略项目的投资回报率，增强企业未来盈利预期与市场估值水平，既满足股东对长期投资增值的需求，又为企业持续发展注入动力，最终实现股东利益与企业战略目标的协同共进。</w:t>
      </w:r>
    </w:p>
    <w:p w14:paraId="01C90DED">
      <w:pPr>
        <w:pStyle w:val="48"/>
        <w:numPr>
          <w:ilvl w:val="0"/>
          <w:numId w:val="0"/>
        </w:numPr>
        <w:spacing w:before="415" w:after="207"/>
        <w:ind w:left="402"/>
        <w:rPr>
          <w:rFonts w:hint="default"/>
        </w:rPr>
      </w:pPr>
      <w:bookmarkStart w:id="128" w:name="_Toc18054"/>
      <w:bookmarkStart w:id="129" w:name="_Toc13551"/>
      <w:r>
        <w:t>第七章 结论与展望</w:t>
      </w:r>
      <w:bookmarkEnd w:id="128"/>
      <w:bookmarkEnd w:id="129"/>
    </w:p>
    <w:p w14:paraId="1927DB39">
      <w:pPr>
        <w:pStyle w:val="50"/>
        <w:numPr>
          <w:ilvl w:val="0"/>
          <w:numId w:val="44"/>
        </w:numPr>
        <w:spacing w:before="207" w:after="207"/>
        <w:rPr>
          <w:rFonts w:hint="default"/>
        </w:rPr>
      </w:pPr>
      <w:bookmarkStart w:id="130" w:name="_Toc12010"/>
      <w:bookmarkStart w:id="131" w:name="_Toc11366"/>
      <w:r>
        <w:t>研究结论</w:t>
      </w:r>
      <w:bookmarkEnd w:id="130"/>
      <w:bookmarkEnd w:id="131"/>
    </w:p>
    <w:p w14:paraId="3F992515">
      <w:pPr>
        <w:pStyle w:val="32"/>
        <w:tabs>
          <w:tab w:val="right" w:leader="dot" w:pos="8507"/>
        </w:tabs>
        <w:ind w:firstLine="260"/>
        <w:rPr>
          <w:ins w:id="1534" w:author="司马长风" w:date="2026-04-24T16:54:17Z"/>
        </w:rPr>
      </w:pPr>
      <w:r>
        <w:t>本文</w:t>
      </w:r>
      <w:del w:id="1535" w:author="司马长风" w:date="2026-04-24T16:54:17Z">
        <w:r>
          <w:rPr>
            <w:rFonts w:hint="eastAsia"/>
          </w:rPr>
          <w:delText xml:space="preserve"> 在系统梳理国内外轻资产运营与财务风险管理相关研究文献的基础上，以国内知名服装企业M公司为研究对象，采用案例分析方法，围绕M公司</w:delText>
        </w:r>
      </w:del>
      <w:ins w:id="1536" w:author="司马长风" w:date="2026-04-24T16:54:17Z">
        <w:r>
          <w:rPr/>
          <w:t>以</w:t>
        </w:r>
      </w:ins>
      <w:r>
        <w:t>轻资产运营模式下</w:t>
      </w:r>
      <w:ins w:id="1537" w:author="司马长风" w:date="2026-04-24T16:54:17Z">
        <w:r>
          <w:rPr/>
          <w:t xml:space="preserve"> M 公司</w:t>
        </w:r>
      </w:ins>
      <w:r>
        <w:t>的财务风险管理问题</w:t>
      </w:r>
      <w:del w:id="1538" w:author="司马长风" w:date="2026-04-24T16:54:17Z">
        <w:r>
          <w:rPr>
            <w:rFonts w:hint="eastAsia"/>
          </w:rPr>
          <w:delText>，以</w:delText>
        </w:r>
      </w:del>
      <w:ins w:id="1539" w:author="司马长风" w:date="2026-04-24T16:54:17Z">
        <w:r>
          <w:rPr/>
          <w:t>为研究对象，结合</w:t>
        </w:r>
      </w:ins>
      <w:r>
        <w:t>劳动分工理论、微笑曲线理论和全面风险管理理论</w:t>
      </w:r>
      <w:del w:id="1540" w:author="司马长风" w:date="2026-04-24T16:54:17Z">
        <w:r>
          <w:rPr>
            <w:rFonts w:hint="eastAsia"/>
          </w:rPr>
          <w:delText>为支撑开展系统研究。研究通过</w:delText>
        </w:r>
      </w:del>
      <w:ins w:id="1541" w:author="司马长风" w:date="2026-04-24T16:54:17Z">
        <w:r>
          <w:rPr/>
          <w:t>，运用文献研究法、案例研究法、</w:t>
        </w:r>
      </w:ins>
      <w:r>
        <w:t>财务比率分析法</w:t>
      </w:r>
      <w:del w:id="1542" w:author="司马长风" w:date="2026-04-24T16:54:17Z">
        <w:r>
          <w:rPr>
            <w:rFonts w:hint="eastAsia"/>
          </w:rPr>
          <w:delText>识别了企业财务风险，运用熵权-TOPSIS法构建了多维度评价体系量化</w:delText>
        </w:r>
      </w:del>
      <w:ins w:id="1543" w:author="司马长风" w:date="2026-04-24T16:54:17Z">
        <w:r>
          <w:rPr/>
          <w:t>以及熵权-TOPSIS 法，对 M 公司 2020—2024 年的财务风险状况进行了分析。研究表明：</w:t>
        </w:r>
      </w:ins>
    </w:p>
    <w:p w14:paraId="0B9879FF">
      <w:pPr>
        <w:pStyle w:val="32"/>
        <w:tabs>
          <w:tab w:val="right" w:leader="dot" w:pos="8507"/>
        </w:tabs>
        <w:ind w:firstLine="260"/>
      </w:pPr>
      <w:ins w:id="1544" w:author="司马长风" w:date="2026-04-24T16:54:17Z">
        <w:r>
          <w:rPr/>
          <w:t>第一，轻资产运营模式有助于企业将资源集中于品牌运营、研发设计、渠道建设和市场推广等高附加值环节，从而提高资源配置效率和经营灵活性，但这并不意味着企业财务</w:t>
        </w:r>
      </w:ins>
      <w:r>
        <w:t>风险</w:t>
      </w:r>
      <w:del w:id="1545" w:author="司马长风" w:date="2026-04-24T16:54:17Z">
        <w:r>
          <w:rPr>
            <w:rFonts w:hint="eastAsia"/>
          </w:rPr>
          <w:delText>水平，并据此提出针对性防范策略，主要研究结论如下：​</w:delText>
        </w:r>
      </w:del>
      <w:ins w:id="1546" w:author="司马长风" w:date="2026-04-24T16:54:17Z">
        <w:r>
          <w:rPr/>
          <w:t>会自然降低。对于服装企业而言，在减少对生产制造等重资产环节依赖的同时，企业往往会对品牌投入、渠道运营和供应链协同形成更高程度的依赖，由此带来新的财务压力。</w:t>
        </w:r>
      </w:ins>
    </w:p>
    <w:p w14:paraId="7523035F">
      <w:pPr>
        <w:pStyle w:val="32"/>
        <w:tabs>
          <w:tab w:val="right" w:leader="dot" w:pos="8507"/>
        </w:tabs>
        <w:ind w:firstLine="260"/>
      </w:pPr>
      <w:del w:id="1547" w:author="司马长风" w:date="2026-04-24T16:54:17Z">
        <w:r>
          <w:rPr>
            <w:rFonts w:hint="eastAsia"/>
          </w:rPr>
          <w:delText>首先，M</w:delText>
        </w:r>
      </w:del>
      <w:ins w:id="1548" w:author="司马长风" w:date="2026-04-24T16:54:17Z">
        <w:r>
          <w:rPr/>
          <w:t xml:space="preserve">第二，M </w:t>
        </w:r>
      </w:ins>
      <w:r>
        <w:t>公司在轻资产运营模式下</w:t>
      </w:r>
      <w:del w:id="1549" w:author="司马长风" w:date="2026-04-24T16:54:17Z">
        <w:r>
          <w:rPr>
            <w:rFonts w:hint="eastAsia"/>
          </w:rPr>
          <w:delText>所面临</w:delText>
        </w:r>
      </w:del>
      <w:r>
        <w:t>的财务风险</w:t>
      </w:r>
      <w:del w:id="1550" w:author="司马长风" w:date="2026-04-24T16:54:17Z">
        <w:r>
          <w:rPr>
            <w:rFonts w:hint="eastAsia"/>
          </w:rPr>
          <w:delText>，具备多维度且复合型的显著特征。</w:delText>
        </w:r>
      </w:del>
      <w:ins w:id="1551" w:author="司马长风" w:date="2026-04-24T16:54:17Z">
        <w:r>
          <w:rPr/>
          <w:t>主要体现</w:t>
        </w:r>
      </w:ins>
      <w:r>
        <w:t>在筹资</w:t>
      </w:r>
      <w:del w:id="1552" w:author="司马长风" w:date="2026-04-24T16:54:17Z">
        <w:r>
          <w:rPr>
            <w:rFonts w:hint="eastAsia"/>
          </w:rPr>
          <w:delText>风险</w:delText>
        </w:r>
      </w:del>
      <w:ins w:id="1553" w:author="司马长风" w:date="2026-04-24T16:54:17Z">
        <w:r>
          <w:rPr/>
          <w:t>、投资、营运和收益分配四个</w:t>
        </w:r>
      </w:ins>
      <w:r>
        <w:t>方面</w:t>
      </w:r>
      <w:del w:id="1554" w:author="司马长风" w:date="2026-04-24T16:54:17Z">
        <w:r>
          <w:rPr>
            <w:rFonts w:hint="eastAsia"/>
          </w:rPr>
          <w:delText>，受固定资产规模有限的制约，企业</w:delText>
        </w:r>
      </w:del>
      <w:ins w:id="1555" w:author="司马长风" w:date="2026-04-24T16:54:17Z">
        <w:r>
          <w:rPr/>
          <w:t>。其中，筹资风险主要表现为</w:t>
        </w:r>
      </w:ins>
      <w:r>
        <w:t>融资渠道</w:t>
      </w:r>
      <w:del w:id="1556" w:author="司马长风" w:date="2026-04-24T16:54:17Z">
        <w:r>
          <w:rPr>
            <w:rFonts w:hint="eastAsia"/>
          </w:rPr>
          <w:delText>集中于短期借款，单一化</w:delText>
        </w:r>
      </w:del>
      <w:ins w:id="1557" w:author="司马长风" w:date="2026-04-24T16:54:17Z">
        <w:r>
          <w:rPr/>
          <w:t>和</w:t>
        </w:r>
      </w:ins>
      <w:r>
        <w:t>债务结构</w:t>
      </w:r>
      <w:del w:id="1558" w:author="司马长风" w:date="2026-04-24T16:54:17Z">
        <w:r>
          <w:rPr>
            <w:rFonts w:hint="eastAsia"/>
          </w:rPr>
          <w:delText>导致短期偿债压力突出，流动性风险显著；在</w:delText>
        </w:r>
      </w:del>
      <w:ins w:id="1559" w:author="司马长风" w:date="2026-04-24T16:54:17Z">
        <w:r>
          <w:rPr/>
          <w:t>与经营需求匹配不足；</w:t>
        </w:r>
      </w:ins>
      <w:r>
        <w:t>投资风险</w:t>
      </w:r>
      <w:del w:id="1560" w:author="司马长风" w:date="2026-04-24T16:54:17Z">
        <w:r>
          <w:rPr>
            <w:rFonts w:hint="eastAsia"/>
          </w:rPr>
          <w:delText>层面，因缺乏科学决策机制，资金配置效率低下，投资收益率持续下滑，制约企业盈利能力与成长性；在</w:delText>
        </w:r>
      </w:del>
      <w:ins w:id="1561" w:author="司马长风" w:date="2026-04-24T16:54:17Z">
        <w:r>
          <w:rPr/>
          <w:t>主要表现为品牌、研发和渠道等投入回收周期较长、收益不确定性较强；</w:t>
        </w:r>
      </w:ins>
      <w:r>
        <w:t>营运风险</w:t>
      </w:r>
      <w:del w:id="1562" w:author="司马长风" w:date="2026-04-24T16:54:17Z">
        <w:r>
          <w:rPr>
            <w:rFonts w:hint="eastAsia"/>
          </w:rPr>
          <w:delText>领域，外包模式带来的</w:delText>
        </w:r>
      </w:del>
      <w:ins w:id="1563" w:author="司马长风" w:date="2026-04-24T16:54:17Z">
        <w:r>
          <w:rPr/>
          <w:t>主要表现为库存管理、应收账款管理和</w:t>
        </w:r>
      </w:ins>
      <w:r>
        <w:t>供应链</w:t>
      </w:r>
      <w:del w:id="1564" w:author="司马长风" w:date="2026-04-24T16:54:17Z">
        <w:r>
          <w:rPr>
            <w:rFonts w:hint="eastAsia"/>
          </w:rPr>
          <w:delText>复杂度提升及跨组织</w:delText>
        </w:r>
      </w:del>
      <w:r>
        <w:t>协同</w:t>
      </w:r>
      <w:del w:id="1565" w:author="司马长风" w:date="2026-04-24T16:54:17Z">
        <w:r>
          <w:rPr>
            <w:rFonts w:hint="eastAsia"/>
          </w:rPr>
          <w:delText>不足，引发库存管理失效与存货积压问题，严重影响资金周转效率；在</w:delText>
        </w:r>
      </w:del>
      <w:ins w:id="1566" w:author="司马长风" w:date="2026-04-24T16:54:17Z">
        <w:r>
          <w:rPr/>
          <w:t>压力较大；</w:t>
        </w:r>
      </w:ins>
      <w:r>
        <w:t>收益分配风险</w:t>
      </w:r>
      <w:del w:id="1567" w:author="司马长风" w:date="2026-04-24T16:54:17Z">
        <w:r>
          <w:rPr>
            <w:rFonts w:hint="eastAsia"/>
          </w:rPr>
          <w:delText>上，固定股利支付政策与经营盈余动态变化不匹配，既限制留存收益积累，也</w:delText>
        </w:r>
      </w:del>
      <w:ins w:id="1568" w:author="司马长风" w:date="2026-04-24T16:54:17Z">
        <w:r>
          <w:rPr/>
          <w:t>则主要表现为利润分配安排与企业现金流和再投资需求之间可能</w:t>
        </w:r>
      </w:ins>
      <w:r>
        <w:t>存在</w:t>
      </w:r>
      <w:del w:id="1569" w:author="司马长风" w:date="2026-04-24T16:54:17Z">
        <w:r>
          <w:rPr>
            <w:rFonts w:hint="eastAsia"/>
          </w:rPr>
          <w:delText>股东预期管理失当隐患。​</w:delText>
        </w:r>
      </w:del>
      <w:ins w:id="1570" w:author="司马长风" w:date="2026-04-24T16:54:17Z">
        <w:r>
          <w:rPr/>
          <w:t>失衡。</w:t>
        </w:r>
      </w:ins>
    </w:p>
    <w:p w14:paraId="7B70AE14">
      <w:pPr>
        <w:pStyle w:val="32"/>
        <w:tabs>
          <w:tab w:val="right" w:leader="dot" w:pos="8507"/>
        </w:tabs>
        <w:ind w:firstLine="260"/>
        <w:rPr>
          <w:ins w:id="1571" w:author="司马长风" w:date="2026-04-24T16:54:17Z"/>
          <w:rFonts w:hint="default"/>
        </w:rPr>
      </w:pPr>
      <w:del w:id="1572" w:author="司马长风" w:date="2026-04-24T16:54:17Z">
        <w:r>
          <w:rPr>
            <w:rFonts w:hint="eastAsia"/>
          </w:rPr>
          <w:delText>其次，M</w:delText>
        </w:r>
      </w:del>
      <w:ins w:id="1573" w:author="司马长风" w:date="2026-04-24T16:54:17Z">
        <w:r>
          <w:rPr/>
          <w:t xml:space="preserve">第三，M </w:t>
        </w:r>
      </w:ins>
      <w:r>
        <w:t>公司</w:t>
      </w:r>
      <w:del w:id="1574" w:author="司马长风" w:date="2026-04-24T16:54:17Z">
        <w:r>
          <w:rPr>
            <w:rFonts w:hint="eastAsia"/>
          </w:rPr>
          <w:delText>2020-2024年综合</w:delText>
        </w:r>
      </w:del>
      <w:r>
        <w:t>财务风险</w:t>
      </w:r>
      <w:del w:id="1575" w:author="司马长风" w:date="2026-04-24T16:54:17Z">
        <w:r>
          <w:rPr>
            <w:rFonts w:hint="eastAsia"/>
          </w:rPr>
          <w:delText>水平呈动态</w:delText>
        </w:r>
      </w:del>
      <w:ins w:id="1576" w:author="司马长风" w:date="2026-04-24T16:54:17Z">
        <w:r>
          <w:rPr/>
          <w:t>的形成并非单一因素所致，而是外部环境变化和内部管理问题共同作用的结果。从外部看，行业竞争加剧、消费需求变化、宏观经济</w:t>
        </w:r>
      </w:ins>
      <w:r>
        <w:t>波动</w:t>
      </w:r>
      <w:del w:id="1577" w:author="司马长风" w:date="2026-04-24T16:54:17Z">
        <w:r>
          <w:rPr>
            <w:rFonts w:hint="eastAsia"/>
          </w:rPr>
          <w:delText>态势，2022年达到</w:delText>
        </w:r>
      </w:del>
      <w:ins w:id="1578" w:author="司马长风" w:date="2026-04-24T16:54:17Z">
        <w:r>
          <w:rPr/>
          <w:t>以及供应链环境不稳定等因素，都对企业经营形成持续压力；从内部看，资金管理、投资控制、营运管理和收益分配安排等方面的不足，又进一步放大了这些</w:t>
        </w:r>
      </w:ins>
      <w:r>
        <w:t>风险</w:t>
      </w:r>
      <w:del w:id="1579" w:author="司马长风" w:date="2026-04-24T16:54:17Z">
        <w:r>
          <w:rPr>
            <w:rFonts w:hint="eastAsia"/>
          </w:rPr>
          <w:delText>峰值。</w:delText>
        </w:r>
      </w:del>
      <w:ins w:id="1580" w:author="司马长风" w:date="2026-04-24T16:54:17Z">
        <w:r>
          <w:rPr/>
          <w:t>。不同类型风险之间还存在较明显的传导关系，这使企业财务风险呈现出综合性和动态性特征。</w:t>
        </w:r>
      </w:ins>
    </w:p>
    <w:p w14:paraId="2358ABBC">
      <w:pPr>
        <w:pStyle w:val="32"/>
        <w:tabs>
          <w:tab w:val="right" w:leader="dot" w:pos="8507"/>
        </w:tabs>
        <w:ind w:firstLine="260"/>
        <w:rPr>
          <w:rFonts w:hint="default"/>
        </w:rPr>
      </w:pPr>
      <w:ins w:id="1581" w:author="司马长风" w:date="2026-04-24T16:54:17Z">
        <w:r>
          <w:rPr/>
          <w:t>第四，</w:t>
        </w:r>
      </w:ins>
      <w:r>
        <w:t>基于熵权-</w:t>
      </w:r>
      <w:del w:id="1582" w:author="司马长风" w:date="2026-04-24T16:54:17Z">
        <w:r>
          <w:rPr>
            <w:rFonts w:hint="eastAsia"/>
          </w:rPr>
          <w:delText>TOPSIS</w:delText>
        </w:r>
      </w:del>
      <w:ins w:id="1583" w:author="司马长风" w:date="2026-04-24T16:54:17Z">
        <w:r>
          <w:rPr/>
          <w:t xml:space="preserve">TOPSIS </w:t>
        </w:r>
      </w:ins>
      <w:r>
        <w:t>法的</w:t>
      </w:r>
      <w:del w:id="1584" w:author="司马长风" w:date="2026-04-24T16:54:17Z">
        <w:r>
          <w:rPr>
            <w:rFonts w:hint="eastAsia"/>
          </w:rPr>
          <w:delText>量化</w:delText>
        </w:r>
      </w:del>
      <w:r>
        <w:t>评价</w:t>
      </w:r>
      <w:del w:id="1585" w:author="司马长风" w:date="2026-04-24T16:54:17Z">
        <w:r>
          <w:rPr>
            <w:rFonts w:hint="eastAsia"/>
          </w:rPr>
          <w:delText>及敏感性分析表明，筹资风险与投资风险是驱动企业综合</w:delText>
        </w:r>
      </w:del>
      <w:ins w:id="1586" w:author="司马长风" w:date="2026-04-24T16:54:17Z">
        <w:r>
          <w:rPr/>
          <w:t>结果显示，M 公司 2020—2024 年</w:t>
        </w:r>
      </w:ins>
      <w:r>
        <w:t>财务风险</w:t>
      </w:r>
      <w:del w:id="1587" w:author="司马长风" w:date="2026-04-24T16:54:17Z">
        <w:r>
          <w:rPr>
            <w:rFonts w:hint="eastAsia"/>
          </w:rPr>
          <w:delText>变化的核心因素，二者对风险总</w:delText>
        </w:r>
      </w:del>
      <w:ins w:id="1588" w:author="司马长风" w:date="2026-04-24T16:54:17Z">
        <w:r>
          <w:rPr/>
          <w:t>水平存在较明显波动，其中 2022 年财务安全</w:t>
        </w:r>
      </w:ins>
      <w:r>
        <w:t>水平</w:t>
      </w:r>
      <w:del w:id="1589" w:author="司马长风" w:date="2026-04-24T16:54:17Z">
        <w:r>
          <w:rPr>
            <w:rFonts w:hint="eastAsia"/>
          </w:rPr>
          <w:delText>的贡献度显著高于营运</w:delText>
        </w:r>
      </w:del>
      <w:ins w:id="1590" w:author="司马长风" w:date="2026-04-24T16:54:17Z">
        <w:r>
          <w:rPr/>
          <w:t>最低，说明该年度企业面临的综合财务</w:t>
        </w:r>
      </w:ins>
      <w:r>
        <w:t>风险</w:t>
      </w:r>
      <w:del w:id="1591" w:author="司马长风" w:date="2026-04-24T16:54:17Z">
        <w:r>
          <w:rPr>
            <w:rFonts w:hint="eastAsia"/>
          </w:rPr>
          <w:delText>与收益分配</w:delText>
        </w:r>
      </w:del>
      <w:ins w:id="1592" w:author="司马长风" w:date="2026-04-24T16:54:17Z">
        <w:r>
          <w:rPr/>
          <w:t>最为突出。这一结果与前文</w:t>
        </w:r>
      </w:ins>
      <w:r>
        <w:t>风险</w:t>
      </w:r>
      <w:del w:id="1593" w:author="司马长风" w:date="2026-04-24T16:54:17Z">
        <w:r>
          <w:rPr>
            <w:rFonts w:hint="eastAsia"/>
          </w:rPr>
          <w:delText>，成为M公司</w:delText>
        </w:r>
      </w:del>
      <w:ins w:id="1594" w:author="司马长风" w:date="2026-04-24T16:54:17Z">
        <w:r>
          <w:rPr/>
          <w:t>识别和成因分析的结论基本一致，也说明企业在轻资产运营模式下的</w:t>
        </w:r>
      </w:ins>
      <w:r>
        <w:t>财务风险</w:t>
      </w:r>
      <w:del w:id="1595" w:author="司马长风" w:date="2026-04-24T16:54:17Z">
        <w:r>
          <w:rPr>
            <w:rFonts w:hint="eastAsia"/>
          </w:rPr>
          <w:delText>管理的重点领域。​</w:delText>
        </w:r>
      </w:del>
      <w:ins w:id="1596" w:author="司马长风" w:date="2026-04-24T16:54:17Z">
        <w:r>
          <w:rPr/>
          <w:t>具有阶段性积累和集中显现的特点。</w:t>
        </w:r>
      </w:ins>
    </w:p>
    <w:p w14:paraId="6D85EAED">
      <w:pPr>
        <w:pStyle w:val="32"/>
        <w:tabs>
          <w:tab w:val="right" w:leader="dot" w:pos="8507"/>
        </w:tabs>
        <w:ind w:firstLine="260"/>
      </w:pPr>
      <w:del w:id="1597" w:author="司马长风" w:date="2026-04-24T16:54:17Z">
        <w:r>
          <w:rPr>
            <w:rFonts w:hint="eastAsia"/>
          </w:rPr>
          <w:delText>最后，由以上研究可以得出，服装行业中采用轻资产模式（如生产外包、聚焦品牌与渠道）的企业，易面临多维度复合型</w:delText>
        </w:r>
      </w:del>
      <w:ins w:id="1598" w:author="司马长风" w:date="2026-04-24T16:54:17Z">
        <w:r>
          <w:rPr/>
          <w:t>第五，针对 M 公司</w:t>
        </w:r>
      </w:ins>
      <w:r>
        <w:t>财务风险</w:t>
      </w:r>
      <w:del w:id="1599" w:author="司马长风" w:date="2026-04-24T16:54:17Z">
        <w:r>
          <w:rPr>
            <w:rFonts w:hint="eastAsia"/>
          </w:rPr>
          <w:delText>，因此轻资产服装企业需构建多维度、全链条的风险防范体系。在筹资端，应主动</w:delText>
        </w:r>
      </w:del>
      <w:ins w:id="1600" w:author="司马长风" w:date="2026-04-24T16:54:17Z">
        <w:r>
          <w:rPr/>
          <w:t>的具体表现，本文从筹资、投资、营运和收益分配四个方面提出了相应控制策略，包括</w:t>
        </w:r>
      </w:ins>
      <w:r>
        <w:t>拓宽融资渠道</w:t>
      </w:r>
      <w:del w:id="1601" w:author="司马长风" w:date="2026-04-24T16:54:17Z">
        <w:r>
          <w:rPr>
            <w:rFonts w:hint="eastAsia"/>
          </w:rPr>
          <w:delText>（如引入股权融资、供应链财务等），</w:delText>
        </w:r>
      </w:del>
      <w:ins w:id="1602" w:author="司马长风" w:date="2026-04-24T16:54:17Z">
        <w:r>
          <w:rPr/>
          <w:t>、</w:t>
        </w:r>
      </w:ins>
      <w:r>
        <w:t>优化债务</w:t>
      </w:r>
      <w:del w:id="1603" w:author="司马长风" w:date="2026-04-24T16:54:17Z">
        <w:r>
          <w:rPr>
            <w:rFonts w:hint="eastAsia"/>
          </w:rPr>
          <w:delText>期限与类型</w:delText>
        </w:r>
      </w:del>
      <w:ins w:id="1604" w:author="司马长风" w:date="2026-04-24T16:54:17Z">
        <w:r>
          <w:rPr/>
          <w:t>和资产</w:t>
        </w:r>
      </w:ins>
      <w:r>
        <w:t>结构</w:t>
      </w:r>
      <w:del w:id="1605" w:author="司马长风" w:date="2026-04-24T16:54:17Z">
        <w:r>
          <w:rPr>
            <w:rFonts w:hint="eastAsia"/>
          </w:rPr>
          <w:delText>，降低对短期借款的依赖，缓解流动性压力。在</w:delText>
        </w:r>
      </w:del>
      <w:ins w:id="1606" w:author="司马长风" w:date="2026-04-24T16:54:17Z">
        <w:r>
          <w:rPr/>
          <w:t>、加强</w:t>
        </w:r>
      </w:ins>
      <w:r>
        <w:t>投资</w:t>
      </w:r>
      <w:del w:id="1607" w:author="司马长风" w:date="2026-04-24T16:54:17Z">
        <w:r>
          <w:rPr>
            <w:rFonts w:hint="eastAsia"/>
          </w:rPr>
          <w:delText>端，需强化研发与核心能力投入，建立从</w:delText>
        </w:r>
      </w:del>
      <w:r>
        <w:t>项目</w:t>
      </w:r>
      <w:del w:id="1608" w:author="司马长风" w:date="2026-04-24T16:54:17Z">
        <w:r>
          <w:rPr>
            <w:rFonts w:hint="eastAsia"/>
          </w:rPr>
          <w:delText>论证、执行到复盘的全流程决策与管控机制，提升资金使用效率与投资回报率。在营运端，应重点完善供应链跨组织协同机制，借助数字化工具精准管控库存与应收账款，提升</w:delText>
        </w:r>
      </w:del>
      <w:ins w:id="1609" w:author="司马长风" w:date="2026-04-24T16:54:17Z">
        <w:r>
          <w:rPr/>
          <w:t>全过程管理</w:t>
        </w:r>
      </w:ins>
      <w:ins w:id="1610" w:author="司马长风" w:date="2026-04-24T16:54:18Z">
        <w:r>
          <w:rPr/>
          <w:t>、提高</w:t>
        </w:r>
      </w:ins>
      <w:r>
        <w:t>供应链</w:t>
      </w:r>
      <w:del w:id="1611" w:author="司马长风" w:date="2026-04-24T16:54:18Z">
        <w:r>
          <w:rPr>
            <w:rFonts w:hint="eastAsia"/>
          </w:rPr>
          <w:delText>韧性与资金周转效率。在收益分配端，应积极推行与经营盈余动态匹配的多元化</w:delText>
        </w:r>
      </w:del>
      <w:ins w:id="1612" w:author="司马长风" w:date="2026-04-24T16:54:18Z">
        <w:r>
          <w:rPr/>
          <w:t>和营运管理水平，以及完善</w:t>
        </w:r>
      </w:ins>
      <w:r>
        <w:t>股利</w:t>
      </w:r>
      <w:ins w:id="1613" w:author="司马长风" w:date="2026-04-24T16:54:18Z">
        <w:r>
          <w:rPr/>
          <w:t>分配</w:t>
        </w:r>
      </w:ins>
      <w:r>
        <w:t>政策</w:t>
      </w:r>
      <w:del w:id="1614" w:author="司马长风" w:date="2026-04-24T16:54:18Z">
        <w:r>
          <w:rPr>
            <w:rFonts w:hint="eastAsia"/>
          </w:rPr>
          <w:delText>，平衡股东回报与</w:delText>
        </w:r>
      </w:del>
      <w:ins w:id="1615" w:author="司马长风" w:date="2026-04-24T16:54:18Z">
        <w:r>
          <w:rPr/>
          <w:t>等。这些措施有助于增强企业财务稳健性，并为</w:t>
        </w:r>
      </w:ins>
      <w:r>
        <w:t>企业</w:t>
      </w:r>
      <w:del w:id="1616" w:author="司马长风" w:date="2026-04-24T16:54:18Z">
        <w:r>
          <w:rPr>
            <w:rFonts w:hint="eastAsia"/>
          </w:rPr>
          <w:delText>自身风险储备及长期发展需求</w:delText>
        </w:r>
      </w:del>
      <w:ins w:id="1617" w:author="司马长风" w:date="2026-04-24T16:54:18Z">
        <w:r>
          <w:rPr/>
          <w:t>在轻资产运营模式下保持相对平稳运行提供支持</w:t>
        </w:r>
      </w:ins>
      <w:r>
        <w:t>。</w:t>
      </w:r>
    </w:p>
    <w:p w14:paraId="29EF766A">
      <w:pPr>
        <w:pStyle w:val="32"/>
        <w:tabs>
          <w:tab w:val="right" w:leader="dot" w:pos="8507"/>
        </w:tabs>
        <w:ind w:firstLine="260"/>
      </w:pPr>
      <w:del w:id="1618" w:author="司马长风" w:date="2026-04-24T16:54:18Z">
        <w:r>
          <w:rPr>
            <w:rFonts w:hint="eastAsia"/>
          </w:rPr>
          <w:delText>综上，本文揭示了</w:delText>
        </w:r>
      </w:del>
      <w:ins w:id="1619" w:author="司马长风" w:date="2026-04-24T16:54:18Z">
        <w:r>
          <w:rPr/>
          <w:t>总体来看，</w:t>
        </w:r>
      </w:ins>
      <w:r>
        <w:t>轻资产</w:t>
      </w:r>
      <w:ins w:id="1620" w:author="司马长风" w:date="2026-04-24T16:54:18Z">
        <w:r>
          <w:rPr/>
          <w:t>运营</w:t>
        </w:r>
      </w:ins>
      <w:r>
        <w:t>模式</w:t>
      </w:r>
      <w:del w:id="1621" w:author="司马长风" w:date="2026-04-24T16:54:18Z">
        <w:r>
          <w:rPr>
            <w:rFonts w:hint="eastAsia"/>
          </w:rPr>
          <w:delText>下服装</w:delText>
        </w:r>
      </w:del>
      <w:ins w:id="1622" w:author="司马长风" w:date="2026-04-24T16:54:18Z">
        <w:r>
          <w:rPr/>
          <w:t>本身并不存在绝对优劣，其关键在于</w:t>
        </w:r>
      </w:ins>
      <w:r>
        <w:t>企业</w:t>
      </w:r>
      <w:del w:id="1623" w:author="司马长风" w:date="2026-04-24T16:54:18Z">
        <w:r>
          <w:rPr>
            <w:rFonts w:hint="eastAsia"/>
          </w:rPr>
          <w:delText>财务风险的形成与演变</w:delText>
        </w:r>
      </w:del>
      <w:ins w:id="1624" w:author="司马长风" w:date="2026-04-24T16:54:18Z">
        <w:r>
          <w:rPr/>
          <w:t>能否根据行业</w:t>
        </w:r>
      </w:ins>
      <w:r>
        <w:t>特征</w:t>
      </w:r>
      <w:del w:id="1625" w:author="司马长风" w:date="2026-04-24T16:54:18Z">
        <w:r>
          <w:rPr>
            <w:rFonts w:hint="eastAsia"/>
          </w:rPr>
          <w:delText>。所提策略不仅有助</w:delText>
        </w:r>
      </w:del>
      <w:del w:id="1626" w:author="司马长风" w:date="2026-04-24T16:54:18Z">
        <w:r>
          <w:rPr>
            <w:rFonts w:hint="eastAsia"/>
            <w:lang w:val="en-US" w:eastAsia="zh-CN"/>
          </w:rPr>
          <w:delText>于</w:delText>
        </w:r>
      </w:del>
      <w:del w:id="1627" w:author="司马长风" w:date="2026-04-24T16:54:18Z">
        <w:r>
          <w:rPr>
            <w:rFonts w:hint="eastAsia"/>
          </w:rPr>
          <w:delText>M公司优化财务决策、提升</w:delText>
        </w:r>
      </w:del>
      <w:ins w:id="1628" w:author="司马长风" w:date="2026-04-24T16:54:18Z">
        <w:r>
          <w:rPr/>
          <w:t>、发展阶段和自身资源条件，建立与之相适应的</w:t>
        </w:r>
      </w:ins>
      <w:r>
        <w:t>风险</w:t>
      </w:r>
      <w:del w:id="1629" w:author="司马长风" w:date="2026-04-24T16:54:18Z">
        <w:r>
          <w:rPr>
            <w:rFonts w:hint="eastAsia"/>
          </w:rPr>
          <w:delText>抵御水平，也为同类</w:delText>
        </w:r>
      </w:del>
      <w:ins w:id="1630" w:author="司马长风" w:date="2026-04-24T16:54:18Z">
        <w:r>
          <w:rPr/>
          <w:t>管理机制。对于 M 公司而言，只有在推进</w:t>
        </w:r>
      </w:ins>
      <w:r>
        <w:t>轻资产运营</w:t>
      </w:r>
      <w:del w:id="1631" w:author="司马长风" w:date="2026-04-24T16:54:18Z">
        <w:r>
          <w:rPr>
            <w:rFonts w:hint="eastAsia"/>
          </w:rPr>
          <w:delText>企业的</w:delText>
        </w:r>
      </w:del>
      <w:ins w:id="1632" w:author="司马长风" w:date="2026-04-24T16:54:18Z">
        <w:r>
          <w:rPr/>
          <w:t>的同时不断完善</w:t>
        </w:r>
      </w:ins>
      <w:r>
        <w:t>财务风险</w:t>
      </w:r>
      <w:del w:id="1633" w:author="司马长风" w:date="2026-04-24T16:54:18Z">
        <w:r>
          <w:rPr>
            <w:rFonts w:hint="eastAsia"/>
          </w:rPr>
          <w:delText>管理提供了可资借鉴的经验</w:delText>
        </w:r>
      </w:del>
      <w:ins w:id="1634" w:author="司马长风" w:date="2026-04-24T16:54:18Z">
        <w:r>
          <w:rPr/>
          <w:t>识别、评价和控制体系，才能更好平衡经营效率与财务安全之间的关系</w:t>
        </w:r>
      </w:ins>
      <w:r>
        <w:t>。</w:t>
      </w:r>
    </w:p>
    <w:p w14:paraId="215850DD">
      <w:pPr>
        <w:pStyle w:val="50"/>
        <w:numPr>
          <w:ilvl w:val="0"/>
          <w:numId w:val="44"/>
        </w:numPr>
        <w:spacing w:before="207" w:after="207"/>
        <w:rPr>
          <w:rFonts w:hint="default"/>
        </w:rPr>
      </w:pPr>
      <w:bookmarkStart w:id="132" w:name="_Toc13273"/>
      <w:bookmarkStart w:id="133" w:name="_Toc3326"/>
      <w:r>
        <w:t>研究不足与展望</w:t>
      </w:r>
      <w:bookmarkEnd w:id="132"/>
      <w:bookmarkEnd w:id="133"/>
    </w:p>
    <w:p w14:paraId="5422FFA8">
      <w:pPr>
        <w:spacing w:line="400" w:lineRule="exact"/>
        <w:ind w:firstLine="484" w:firstLineChars="200"/>
        <w:rPr>
          <w:rFonts w:hint="eastAsia"/>
        </w:rPr>
      </w:pPr>
      <w:r>
        <w:t>本研究旨在通过识别、评价并防范M公司轻资产运营模式下的财务风险，</w:t>
      </w:r>
      <w:del w:id="1635" w:author="司马长风" w:date="2026-04-24T16:54:18Z">
        <w:r>
          <w:rPr>
            <w:rFonts w:hint="eastAsia"/>
          </w:rPr>
          <w:delText>构建</w:delText>
        </w:r>
      </w:del>
      <w:ins w:id="1636" w:author="司马长风" w:date="2026-04-24T16:54:18Z">
        <w:r>
          <w:rPr/>
          <w:t>建立</w:t>
        </w:r>
      </w:ins>
      <w:r>
        <w:t>系统化的风控框架，从而为服装行业同类企业提供理论参照与实践范本。然而，受限于本人学识水平、数据可获得性及研究方法应用深度等因素，研究仍存在改进空间，主要表现在以下三个方面：首先，本研究数据主要取自M公司官网及第三方财经数据库。由于各数据源在财务指标核算方法与统计口径上的偏差，可能对数据的可比性与完整性造成干扰，进而对财务风险识别与评价结论的准确性和普适性产生制约。其次，本研究虽在财务风险识别中引入了行业均值进行对比，但由于仅以M公司为研究样本，其结论在反映轻资产运营模式于服装行业内财务风险形成机制的普遍性规律与差异化影响方面仍存在一定局限。 最后，受制于指标选取数量与维度的局限，本文</w:t>
      </w:r>
      <w:del w:id="1637" w:author="司马长风" w:date="2026-04-24T16:54:18Z">
        <w:r>
          <w:rPr>
            <w:rFonts w:hint="eastAsia"/>
          </w:rPr>
          <w:delText>构建</w:delText>
        </w:r>
      </w:del>
      <w:ins w:id="1638" w:author="司马长风" w:date="2026-04-24T16:54:18Z">
        <w:r>
          <w:rPr/>
          <w:t>建立</w:t>
        </w:r>
      </w:ins>
      <w:r>
        <w:t>的财务风险评价体系未能全面涵盖企业全经营流程与全生命周期的风险要素。因此，基于此体系提出的风险防控策略在不同企业间的适配性存在差异，难以提炼出具有普遍推广意义的实践范式。</w:t>
      </w:r>
    </w:p>
    <w:p w14:paraId="5DB6B3E9">
      <w:pPr>
        <w:spacing w:line="400" w:lineRule="exact"/>
        <w:ind w:firstLine="484" w:firstLineChars="200"/>
        <w:rPr>
          <w:rFonts w:hint="eastAsia"/>
        </w:rPr>
      </w:pPr>
      <w:del w:id="1639" w:author="司马长风" w:date="2026-04-24T16:54:18Z">
        <w:r>
          <w:rPr>
            <w:rFonts w:hint="eastAsia"/>
          </w:rPr>
          <w:delText>随着</w:delText>
        </w:r>
      </w:del>
      <w:ins w:id="1640" w:author="司马长风" w:date="2026-04-24T16:54:18Z">
        <w:r>
          <w:rPr/>
          <w:t>近些年，</w:t>
        </w:r>
      </w:ins>
      <w:r>
        <w:t>市场环境的动态演变，轻资产运营模式虽能在企业运营初期快速实现经济效益的增长，但从长期发展视角来看，其可持续性仍存在不确定性。所以，企业在轻资产经营过程中，需要加强整个流程的财务风险管理。目前，关于轻资产企业财务风险的研究相对有限，缺乏针对服装行业的深度案例分析。未来研究应加强对轻资产运营模式的深入探讨，借助多案例的纵向与横向对比，结合行业标准与企业内部数据，</w:t>
      </w:r>
      <w:del w:id="1641" w:author="司马长风" w:date="2026-04-24T16:54:18Z">
        <w:r>
          <w:rPr>
            <w:rFonts w:hint="eastAsia"/>
          </w:rPr>
          <w:delText>构建</w:delText>
        </w:r>
      </w:del>
      <w:ins w:id="1642" w:author="司马长风" w:date="2026-04-24T16:54:18Z">
        <w:r>
          <w:rPr/>
          <w:t>建立</w:t>
        </w:r>
      </w:ins>
      <w:r>
        <w:t>融合财务与非财务指标的科学评价模型。尤其针对处于财务困境轻资产企业，该研究路径有望显著提升财务风险量化评价的准确性与实务参考价值。</w:t>
      </w:r>
    </w:p>
    <w:p w14:paraId="4520D05B">
      <w:pPr>
        <w:pStyle w:val="54"/>
        <w:spacing w:before="415" w:after="207"/>
        <w:ind w:firstLine="0" w:firstLineChars="0"/>
        <w:rPr>
          <w:rFonts w:hint="eastAsia" w:ascii="Segoe UI" w:hAnsi="Segoe UI" w:eastAsia="Segoe UI" w:cs="Segoe UI"/>
          <w:sz w:val="19"/>
          <w:szCs w:val="19"/>
        </w:rPr>
      </w:pPr>
    </w:p>
    <w:p w14:paraId="16E5FD51">
      <w:pPr>
        <w:pStyle w:val="54"/>
        <w:spacing w:before="415" w:after="207"/>
        <w:ind w:firstLine="0" w:firstLineChars="0"/>
        <w:rPr>
          <w:rFonts w:hint="eastAsia" w:ascii="Segoe UI" w:hAnsi="Segoe UI" w:eastAsia="Segoe UI" w:cs="Segoe UI"/>
          <w:sz w:val="19"/>
          <w:szCs w:val="19"/>
        </w:rPr>
      </w:pPr>
    </w:p>
    <w:p w14:paraId="1033C021">
      <w:pPr>
        <w:pStyle w:val="54"/>
        <w:spacing w:before="415" w:after="207"/>
        <w:ind w:firstLine="0" w:firstLineChars="0"/>
        <w:rPr>
          <w:rFonts w:hint="eastAsia" w:ascii="Segoe UI" w:hAnsi="Segoe UI" w:eastAsia="Segoe UI" w:cs="Segoe UI"/>
          <w:sz w:val="19"/>
          <w:szCs w:val="19"/>
        </w:rPr>
      </w:pPr>
    </w:p>
    <w:p w14:paraId="2C5E7234">
      <w:pPr>
        <w:pStyle w:val="48"/>
        <w:numPr>
          <w:ilvl w:val="0"/>
          <w:numId w:val="0"/>
        </w:numPr>
        <w:spacing w:before="415" w:after="207"/>
        <w:sectPr>
          <w:headerReference r:id="rId34" w:type="default"/>
          <w:footerReference r:id="rId36" w:type="default"/>
          <w:headerReference r:id="rId35" w:type="even"/>
          <w:footerReference r:id="rId37" w:type="even"/>
          <w:footnotePr>
            <w:numRestart w:val="eachPage"/>
          </w:footnotePr>
          <w:pgSz w:w="11909" w:h="16834"/>
          <w:pgMar w:top="1701" w:right="1701" w:bottom="1418" w:left="1701" w:header="1304" w:footer="1021" w:gutter="0"/>
          <w:cols w:space="720" w:num="1"/>
          <w:docGrid w:type="linesAndChars" w:linePitch="415" w:charSpace="614"/>
        </w:sectPr>
      </w:pPr>
    </w:p>
    <w:p w14:paraId="3E5001EB">
      <w:pPr>
        <w:pStyle w:val="48"/>
        <w:numPr>
          <w:ilvl w:val="0"/>
          <w:numId w:val="0"/>
        </w:numPr>
        <w:spacing w:before="415" w:after="207"/>
        <w:ind w:left="402" w:firstLine="3220" w:firstLineChars="1000"/>
        <w:jc w:val="both"/>
      </w:pPr>
      <w:bookmarkStart w:id="134" w:name="_Toc12521"/>
      <w:r>
        <w:t>参考文献</w:t>
      </w:r>
      <w:bookmarkEnd w:id="134"/>
    </w:p>
    <w:p w14:paraId="1E6663B9">
      <w:pPr>
        <w:pStyle w:val="55"/>
        <w:numPr>
          <w:ilvl w:val="0"/>
          <w:numId w:val="45"/>
        </w:numPr>
      </w:pPr>
      <w:r>
        <w:t>Wernerfelt</w:t>
      </w:r>
      <w:r>
        <w:rPr>
          <w:rFonts w:hint="eastAsia"/>
        </w:rPr>
        <w:t xml:space="preserve"> </w:t>
      </w:r>
      <w:r>
        <w:t>B.A Resource-Based View of the Firm</w:t>
      </w:r>
      <w:r>
        <w:rPr>
          <w:rFonts w:hint="eastAsia"/>
        </w:rPr>
        <w:t>[J]</w:t>
      </w:r>
      <w:r>
        <w:t>. Strategic Management Journal,1984</w:t>
      </w:r>
      <w:r>
        <w:rPr>
          <w:rFonts w:hint="eastAsia"/>
        </w:rPr>
        <w:t>(</w:t>
      </w:r>
      <w:r>
        <w:t>5</w:t>
      </w:r>
      <w:r>
        <w:rPr>
          <w:rFonts w:hint="eastAsia"/>
        </w:rPr>
        <w:t>):</w:t>
      </w:r>
      <w:r>
        <w:t>112-113.</w:t>
      </w:r>
    </w:p>
    <w:p w14:paraId="590C7165">
      <w:pPr>
        <w:pStyle w:val="55"/>
        <w:numPr>
          <w:ilvl w:val="0"/>
          <w:numId w:val="45"/>
        </w:numPr>
      </w:pPr>
      <w:r>
        <w:t>Barney</w:t>
      </w:r>
      <w:r>
        <w:rPr>
          <w:rFonts w:hint="eastAsia"/>
        </w:rPr>
        <w:t xml:space="preserve"> </w:t>
      </w:r>
      <w:r>
        <w:t>J.Firm Resources and Sustained Competitive Advantage</w:t>
      </w:r>
      <w:r>
        <w:rPr>
          <w:rFonts w:hint="eastAsia"/>
        </w:rPr>
        <w:t>[J]</w:t>
      </w:r>
      <w:r>
        <w:t>. Journal of</w:t>
      </w:r>
      <w:r>
        <w:rPr>
          <w:rFonts w:hint="eastAsia"/>
        </w:rPr>
        <w:t xml:space="preserve"> </w:t>
      </w:r>
      <w:r>
        <w:t>Management,1991</w:t>
      </w:r>
      <w:r>
        <w:rPr>
          <w:rFonts w:hint="eastAsia"/>
        </w:rPr>
        <w:t>,</w:t>
      </w:r>
      <w:r>
        <w:t>17(1)</w:t>
      </w:r>
      <w:r>
        <w:rPr>
          <w:rFonts w:hint="eastAsia"/>
        </w:rPr>
        <w:t>:</w:t>
      </w:r>
      <w:r>
        <w:t>99-120.</w:t>
      </w:r>
    </w:p>
    <w:p w14:paraId="4D670A94">
      <w:pPr>
        <w:pStyle w:val="55"/>
        <w:numPr>
          <w:ilvl w:val="0"/>
          <w:numId w:val="45"/>
        </w:numPr>
      </w:pPr>
      <w:r>
        <w:t>Maly</w:t>
      </w:r>
      <w:r>
        <w:rPr>
          <w:rFonts w:hint="eastAsia"/>
        </w:rPr>
        <w:t xml:space="preserve"> </w:t>
      </w:r>
      <w:r>
        <w:t>J</w:t>
      </w:r>
      <w:r>
        <w:rPr>
          <w:rFonts w:hint="eastAsia"/>
        </w:rPr>
        <w:t>.</w:t>
      </w:r>
      <w:r>
        <w:t>Palter</w:t>
      </w:r>
      <w:r>
        <w:rPr>
          <w:rFonts w:hint="eastAsia"/>
        </w:rPr>
        <w:t xml:space="preserve"> </w:t>
      </w:r>
      <w:r>
        <w:t>R</w:t>
      </w:r>
      <w:r>
        <w:rPr>
          <w:rFonts w:hint="eastAsia"/>
        </w:rPr>
        <w:t xml:space="preserve"> </w:t>
      </w:r>
      <w:r>
        <w:t>N.Restating the Value of Capital Light</w:t>
      </w:r>
      <w:r>
        <w:rPr>
          <w:rFonts w:hint="eastAsia"/>
        </w:rPr>
        <w:t>[J]</w:t>
      </w:r>
      <w:r>
        <w:t>. McKinsey on Finance,2002</w:t>
      </w:r>
      <w:r>
        <w:rPr>
          <w:rFonts w:hint="eastAsia"/>
        </w:rPr>
        <w:t>(</w:t>
      </w:r>
      <w:r>
        <w:t>5</w:t>
      </w:r>
      <w:r>
        <w:rPr>
          <w:rFonts w:hint="eastAsia"/>
        </w:rPr>
        <w:t>):</w:t>
      </w:r>
      <w:r>
        <w:t>1-5</w:t>
      </w:r>
      <w:r>
        <w:rPr>
          <w:rFonts w:hint="eastAsia"/>
        </w:rPr>
        <w:t>.</w:t>
      </w:r>
    </w:p>
    <w:p w14:paraId="050DB645">
      <w:pPr>
        <w:pStyle w:val="55"/>
        <w:numPr>
          <w:ilvl w:val="0"/>
          <w:numId w:val="45"/>
        </w:numPr>
      </w:pPr>
      <w:r>
        <w:t>Liou</w:t>
      </w:r>
      <w:r>
        <w:rPr>
          <w:rFonts w:hint="eastAsia"/>
        </w:rPr>
        <w:t xml:space="preserve"> </w:t>
      </w:r>
      <w:r>
        <w:t>F</w:t>
      </w:r>
      <w:r>
        <w:rPr>
          <w:rFonts w:hint="eastAsia"/>
        </w:rPr>
        <w:t xml:space="preserve"> </w:t>
      </w:r>
      <w:r>
        <w:t>M.The Effects of Asset-Light Strategy on Competitive Advantage in the Telephone Communications Industry</w:t>
      </w:r>
      <w:r>
        <w:rPr>
          <w:rFonts w:hint="eastAsia"/>
        </w:rPr>
        <w:t>[J]</w:t>
      </w:r>
      <w:r>
        <w:t>. Technology Analysis&amp;Strategic Management,2011</w:t>
      </w:r>
      <w:r>
        <w:rPr>
          <w:rFonts w:hint="eastAsia"/>
        </w:rPr>
        <w:t>,</w:t>
      </w:r>
      <w:r>
        <w:t>23(9)</w:t>
      </w:r>
      <w:r>
        <w:rPr>
          <w:rFonts w:hint="eastAsia"/>
        </w:rPr>
        <w:t>:</w:t>
      </w:r>
      <w:r>
        <w:t>951-967.</w:t>
      </w:r>
    </w:p>
    <w:p w14:paraId="7A163B1F">
      <w:pPr>
        <w:pStyle w:val="55"/>
        <w:numPr>
          <w:ilvl w:val="0"/>
          <w:numId w:val="45"/>
        </w:numPr>
      </w:pPr>
      <w:r>
        <w:t>王吉万.在危机中迎接“轻资产”时代到来[J].企业管理,2008(11):65-66.</w:t>
      </w:r>
    </w:p>
    <w:p w14:paraId="41E70E18">
      <w:pPr>
        <w:pStyle w:val="55"/>
        <w:numPr>
          <w:ilvl w:val="0"/>
          <w:numId w:val="45"/>
        </w:numPr>
      </w:pPr>
      <w:r>
        <w:t>朱伟民,赵梅,吴淑琼.轻资产服装企业盈利能力研究[J].财会通讯,2018(23):74-78.</w:t>
      </w:r>
    </w:p>
    <w:p w14:paraId="5814960B">
      <w:pPr>
        <w:pStyle w:val="55"/>
        <w:numPr>
          <w:ilvl w:val="0"/>
          <w:numId w:val="45"/>
        </w:numPr>
      </w:pPr>
      <w:r>
        <w:t>邵建军,张世焦.轻资产运营企业会倾向于内源性融资吗?[J].财会通讯,2019(24): 101-104.</w:t>
      </w:r>
    </w:p>
    <w:p w14:paraId="28CD1058">
      <w:pPr>
        <w:pStyle w:val="55"/>
        <w:numPr>
          <w:ilvl w:val="0"/>
          <w:numId w:val="45"/>
        </w:numPr>
      </w:pPr>
      <w:r>
        <w:t>田宇润.经济转型背景下轻资产运营对商贸企业绩效的影响研究[J].商业经济研究, 2021(21):119-122.</w:t>
      </w:r>
    </w:p>
    <w:p w14:paraId="5DF8CC78">
      <w:pPr>
        <w:pStyle w:val="55"/>
        <w:numPr>
          <w:ilvl w:val="0"/>
          <w:numId w:val="45"/>
        </w:numPr>
      </w:pPr>
      <w:r>
        <w:t>黄琴东.轻资产运营模式下N公司营运资金管理研究[D].</w:t>
      </w:r>
      <w:r>
        <w:rPr>
          <w:rFonts w:hint="eastAsia"/>
        </w:rPr>
        <w:t>南京:</w:t>
      </w:r>
      <w:r>
        <w:t>南京邮电大学, 2023</w:t>
      </w:r>
      <w:r>
        <w:rPr>
          <w:rFonts w:hint="eastAsia"/>
        </w:rPr>
        <w:t>:8-10.</w:t>
      </w:r>
    </w:p>
    <w:p w14:paraId="2CC902E4">
      <w:pPr>
        <w:pStyle w:val="55"/>
        <w:numPr>
          <w:ilvl w:val="0"/>
          <w:numId w:val="45"/>
        </w:numPr>
      </w:pPr>
      <w:r>
        <w:t>潘成辰.轻资产运营模式下企业价值创造路径及效果研究[D].</w:t>
      </w:r>
      <w:r>
        <w:rPr>
          <w:rFonts w:hint="eastAsia"/>
        </w:rPr>
        <w:t>厦门:</w:t>
      </w:r>
      <w:r>
        <w:t>集美大学, 2024</w:t>
      </w:r>
      <w:r>
        <w:rPr>
          <w:rFonts w:hint="eastAsia"/>
        </w:rPr>
        <w:t>:6-7.</w:t>
      </w:r>
    </w:p>
    <w:p w14:paraId="3680C2DD">
      <w:pPr>
        <w:pStyle w:val="55"/>
        <w:numPr>
          <w:ilvl w:val="0"/>
          <w:numId w:val="45"/>
        </w:numPr>
      </w:pPr>
      <w:r>
        <w:t>Georgiana Surdu.The Internationalization Process and the Asset-Light Approach[J].Romanian Economic Business Review,2011(6):184</w:t>
      </w:r>
      <w:r>
        <w:rPr>
          <w:rFonts w:hint="eastAsia"/>
        </w:rPr>
        <w:t>-186</w:t>
      </w:r>
      <w:r>
        <w:t>.</w:t>
      </w:r>
    </w:p>
    <w:p w14:paraId="04C0708E">
      <w:pPr>
        <w:pStyle w:val="55"/>
        <w:numPr>
          <w:ilvl w:val="0"/>
          <w:numId w:val="45"/>
        </w:numPr>
      </w:pPr>
      <w:r>
        <w:t>Sohn J,Tang C H H,Jang S C S. Does the Asset-Light and Fee-Oriented Strategy Create Value?[J].International Journal of Hospitality Management,2013,32(1):270.</w:t>
      </w:r>
    </w:p>
    <w:p w14:paraId="65AAAA03">
      <w:pPr>
        <w:pStyle w:val="118"/>
        <w:numPr>
          <w:ilvl w:val="0"/>
          <w:numId w:val="45"/>
        </w:numPr>
        <w:wordWrap w:val="0"/>
      </w:pPr>
      <w:r>
        <w:t xml:space="preserve">汪怡迪,余博. </w:t>
      </w:r>
      <w:r>
        <w:rPr>
          <w:rFonts w:hint="eastAsia"/>
        </w:rPr>
        <w:t>M公司服装</w:t>
      </w:r>
      <w:r>
        <w:t>轻资产运营模式探析[J].合作经济与科技,2020(13): 107-109.</w:t>
      </w:r>
    </w:p>
    <w:p w14:paraId="5F49184B">
      <w:pPr>
        <w:pStyle w:val="118"/>
        <w:numPr>
          <w:ilvl w:val="0"/>
          <w:numId w:val="45"/>
        </w:numPr>
        <w:wordWrap w:val="0"/>
      </w:pPr>
      <w:r>
        <w:t>董伟鑫.企业轻资产模式运营探讨——以万科为例[J].中国论坛,2021(14):134-136.</w:t>
      </w:r>
    </w:p>
    <w:p w14:paraId="1235E1F8">
      <w:pPr>
        <w:pStyle w:val="118"/>
        <w:numPr>
          <w:ilvl w:val="0"/>
          <w:numId w:val="45"/>
        </w:numPr>
        <w:wordWrap w:val="0"/>
      </w:pPr>
      <w:r>
        <w:t>朱卫东,潘霞,操玮.轻资产运营对制造业企业研发投入绩效的影响[J].财贸研究, 2022,33(7):100-110.</w:t>
      </w:r>
    </w:p>
    <w:p w14:paraId="382AB013">
      <w:pPr>
        <w:pStyle w:val="118"/>
        <w:numPr>
          <w:ilvl w:val="0"/>
          <w:numId w:val="45"/>
        </w:numPr>
        <w:wordWrap w:val="0"/>
      </w:pPr>
      <w:r>
        <w:t>于登玺,李长庆,邵子豪等.文旅企业轻资产运营与企业价值实现:实证分析与影响路径研究[J].山西经济管理干部学院学报,2023,31(1):23-29.</w:t>
      </w:r>
    </w:p>
    <w:p w14:paraId="58B19F98">
      <w:pPr>
        <w:pStyle w:val="118"/>
        <w:numPr>
          <w:ilvl w:val="0"/>
          <w:numId w:val="45"/>
        </w:numPr>
        <w:wordWrap w:val="0"/>
      </w:pPr>
      <w:r>
        <w:t>漆文超.轻资产运营模式及效果分析——以</w:t>
      </w:r>
      <w:r>
        <w:rPr>
          <w:rFonts w:hint="eastAsia"/>
        </w:rPr>
        <w:t>M公司服装</w:t>
      </w:r>
      <w:r>
        <w:t>为例[J].商场现代化, 2024(12):31-33.</w:t>
      </w:r>
    </w:p>
    <w:p w14:paraId="31446A21">
      <w:pPr>
        <w:pStyle w:val="118"/>
        <w:numPr>
          <w:ilvl w:val="0"/>
          <w:numId w:val="45"/>
        </w:numPr>
        <w:wordWrap w:val="0"/>
      </w:pPr>
      <w:r>
        <w:t>仝文静.服装企业轻资产运营模式下的财务风险研究[D].</w:t>
      </w:r>
      <w:r>
        <w:rPr>
          <w:rFonts w:hint="eastAsia"/>
        </w:rPr>
        <w:t>郑州:</w:t>
      </w:r>
      <w:r>
        <w:t>河南农业大</w:t>
      </w:r>
      <w:r>
        <w:rPr>
          <w:rFonts w:hint="eastAsia"/>
        </w:rPr>
        <w:t>学</w:t>
      </w:r>
      <w:r>
        <w:t>, 2024</w:t>
      </w:r>
      <w:r>
        <w:rPr>
          <w:rFonts w:hint="eastAsia"/>
        </w:rPr>
        <w:t>:8-9.</w:t>
      </w:r>
    </w:p>
    <w:p w14:paraId="28A83AA6">
      <w:pPr>
        <w:pStyle w:val="118"/>
        <w:numPr>
          <w:ilvl w:val="0"/>
          <w:numId w:val="45"/>
        </w:numPr>
        <w:wordWrap w:val="0"/>
      </w:pPr>
      <w:r>
        <w:t>亨利·法约尔.工业管理与一般管理[M].成都</w:t>
      </w:r>
      <w:r>
        <w:rPr>
          <w:rFonts w:hint="eastAsia"/>
        </w:rPr>
        <w:t>:</w:t>
      </w:r>
      <w:r>
        <w:t>四川人民出版社,2017</w:t>
      </w:r>
      <w:r>
        <w:rPr>
          <w:rFonts w:hint="eastAsia"/>
        </w:rPr>
        <w:t>:56-59.</w:t>
      </w:r>
    </w:p>
    <w:p w14:paraId="58DEB0CB">
      <w:pPr>
        <w:pStyle w:val="118"/>
        <w:numPr>
          <w:ilvl w:val="0"/>
          <w:numId w:val="45"/>
        </w:numPr>
        <w:wordWrap w:val="0"/>
      </w:pPr>
      <w:r>
        <w:t>Carmichael.Towards a New Early Warning System of Financial Crises[J].European Central Bank Working Paper Series,2000:6-8.</w:t>
      </w:r>
    </w:p>
    <w:p w14:paraId="72314850">
      <w:pPr>
        <w:pStyle w:val="118"/>
        <w:numPr>
          <w:ilvl w:val="0"/>
          <w:numId w:val="45"/>
        </w:numPr>
        <w:wordWrap w:val="0"/>
      </w:pPr>
      <w:r>
        <w:t>刘恩禄,汤谷良.论财务风险管理[J].北京商学院学报,1989(1):50-54.</w:t>
      </w:r>
    </w:p>
    <w:p w14:paraId="67B02CD5">
      <w:pPr>
        <w:pStyle w:val="118"/>
        <w:numPr>
          <w:ilvl w:val="0"/>
          <w:numId w:val="45"/>
        </w:numPr>
        <w:wordWrap w:val="0"/>
      </w:pPr>
      <w:r>
        <w:t>韩冬梅.论企业财务风险控制与防范[J].财会通讯,2015(14):104-106.</w:t>
      </w:r>
    </w:p>
    <w:p w14:paraId="6CB4C650">
      <w:pPr>
        <w:pStyle w:val="118"/>
        <w:numPr>
          <w:ilvl w:val="0"/>
          <w:numId w:val="45"/>
        </w:numPr>
        <w:wordWrap w:val="0"/>
      </w:pPr>
      <w:r>
        <w:t>George R</w:t>
      </w:r>
      <w:r>
        <w:rPr>
          <w:rFonts w:hint="eastAsia"/>
        </w:rPr>
        <w:t xml:space="preserve"> </w:t>
      </w:r>
      <w:r>
        <w:t>R</w:t>
      </w:r>
      <w:r>
        <w:rPr>
          <w:rFonts w:hint="eastAsia"/>
        </w:rPr>
        <w:t>,</w:t>
      </w:r>
      <w:r>
        <w:t>Kabir. Business Groups and Profit Redistribution:A Boon or Bane for Firms?[J].SSRN Electronic Journal,2010</w:t>
      </w:r>
      <w:r>
        <w:rPr>
          <w:rFonts w:hint="eastAsia"/>
        </w:rPr>
        <w:t>(</w:t>
      </w:r>
      <w:r>
        <w:t>11</w:t>
      </w:r>
      <w:r>
        <w:rPr>
          <w:rFonts w:hint="eastAsia"/>
        </w:rPr>
        <w:t>):</w:t>
      </w:r>
      <w:r>
        <w:t>9</w:t>
      </w:r>
      <w:r>
        <w:rPr>
          <w:rFonts w:hint="eastAsia"/>
        </w:rPr>
        <w:t>-10</w:t>
      </w:r>
      <w:r>
        <w:t>.</w:t>
      </w:r>
    </w:p>
    <w:p w14:paraId="6E28CA38">
      <w:pPr>
        <w:pStyle w:val="118"/>
        <w:numPr>
          <w:ilvl w:val="0"/>
          <w:numId w:val="45"/>
        </w:numPr>
        <w:wordWrap w:val="0"/>
      </w:pPr>
      <w:r>
        <w:t>司雨欣.战略转型背景下纺织企业财务风险管理研究[D].</w:t>
      </w:r>
      <w:r>
        <w:rPr>
          <w:rFonts w:hint="eastAsia"/>
        </w:rPr>
        <w:t>成都:</w:t>
      </w:r>
      <w:r>
        <w:t>西南财经大学, 2021</w:t>
      </w:r>
      <w:r>
        <w:rPr>
          <w:rFonts w:hint="eastAsia"/>
        </w:rPr>
        <w:t>:11-12.</w:t>
      </w:r>
    </w:p>
    <w:p w14:paraId="2DE2BA8F">
      <w:pPr>
        <w:pStyle w:val="118"/>
        <w:numPr>
          <w:ilvl w:val="0"/>
          <w:numId w:val="45"/>
        </w:numPr>
        <w:wordWrap w:val="0"/>
      </w:pPr>
      <w:r>
        <w:t>胡秋玥.数字文化企业财务风险控制研究[D].</w:t>
      </w:r>
      <w:r>
        <w:rPr>
          <w:rFonts w:hint="eastAsia"/>
        </w:rPr>
        <w:t>武汉:</w:t>
      </w:r>
      <w:r>
        <w:t>中南财经政</w:t>
      </w:r>
      <w:r>
        <w:rPr>
          <w:rFonts w:hint="eastAsia"/>
        </w:rPr>
        <w:t>法大学</w:t>
      </w:r>
      <w:r>
        <w:t>,2022</w:t>
      </w:r>
      <w:r>
        <w:rPr>
          <w:rFonts w:hint="eastAsia"/>
        </w:rPr>
        <w:t>:45-48.</w:t>
      </w:r>
    </w:p>
    <w:p w14:paraId="6E1BCF4C">
      <w:pPr>
        <w:pStyle w:val="118"/>
        <w:numPr>
          <w:ilvl w:val="0"/>
          <w:numId w:val="45"/>
        </w:numPr>
        <w:wordWrap w:val="0"/>
      </w:pPr>
      <w:r>
        <w:rPr>
          <w:rFonts w:hint="eastAsia"/>
        </w:rPr>
        <w:t>Beta Slusarczyk,Katarzyna Grondys.Parametric Conditions of High FinancialRisk in the SME Sector[J].Risks,2019,57(3):84.</w:t>
      </w:r>
    </w:p>
    <w:p w14:paraId="3BEC7E29">
      <w:pPr>
        <w:pStyle w:val="118"/>
        <w:numPr>
          <w:ilvl w:val="0"/>
          <w:numId w:val="45"/>
        </w:numPr>
        <w:wordWrap w:val="0"/>
      </w:pPr>
      <w:r>
        <w:rPr>
          <w:rFonts w:hint="eastAsia"/>
        </w:rPr>
        <w:t>VPIlchuk,Chemihiv National University of Technology, et al. Financial Ratios as Indicators for Identification of Financial Risks of Industrial Enterprises[J].Business Info,2020,2(505):413-421.</w:t>
      </w:r>
    </w:p>
    <w:p w14:paraId="7AB0C5EE">
      <w:pPr>
        <w:pStyle w:val="118"/>
        <w:numPr>
          <w:ilvl w:val="0"/>
          <w:numId w:val="45"/>
        </w:numPr>
        <w:wordWrap w:val="0"/>
      </w:pPr>
      <w:r>
        <w:rPr>
          <w:rFonts w:hint="eastAsia"/>
        </w:rPr>
        <w:t>Rzempata Joanna, Boricowski Daniel, Rzempala Artur Piotr. Risk Identification in Cogeneration (Combined Heat and Power) Projects:A Polish Case Study[J].Energies,2021,15(1):42.</w:t>
      </w:r>
    </w:p>
    <w:p w14:paraId="6AA62FE6">
      <w:pPr>
        <w:pStyle w:val="118"/>
        <w:numPr>
          <w:ilvl w:val="0"/>
          <w:numId w:val="45"/>
        </w:numPr>
        <w:wordWrap w:val="0"/>
      </w:pPr>
      <w:r>
        <w:rPr>
          <w:rFonts w:hint="eastAsia"/>
        </w:rPr>
        <w:t>Srinivasan NP,Dinesh A,Munshi Surajit,et al.Factors influencing financial risk management in construction projects[J].IOP Conference Series:Earth and Environmental Science,2022,1125(1):012025.</w:t>
      </w:r>
    </w:p>
    <w:p w14:paraId="04886EE3">
      <w:pPr>
        <w:pStyle w:val="118"/>
        <w:numPr>
          <w:ilvl w:val="0"/>
          <w:numId w:val="45"/>
        </w:numPr>
        <w:wordWrap w:val="0"/>
      </w:pPr>
      <w:r>
        <w:rPr>
          <w:rFonts w:hint="eastAsia"/>
        </w:rPr>
        <w:t>Made Ronyastra,Lip Huat Saw,Foon Siang Low.Monte Carlo Simulation-based Financial Risk Identification for Industrial Estate as Post-mining Land and Usage in Indonesia[J].Resources Policy,2024(89):104639.</w:t>
      </w:r>
    </w:p>
    <w:p w14:paraId="0112B643">
      <w:pPr>
        <w:pStyle w:val="118"/>
        <w:numPr>
          <w:ilvl w:val="0"/>
          <w:numId w:val="45"/>
        </w:numPr>
        <w:wordWrap w:val="0"/>
      </w:pPr>
      <w:r>
        <w:t>严良,李淑雯,蒋梦婷等.基于PCA的DE-SVM资源型企业财务风险识别模式研究[J].会计之友,2019(7):58-65.</w:t>
      </w:r>
    </w:p>
    <w:p w14:paraId="45E6D9DE">
      <w:pPr>
        <w:pStyle w:val="118"/>
        <w:numPr>
          <w:ilvl w:val="0"/>
          <w:numId w:val="45"/>
        </w:numPr>
        <w:wordWrap w:val="0"/>
      </w:pPr>
      <w:r>
        <w:t>张晓东.企业财务风险的识别与控制研究[J].财经界, 2020(11):155-156.</w:t>
      </w:r>
    </w:p>
    <w:p w14:paraId="4440F5F6">
      <w:pPr>
        <w:pStyle w:val="118"/>
        <w:numPr>
          <w:ilvl w:val="0"/>
          <w:numId w:val="45"/>
        </w:numPr>
        <w:wordWrap w:val="0"/>
      </w:pPr>
      <w:r>
        <w:t>杭慧芹,许苏兰.数字化转型背景下企业财务风险识别与管控探讨[J].财会通讯, 2022(24):131-134</w:t>
      </w:r>
      <w:r>
        <w:rPr>
          <w:rFonts w:hint="eastAsia"/>
        </w:rPr>
        <w:t>+</w:t>
      </w:r>
      <w:r>
        <w:t>170.</w:t>
      </w:r>
    </w:p>
    <w:p w14:paraId="0B28BB48">
      <w:pPr>
        <w:pStyle w:val="118"/>
        <w:numPr>
          <w:ilvl w:val="0"/>
          <w:numId w:val="45"/>
        </w:numPr>
        <w:wordWrap w:val="0"/>
      </w:pPr>
      <w:r>
        <w:t>袁艺,杨森.数字经济企业海外并购中的财务风险识别与防范——基于投资者利益保护视角[J].财会通讯,2022(2):135-137</w:t>
      </w:r>
      <w:r>
        <w:rPr>
          <w:rFonts w:hint="eastAsia"/>
        </w:rPr>
        <w:t>+</w:t>
      </w:r>
      <w:r>
        <w:t>149.</w:t>
      </w:r>
    </w:p>
    <w:p w14:paraId="34A575A0">
      <w:pPr>
        <w:pStyle w:val="118"/>
        <w:numPr>
          <w:ilvl w:val="0"/>
          <w:numId w:val="45"/>
        </w:numPr>
        <w:wordWrap w:val="0"/>
      </w:pPr>
      <w:r>
        <w:t>张沛桢.国有企业财务风险的识别与防控策略[J].商场现代化,2024(6):165-167.</w:t>
      </w:r>
    </w:p>
    <w:p w14:paraId="4A9E4501">
      <w:pPr>
        <w:pStyle w:val="118"/>
        <w:numPr>
          <w:ilvl w:val="0"/>
          <w:numId w:val="45"/>
        </w:numPr>
        <w:wordWrap w:val="0"/>
      </w:pPr>
      <w:r>
        <w:t>Katarina Valaskova,Tomas Kliestik,Lucia Svabova,et al.Financial Risk Measurement and Prediction Model Lining for Sustainable Development of Business Entities Using Regression Analysis [J].Sustainability,2018,10(7):2144-2156.</w:t>
      </w:r>
    </w:p>
    <w:p w14:paraId="34CA14F3">
      <w:pPr>
        <w:pStyle w:val="118"/>
        <w:numPr>
          <w:ilvl w:val="0"/>
          <w:numId w:val="45"/>
        </w:numPr>
        <w:wordWrap w:val="0"/>
      </w:pPr>
      <w:r>
        <w:t>Salehi V,Zarei H, Shirali G,et al.An Entropy-based TOPSIS Approach for Analyzing and Assessing Crisis Management Systems in Petrochemical Industries[J].Journal of Loss Prevention in the Process Industries,2020,67(Part</w:t>
      </w:r>
      <w:r>
        <w:rPr>
          <w:rFonts w:hint="eastAsia"/>
        </w:rPr>
        <w:t xml:space="preserve"> </w:t>
      </w:r>
      <w:r>
        <w:t>A):104241</w:t>
      </w:r>
      <w:r>
        <w:rPr>
          <w:rFonts w:hint="eastAsia"/>
        </w:rPr>
        <w:t>-104242</w:t>
      </w:r>
      <w:r>
        <w:t>.</w:t>
      </w:r>
    </w:p>
    <w:p w14:paraId="47928319">
      <w:pPr>
        <w:pStyle w:val="118"/>
        <w:numPr>
          <w:ilvl w:val="0"/>
          <w:numId w:val="45"/>
        </w:numPr>
        <w:wordWrap w:val="0"/>
      </w:pPr>
      <w:r>
        <w:t>Tubis Agnieszka A,Ryczy-Aski Jacek,Zurek Arkadiusz.Risk Assessment for the Use of Drones in Warehouse Operations in the First Phase of Introducing the Service</w:t>
      </w:r>
      <w:r>
        <w:rPr>
          <w:rFonts w:hint="eastAsia"/>
        </w:rPr>
        <w:t xml:space="preserve"> </w:t>
      </w:r>
      <w:r>
        <w:t>to the Market [J].Sensors,2021,21(20):6713</w:t>
      </w:r>
      <w:r>
        <w:rPr>
          <w:rFonts w:hint="eastAsia"/>
        </w:rPr>
        <w:t>-6715</w:t>
      </w:r>
      <w:r>
        <w:t>.</w:t>
      </w:r>
    </w:p>
    <w:p w14:paraId="5ABC213C">
      <w:pPr>
        <w:pStyle w:val="118"/>
        <w:numPr>
          <w:ilvl w:val="0"/>
          <w:numId w:val="45"/>
        </w:numPr>
        <w:wordWrap w:val="0"/>
      </w:pPr>
      <w:r>
        <w:t>Du Guanshan, Elston Frank.Financial Risk Assessment to Improve the Accuracy of Financial Prediction in the Internet Financial Industry Using Data Analytics Models[J].Operations Management Research,2022,15(3-4):925-940.</w:t>
      </w:r>
    </w:p>
    <w:p w14:paraId="7E53DBC0">
      <w:pPr>
        <w:pStyle w:val="118"/>
        <w:numPr>
          <w:ilvl w:val="0"/>
          <w:numId w:val="45"/>
        </w:numPr>
        <w:wordWrap w:val="0"/>
      </w:pPr>
      <w:r>
        <w:t>Nguyen Phuong Anh,Nguyen Nhu Phuong,Le Huu Minh Due.Systemic Riskand Financial System Network Using Financial Risk Meter: The Case of Vietnam[J].Applied Economics,2024,56(9):1012-1034.</w:t>
      </w:r>
    </w:p>
    <w:p w14:paraId="72225699">
      <w:pPr>
        <w:pStyle w:val="118"/>
        <w:numPr>
          <w:ilvl w:val="0"/>
          <w:numId w:val="45"/>
        </w:numPr>
        <w:wordWrap w:val="0"/>
      </w:pPr>
      <w:r>
        <w:rPr>
          <w:rFonts w:hint="eastAsia"/>
        </w:rPr>
        <w:t>周首华,杨济华,王平.论财务危机的预警分析——F分数模式[J].会计研究,1996(8):8-11.</w:t>
      </w:r>
    </w:p>
    <w:p w14:paraId="2A61238B">
      <w:pPr>
        <w:pStyle w:val="118"/>
        <w:numPr>
          <w:ilvl w:val="0"/>
          <w:numId w:val="45"/>
        </w:numPr>
        <w:wordWrap w:val="0"/>
      </w:pPr>
      <w:r>
        <w:rPr>
          <w:rFonts w:hint="eastAsia"/>
        </w:rPr>
        <w:t>陈茜,田治威.林业上市企业财务风险评价研究——基于因子分析法和聚类分析法[J].财经理论与实践, 2017,38(1):103-108.</w:t>
      </w:r>
    </w:p>
    <w:p w14:paraId="6B9D5DFD">
      <w:pPr>
        <w:pStyle w:val="118"/>
        <w:numPr>
          <w:ilvl w:val="0"/>
          <w:numId w:val="45"/>
        </w:numPr>
        <w:wordWrap w:val="0"/>
      </w:pPr>
      <w:r>
        <w:rPr>
          <w:rFonts w:hint="eastAsia"/>
        </w:rPr>
        <w:t>黄电. PPP项目财务风险度量与控制研究[J].财会月刊, 2018 (21):85-90.</w:t>
      </w:r>
    </w:p>
    <w:p w14:paraId="0F2BB297">
      <w:pPr>
        <w:pStyle w:val="118"/>
        <w:numPr>
          <w:ilvl w:val="0"/>
          <w:numId w:val="45"/>
        </w:numPr>
        <w:wordWrap w:val="0"/>
      </w:pPr>
      <w:r>
        <w:rPr>
          <w:rFonts w:hint="eastAsia"/>
        </w:rPr>
        <w:t>贺冰玉.基于Z-Score模型企业财务风险评价研究——以贵州茅台为例[J].全国流通经济, 2023 (16):173-176.</w:t>
      </w:r>
    </w:p>
    <w:p w14:paraId="1A6F121D">
      <w:pPr>
        <w:pStyle w:val="118"/>
        <w:numPr>
          <w:ilvl w:val="0"/>
          <w:numId w:val="45"/>
        </w:numPr>
        <w:wordWrap w:val="0"/>
      </w:pPr>
      <w:r>
        <w:rPr>
          <w:rFonts w:hint="eastAsia"/>
        </w:rPr>
        <w:t>汪新宇,王小斐.“双碳”背景下化工企业财务风险评价研究——以ZSH公司为例[J].现代商贸工业, 2024, 45(8):120-123.</w:t>
      </w:r>
    </w:p>
    <w:p w14:paraId="3216B269">
      <w:pPr>
        <w:pStyle w:val="118"/>
        <w:numPr>
          <w:ilvl w:val="0"/>
          <w:numId w:val="45"/>
        </w:numPr>
        <w:wordWrap w:val="0"/>
      </w:pPr>
      <w:r>
        <w:rPr>
          <w:rFonts w:hint="eastAsia"/>
        </w:rPr>
        <w:t>Leonel Lais Domingues,Bala Mateus Henrique, Ramos Dorel Soares,et al.Financial Risk Control of Hydro Generation Systems through Market Intelligence and Stochastic Optimization[J].Energies,2021,14(19):6368.</w:t>
      </w:r>
    </w:p>
    <w:p w14:paraId="2BC731C0">
      <w:pPr>
        <w:pStyle w:val="118"/>
        <w:numPr>
          <w:ilvl w:val="0"/>
          <w:numId w:val="45"/>
        </w:numPr>
        <w:wordWrap w:val="0"/>
      </w:pPr>
      <w:r>
        <w:rPr>
          <w:rFonts w:hint="eastAsia"/>
        </w:rPr>
        <w:t>Liubov Vasylyshyna,Olga Popova,Natalia Hoholieva,et al.Assessment of the impact of digitalized management on the financial risks of industrial enterprises[J].Eastern-European Journal of Enterprise Technologies,2022,6(13):87-95.</w:t>
      </w:r>
    </w:p>
    <w:p w14:paraId="13CC50CB">
      <w:pPr>
        <w:pStyle w:val="118"/>
        <w:numPr>
          <w:ilvl w:val="0"/>
          <w:numId w:val="45"/>
        </w:numPr>
        <w:wordWrap w:val="0"/>
      </w:pPr>
      <w:r>
        <w:rPr>
          <w:rFonts w:hint="eastAsia"/>
        </w:rPr>
        <w:t>Suhasini Tatiparti, Kirti Nilesh Mahajan,Sowmya Kethi Reddi,et al.Analyzing theFinancial Risk Factors Impacting the Economic Benefits of the ConsumerElectronic Goods Manufacturing Industry in India[J].Journal of Advanced Manufacturing Systems,2023,22(4):823-847.</w:t>
      </w:r>
    </w:p>
    <w:p w14:paraId="20443E82">
      <w:pPr>
        <w:pStyle w:val="118"/>
        <w:numPr>
          <w:ilvl w:val="0"/>
          <w:numId w:val="45"/>
        </w:numPr>
        <w:wordWrap w:val="0"/>
      </w:pPr>
      <w:r>
        <w:rPr>
          <w:rFonts w:hint="eastAsia"/>
        </w:rPr>
        <w:t>Nguyen La Soa,Do Due Duy,Tran Thi Thanh Hang,et al.The Impact of Environmental Accounting Information Disclosure on Financial Risk:The Case of Listed Companies in the Vietnam Stock Market[J].Journal of Risk and Financial Management,2024,17(2):62.</w:t>
      </w:r>
    </w:p>
    <w:p w14:paraId="751ED4FE">
      <w:pPr>
        <w:pStyle w:val="118"/>
        <w:numPr>
          <w:ilvl w:val="0"/>
          <w:numId w:val="45"/>
        </w:numPr>
        <w:wordWrap w:val="0"/>
      </w:pPr>
      <w:r>
        <w:rPr>
          <w:rFonts w:hint="eastAsia"/>
        </w:rPr>
        <w:t>元媛.基于经验曲线的企业财务风险研究——以金龙汽车为例[J].财会通讯, 2019(17):100-104.</w:t>
      </w:r>
    </w:p>
    <w:p w14:paraId="3ADE1753">
      <w:pPr>
        <w:pStyle w:val="118"/>
        <w:numPr>
          <w:ilvl w:val="0"/>
          <w:numId w:val="45"/>
        </w:numPr>
        <w:wordWrap w:val="0"/>
      </w:pPr>
      <w:r>
        <w:rPr>
          <w:rFonts w:hint="eastAsia"/>
        </w:rPr>
        <w:t>李波.上市公司财务风险控制存在的问题及完善对策[J].财务与会计,2021 (22):64-65.</w:t>
      </w:r>
    </w:p>
    <w:p w14:paraId="75319926">
      <w:pPr>
        <w:pStyle w:val="118"/>
        <w:numPr>
          <w:ilvl w:val="0"/>
          <w:numId w:val="45"/>
        </w:numPr>
        <w:wordWrap w:val="0"/>
      </w:pPr>
      <w:r>
        <w:rPr>
          <w:rFonts w:hint="eastAsia"/>
        </w:rPr>
        <w:t>丁淑芹,薛鑫. A通信设备制造公司报表风险识别与应对研究[J].财务与会计, 2022(6):54-58.</w:t>
      </w:r>
    </w:p>
    <w:p w14:paraId="0ACD4A62">
      <w:pPr>
        <w:pStyle w:val="118"/>
        <w:numPr>
          <w:ilvl w:val="0"/>
          <w:numId w:val="45"/>
        </w:numPr>
        <w:wordWrap w:val="0"/>
      </w:pPr>
      <w:r>
        <w:rPr>
          <w:rFonts w:hint="eastAsia"/>
        </w:rPr>
        <w:t>管早早.服装企业财务风险控制研究[J].西部皮革,2024,46(1):44-46.</w:t>
      </w:r>
    </w:p>
    <w:p w14:paraId="00AB4395">
      <w:pPr>
        <w:pStyle w:val="118"/>
        <w:numPr>
          <w:ilvl w:val="0"/>
          <w:numId w:val="45"/>
        </w:numPr>
        <w:wordWrap w:val="0"/>
      </w:pPr>
      <w:r>
        <w:rPr>
          <w:rFonts w:hint="eastAsia"/>
        </w:rPr>
        <w:t>Jayoung Sohn, Chun Hung(Hugo) Tang,SooCheon(Shawn)Jang.Does the asset-lightand fee-oriented strategy create value</w:t>
      </w:r>
      <w:r>
        <w:rPr>
          <w:rFonts w:hint="eastAsia"/>
          <w:vertAlign w:val="superscript"/>
        </w:rPr>
        <w:t>[[[???][???]][[???][???]]]</w:t>
      </w:r>
      <w:r>
        <w:rPr>
          <w:rFonts w:hint="eastAsia"/>
        </w:rPr>
        <w:t>[J].International Journal of Hospitality Management,2013(32):270-277.</w:t>
      </w:r>
    </w:p>
    <w:p w14:paraId="454C6486">
      <w:pPr>
        <w:pStyle w:val="118"/>
        <w:numPr>
          <w:ilvl w:val="0"/>
          <w:numId w:val="45"/>
        </w:numPr>
        <w:wordWrap w:val="0"/>
      </w:pPr>
      <w:r>
        <w:rPr>
          <w:rFonts w:hint="eastAsia"/>
        </w:rPr>
        <w:t>Gu-Liang T,Yuan G.The Financial Risks and Practices of Asset-Light Strategy[J].Finance Research,2016(3):3-8.</w:t>
      </w:r>
    </w:p>
    <w:p w14:paraId="1EB947C4">
      <w:pPr>
        <w:pStyle w:val="118"/>
        <w:numPr>
          <w:ilvl w:val="0"/>
          <w:numId w:val="45"/>
        </w:numPr>
        <w:wordWrap w:val="0"/>
      </w:pPr>
      <w:r>
        <w:rPr>
          <w:rFonts w:hint="eastAsia"/>
        </w:rPr>
        <w:t>Ines Blal,Giuliano Bianchi.The asset-light model: A blind spot in hospitalityresearch[J].International Journal of Hospitality Management,2019,7(6):39-42.</w:t>
      </w:r>
    </w:p>
    <w:p w14:paraId="4502FC66">
      <w:pPr>
        <w:pStyle w:val="118"/>
        <w:numPr>
          <w:ilvl w:val="0"/>
          <w:numId w:val="45"/>
        </w:numPr>
        <w:wordWrap w:val="0"/>
      </w:pPr>
      <w:r>
        <w:rPr>
          <w:rFonts w:hint="eastAsia"/>
        </w:rPr>
        <w:t>Poretti Cedric,Heo Cindy Yoonjoung.Asset-light strategies and stock market reactions to COVID-19 pandemic announcement:The case of hospitality firms [J].Tourism Economics,2022,28(6):1692-1701.</w:t>
      </w:r>
    </w:p>
    <w:p w14:paraId="1E99B8DD">
      <w:pPr>
        <w:pStyle w:val="118"/>
        <w:numPr>
          <w:ilvl w:val="0"/>
          <w:numId w:val="45"/>
        </w:numPr>
        <w:wordWrap w:val="0"/>
      </w:pPr>
      <w:r>
        <w:rPr>
          <w:rFonts w:hint="eastAsia"/>
        </w:rPr>
        <w:t>王龔,郭子增.从</w:t>
      </w:r>
      <w:r>
        <w:t>“</w:t>
      </w:r>
      <w:r>
        <w:rPr>
          <w:rFonts w:hint="eastAsia"/>
        </w:rPr>
        <w:t>重资产</w:t>
      </w:r>
      <w:r>
        <w:t>”</w:t>
      </w:r>
      <w:r>
        <w:rPr>
          <w:rFonts w:hint="eastAsia"/>
        </w:rPr>
        <w:t>到</w:t>
      </w:r>
      <w:r>
        <w:t>“</w:t>
      </w:r>
      <w:r>
        <w:rPr>
          <w:rFonts w:hint="eastAsia"/>
        </w:rPr>
        <w:t>轻资产</w:t>
      </w:r>
      <w:r>
        <w:t>”</w:t>
      </w:r>
      <w:r>
        <w:rPr>
          <w:rFonts w:hint="eastAsia"/>
        </w:rPr>
        <w:t>:经营模式转型是否影响了银行风险[J].金融经济学研究,2019,34(5):80-92.</w:t>
      </w:r>
    </w:p>
    <w:p w14:paraId="0A55A7AB">
      <w:pPr>
        <w:pStyle w:val="118"/>
        <w:numPr>
          <w:ilvl w:val="0"/>
          <w:numId w:val="45"/>
        </w:numPr>
        <w:wordWrap w:val="0"/>
      </w:pPr>
      <w:r>
        <w:rPr>
          <w:rFonts w:hint="eastAsia"/>
        </w:rPr>
        <w:t>张汝慧,王海东.轻资产运营模式下服装企业财务风险控制[J].合作经济与科技, 2021(23):142-143.</w:t>
      </w:r>
    </w:p>
    <w:p w14:paraId="130DF323">
      <w:pPr>
        <w:pStyle w:val="118"/>
        <w:numPr>
          <w:ilvl w:val="0"/>
          <w:numId w:val="45"/>
        </w:numPr>
        <w:wordWrap w:val="0"/>
      </w:pPr>
      <w:r>
        <w:rPr>
          <w:rFonts w:hint="eastAsia"/>
        </w:rPr>
        <w:t>吴小叶,陈娜菲.安踏体育轻资产运营模式下财务风险及其防控[J].商场现代化, 2022(7):115-117.</w:t>
      </w:r>
    </w:p>
    <w:p w14:paraId="1935390B">
      <w:pPr>
        <w:pStyle w:val="118"/>
        <w:numPr>
          <w:ilvl w:val="0"/>
          <w:numId w:val="45"/>
        </w:numPr>
        <w:wordWrap w:val="0"/>
      </w:pPr>
      <w:r>
        <w:rPr>
          <w:rFonts w:hint="eastAsia"/>
        </w:rPr>
        <w:t>魏景柱,言梅雪.轻资产运营模式下企业财务风险分析及控制[J].时代金融, 2018(21):190-193.</w:t>
      </w:r>
    </w:p>
    <w:p w14:paraId="29DA1EBC">
      <w:pPr>
        <w:pStyle w:val="118"/>
        <w:numPr>
          <w:ilvl w:val="0"/>
          <w:numId w:val="45"/>
        </w:numPr>
        <w:wordWrap w:val="0"/>
      </w:pPr>
      <w:r>
        <w:rPr>
          <w:rFonts w:hint="eastAsia"/>
        </w:rPr>
        <w:t>程松林,李鼎.轻资产运营企业财务风险分析及管控建议[J].财务与会计, 2020(21):73-74.</w:t>
      </w:r>
    </w:p>
    <w:p w14:paraId="2FD9CD91">
      <w:pPr>
        <w:pStyle w:val="118"/>
        <w:numPr>
          <w:ilvl w:val="0"/>
          <w:numId w:val="45"/>
        </w:numPr>
        <w:wordWrap w:val="0"/>
      </w:pPr>
      <w:r>
        <w:rPr>
          <w:rFonts w:hint="eastAsia"/>
        </w:rPr>
        <w:t>陈愉翔.集采背景下HR医药轻资产运营模式与财务风险控制研究[J].科技经济市场,2023(12):62-64.</w:t>
      </w:r>
    </w:p>
    <w:p w14:paraId="51B00127">
      <w:pPr>
        <w:pStyle w:val="118"/>
        <w:numPr>
          <w:ilvl w:val="0"/>
          <w:numId w:val="45"/>
        </w:numPr>
        <w:wordWrap w:val="0"/>
        <w:sectPr>
          <w:headerReference r:id="rId38" w:type="default"/>
          <w:headerReference r:id="rId39" w:type="even"/>
          <w:footnotePr>
            <w:numRestart w:val="eachPage"/>
          </w:footnotePr>
          <w:pgSz w:w="11909" w:h="16834"/>
          <w:pgMar w:top="1701" w:right="1701" w:bottom="1418" w:left="1701" w:header="1304" w:footer="1021" w:gutter="0"/>
          <w:cols w:space="720" w:num="1"/>
          <w:docGrid w:type="linesAndChars" w:linePitch="415" w:charSpace="614"/>
        </w:sectPr>
      </w:pPr>
      <w:r>
        <w:rPr>
          <w:rFonts w:hint="eastAsia"/>
        </w:rPr>
        <w:t>谢佩帛.轻资产运营对企业财务风险的影响及路径研究[J].财会通讯, 2024(4):72-76.</w:t>
      </w:r>
    </w:p>
    <w:p w14:paraId="682907F6">
      <w:pPr>
        <w:pStyle w:val="48"/>
        <w:numPr>
          <w:ilvl w:val="0"/>
          <w:numId w:val="0"/>
        </w:numPr>
        <w:spacing w:before="415" w:after="207"/>
        <w:rPr>
          <w:rFonts w:hint="default"/>
        </w:rPr>
      </w:pPr>
      <w:bookmarkStart w:id="135" w:name="_Toc23863"/>
      <w:bookmarkStart w:id="136" w:name="_Toc402448596"/>
      <w:bookmarkStart w:id="137" w:name="_Toc402713138"/>
      <w:bookmarkStart w:id="138" w:name="_Toc32724"/>
      <w:bookmarkStart w:id="139" w:name="_Toc914"/>
      <w:r>
        <w:t>致  谢</w:t>
      </w:r>
      <w:bookmarkEnd w:id="135"/>
      <w:bookmarkEnd w:id="136"/>
      <w:bookmarkEnd w:id="137"/>
      <w:bookmarkEnd w:id="138"/>
      <w:bookmarkEnd w:id="139"/>
    </w:p>
    <w:p w14:paraId="09235D8F">
      <w:pPr>
        <w:pStyle w:val="53"/>
        <w:ind w:firstLine="486"/>
        <w:rPr>
          <w:color w:val="auto"/>
        </w:rPr>
      </w:pPr>
      <w:r>
        <w:rPr>
          <w:rFonts w:cs="宋体"/>
          <w:color w:val="auto"/>
          <w:szCs w:val="24"/>
        </w:rPr>
        <w:t>落笔于此，我的在职研究生学习生涯即将告一段落。</w:t>
      </w:r>
      <w:r>
        <w:rPr>
          <w:color w:val="auto"/>
        </w:rPr>
        <w:t>这段始于 202</w:t>
      </w:r>
      <w:r>
        <w:rPr>
          <w:rFonts w:hint="eastAsia"/>
          <w:color w:val="auto"/>
        </w:rPr>
        <w:t>3</w:t>
      </w:r>
      <w:r>
        <w:rPr>
          <w:color w:val="auto"/>
        </w:rPr>
        <w:t xml:space="preserve"> 年金秋</w:t>
      </w:r>
      <w:r>
        <w:rPr>
          <w:rFonts w:hint="eastAsia"/>
          <w:color w:val="auto"/>
        </w:rPr>
        <w:t>,</w:t>
      </w:r>
      <w:r>
        <w:rPr>
          <w:color w:val="auto"/>
        </w:rPr>
        <w:t xml:space="preserve">终于 </w:t>
      </w:r>
      <w:r>
        <w:rPr>
          <w:rFonts w:hint="eastAsia"/>
          <w:color w:val="auto"/>
        </w:rPr>
        <w:t>2026</w:t>
      </w:r>
      <w:r>
        <w:rPr>
          <w:color w:val="auto"/>
        </w:rPr>
        <w:t xml:space="preserve"> 年盛夏的旅程，是我在工作与学习间平衡的挑战，亦是专业深耕的成长。回望</w:t>
      </w:r>
      <w:r>
        <w:rPr>
          <w:rFonts w:hint="eastAsia"/>
          <w:color w:val="auto"/>
        </w:rPr>
        <w:t>三</w:t>
      </w:r>
      <w:r>
        <w:rPr>
          <w:color w:val="auto"/>
        </w:rPr>
        <w:t>载周末课堂与深夜伏案时光，满是充实与感激，而这一切离不开身边人的支持与指引。</w:t>
      </w:r>
    </w:p>
    <w:p w14:paraId="2CC8EDB9">
      <w:pPr>
        <w:pStyle w:val="53"/>
        <w:ind w:firstLine="486"/>
        <w:rPr>
          <w:color w:val="auto"/>
        </w:rPr>
      </w:pPr>
      <w:r>
        <w:rPr>
          <w:color w:val="auto"/>
        </w:rPr>
        <w:t>首先，诚挚感谢导师</w:t>
      </w:r>
      <w:r>
        <w:rPr>
          <w:rFonts w:hint="eastAsia"/>
          <w:color w:val="auto"/>
        </w:rPr>
        <w:t>蔡洁</w:t>
      </w:r>
      <w:r>
        <w:rPr>
          <w:color w:val="auto"/>
        </w:rPr>
        <w:t>教授。</w:t>
      </w:r>
      <w:r>
        <w:rPr>
          <w:rFonts w:hint="eastAsia"/>
          <w:color w:val="auto"/>
        </w:rPr>
        <w:t>她学</w:t>
      </w:r>
      <w:r>
        <w:rPr>
          <w:color w:val="auto"/>
        </w:rPr>
        <w:t>识渊博、待人亲和，在“轻资产</w:t>
      </w:r>
      <w:r>
        <w:rPr>
          <w:rFonts w:hint="eastAsia"/>
          <w:color w:val="auto"/>
        </w:rPr>
        <w:t>运营</w:t>
      </w:r>
      <w:r>
        <w:rPr>
          <w:color w:val="auto"/>
        </w:rPr>
        <w:t>模式下</w:t>
      </w:r>
      <w:r>
        <w:rPr>
          <w:rFonts w:hint="eastAsia"/>
          <w:color w:val="auto"/>
        </w:rPr>
        <w:t>M公司</w:t>
      </w:r>
      <w:r>
        <w:rPr>
          <w:color w:val="auto"/>
        </w:rPr>
        <w:t>财务风险管</w:t>
      </w:r>
      <w:r>
        <w:rPr>
          <w:rFonts w:hint="eastAsia"/>
          <w:color w:val="auto"/>
        </w:rPr>
        <w:t>理</w:t>
      </w:r>
      <w:r>
        <w:rPr>
          <w:color w:val="auto"/>
        </w:rPr>
        <w:t>”课题研究中，以启发式语言帮我深化理解；面对我因工作滞后的论文进度与杂乱思路，</w:t>
      </w:r>
      <w:r>
        <w:rPr>
          <w:rFonts w:hint="eastAsia"/>
          <w:color w:val="auto"/>
        </w:rPr>
        <w:t>她</w:t>
      </w:r>
      <w:r>
        <w:rPr>
          <w:color w:val="auto"/>
        </w:rPr>
        <w:t>从选题、文献综述到初稿修改，全程耐心指导，其严谨治学与敬业精神，不仅助我完成论文，更成我终身榜样。得遇良师，何其有幸。</w:t>
      </w:r>
    </w:p>
    <w:p w14:paraId="3354A395">
      <w:pPr>
        <w:pStyle w:val="53"/>
        <w:ind w:firstLine="486"/>
        <w:rPr>
          <w:color w:val="auto"/>
        </w:rPr>
      </w:pPr>
      <w:r>
        <w:rPr>
          <w:rFonts w:cs="宋体"/>
          <w:color w:val="auto"/>
          <w:szCs w:val="24"/>
        </w:rPr>
        <w:t>同时，衷心感谢河南科技大学商学院所有授课老师的悉心教导。</w:t>
      </w:r>
      <w:r>
        <w:rPr>
          <w:color w:val="auto"/>
        </w:rPr>
        <w:t>他们以专业讲解与鲜活案例，为我搭建理论与工作的桥梁，所授不仅是专业知识，更有多元视角与处事方法，让我受益终身。亦感谢毕业论文审核专家教授，</w:t>
      </w:r>
      <w:r>
        <w:rPr>
          <w:rFonts w:hint="eastAsia"/>
          <w:color w:val="auto"/>
        </w:rPr>
        <w:t>您</w:t>
      </w:r>
      <w:r>
        <w:rPr>
          <w:color w:val="auto"/>
        </w:rPr>
        <w:t>们的宝贵建议提升了论文质量，深化了我对研究领域的认知，祝愿各位老师工作顺利、桃李满天下。</w:t>
      </w:r>
    </w:p>
    <w:p w14:paraId="511448A5">
      <w:pPr>
        <w:pStyle w:val="53"/>
        <w:ind w:firstLine="486"/>
        <w:rPr>
          <w:color w:val="auto"/>
        </w:rPr>
      </w:pPr>
      <w:r>
        <w:rPr>
          <w:color w:val="auto"/>
        </w:rPr>
        <w:t>其次，感谢同窗同学们。</w:t>
      </w:r>
      <w:r>
        <w:rPr>
          <w:rFonts w:hint="eastAsia"/>
          <w:color w:val="auto"/>
        </w:rPr>
        <w:t>三年</w:t>
      </w:r>
      <w:r>
        <w:rPr>
          <w:color w:val="auto"/>
        </w:rPr>
        <w:t>来，我们牺牲周末相聚，共探学业、互勉平衡工作与学习，课后交流、考前互助、论文支持，让求学路不再孤单。这份情谊与默契，是我在职</w:t>
      </w:r>
      <w:r>
        <w:rPr>
          <w:rFonts w:hint="eastAsia"/>
          <w:color w:val="auto"/>
        </w:rPr>
        <w:t>研究生</w:t>
      </w:r>
      <w:r>
        <w:rPr>
          <w:color w:val="auto"/>
        </w:rPr>
        <w:t>学习中珍贵的财富。</w:t>
      </w:r>
    </w:p>
    <w:p w14:paraId="1233C0A7">
      <w:pPr>
        <w:pStyle w:val="53"/>
        <w:ind w:firstLine="486"/>
        <w:rPr>
          <w:color w:val="auto"/>
        </w:rPr>
      </w:pPr>
      <w:r>
        <w:rPr>
          <w:color w:val="auto"/>
        </w:rPr>
        <w:t>还要感谢</w:t>
      </w:r>
      <w:r>
        <w:rPr>
          <w:rFonts w:hint="eastAsia"/>
          <w:color w:val="auto"/>
        </w:rPr>
        <w:t>我的</w:t>
      </w:r>
      <w:r>
        <w:rPr>
          <w:color w:val="auto"/>
        </w:rPr>
        <w:t>家人、朋友与同事。家人体谅我兼顾学业与工作的忙碌，默默承担责任、给予鼓励；朋友在我分身乏术时援手，同事体谅我协调时间的需求。这份温暖，让我能无后顾之忧完成学业。</w:t>
      </w:r>
    </w:p>
    <w:p w14:paraId="667290EB">
      <w:pPr>
        <w:pStyle w:val="53"/>
        <w:ind w:firstLine="486"/>
        <w:rPr>
          <w:color w:val="auto"/>
        </w:rPr>
      </w:pPr>
      <w:r>
        <w:rPr>
          <w:color w:val="auto"/>
        </w:rPr>
        <w:t>最后，再次感谢所有帮助过我的人。这段旅程赋予的知识与勇气，将伴我前行。未来，我会带着收获在工作中精进、在生活中感恩，不辜负这段时光与爱我的人。</w:t>
      </w:r>
    </w:p>
    <w:p w14:paraId="542E87CC">
      <w:pPr>
        <w:pStyle w:val="114"/>
        <w:ind w:firstLine="486"/>
      </w:pPr>
    </w:p>
    <w:p w14:paraId="181C83B0">
      <w:pPr>
        <w:pStyle w:val="114"/>
        <w:ind w:firstLine="486"/>
      </w:pPr>
    </w:p>
    <w:p w14:paraId="18F4C3F7">
      <w:pPr>
        <w:pStyle w:val="114"/>
        <w:ind w:firstLine="486"/>
      </w:pPr>
    </w:p>
    <w:p w14:paraId="010EAA15">
      <w:pPr>
        <w:pStyle w:val="114"/>
        <w:ind w:firstLine="486"/>
      </w:pPr>
    </w:p>
    <w:p w14:paraId="2A9FA8D1">
      <w:pPr>
        <w:pStyle w:val="114"/>
        <w:ind w:firstLine="486"/>
      </w:pPr>
    </w:p>
    <w:p w14:paraId="4A1C34D1">
      <w:pPr>
        <w:pStyle w:val="114"/>
        <w:ind w:firstLine="486"/>
      </w:pPr>
    </w:p>
    <w:p w14:paraId="37230191">
      <w:pPr>
        <w:pStyle w:val="114"/>
        <w:ind w:firstLine="486"/>
      </w:pPr>
    </w:p>
    <w:sectPr>
      <w:headerReference r:id="rId40" w:type="default"/>
      <w:headerReference r:id="rId41" w:type="even"/>
      <w:footnotePr>
        <w:numRestart w:val="eachPage"/>
      </w:footnotePr>
      <w:pgSz w:w="11909" w:h="16834"/>
      <w:pgMar w:top="1701" w:right="1701" w:bottom="1418" w:left="1701" w:header="1304" w:footer="1021" w:gutter="0"/>
      <w:cols w:space="720" w:num="1"/>
      <w:docGrid w:type="linesAndChars" w:linePitch="415" w:charSpace="6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NewRomanPSMT">
    <w:altName w:val="Times New Roman"/>
    <w:panose1 w:val="00000000000000000000"/>
    <w:charset w:val="86"/>
    <w:family w:val="auto"/>
    <w:pitch w:val="default"/>
    <w:sig w:usb0="00000000" w:usb1="00000000" w:usb2="00000010" w:usb3="00000000" w:csb0="00040000" w:csb1="00000000"/>
  </w:font>
  <w:font w:name="Segoe UI">
    <w:panose1 w:val="020B0502040204020203"/>
    <w:charset w:val="00"/>
    <w:family w:val="swiss"/>
    <w:pitch w:val="default"/>
    <w:sig w:usb0="E4002EFF" w:usb1="C000E47F"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CA086">
    <w:pPr>
      <w:pStyle w:val="27"/>
      <w:rPr>
        <w:rStyle w:val="43"/>
      </w:rPr>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1"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B86C4C3">
                          <w:pPr>
                            <w:pStyle w:val="27"/>
                          </w:pPr>
                          <w:r>
                            <w:rPr>
                              <w:rStyle w:val="43"/>
                            </w:rPr>
                            <w:fldChar w:fldCharType="begin"/>
                          </w:r>
                          <w:r>
                            <w:rPr>
                              <w:rStyle w:val="43"/>
                            </w:rPr>
                            <w:instrText xml:space="preserve">PAGE  </w:instrText>
                          </w:r>
                          <w:r>
                            <w:rPr>
                              <w:rStyle w:val="43"/>
                            </w:rPr>
                            <w:fldChar w:fldCharType="separate"/>
                          </w:r>
                          <w:r>
                            <w:rPr>
                              <w:rStyle w:val="43"/>
                            </w:rPr>
                            <w:t>II</w:t>
                          </w:r>
                          <w:r>
                            <w:rPr>
                              <w:rStyle w:val="43"/>
                            </w:rPr>
                            <w:fldChar w:fldCharType="end"/>
                          </w:r>
                        </w:p>
                      </w:txbxContent>
                    </wps:txbx>
                    <wps:bodyPr wrap="none" lIns="0" tIns="0" rIns="0" bIns="0" upright="1">
                      <a:spAutoFit/>
                    </wps:bodyPr>
                  </wps:wsp>
                </a:graphicData>
              </a:graphic>
            </wp:anchor>
          </w:drawing>
        </mc:Choice>
        <mc:Fallback>
          <w:pict>
            <v:shape id="文本框 5"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ku00N8oBAACbAwAADgAAAAAAAAABACAAAAAeAQAAZHJzL2Uyb0Rv&#10;Yy54bWxQSwUGAAAAAAYABgBZAQAAWgUAAAAA&#10;">
              <v:fill on="f" focussize="0,0"/>
              <v:stroke on="f"/>
              <v:imagedata o:title=""/>
              <o:lock v:ext="edit" aspectratio="f"/>
              <v:textbox inset="0mm,0mm,0mm,0mm" style="mso-fit-shape-to-text:t;">
                <w:txbxContent>
                  <w:p w14:paraId="1B86C4C3">
                    <w:pPr>
                      <w:pStyle w:val="27"/>
                    </w:pPr>
                    <w:r>
                      <w:rPr>
                        <w:rStyle w:val="43"/>
                      </w:rPr>
                      <w:fldChar w:fldCharType="begin"/>
                    </w:r>
                    <w:r>
                      <w:rPr>
                        <w:rStyle w:val="43"/>
                      </w:rPr>
                      <w:instrText xml:space="preserve">PAGE  </w:instrText>
                    </w:r>
                    <w:r>
                      <w:rPr>
                        <w:rStyle w:val="43"/>
                      </w:rPr>
                      <w:fldChar w:fldCharType="separate"/>
                    </w:r>
                    <w:r>
                      <w:rPr>
                        <w:rStyle w:val="43"/>
                      </w:rPr>
                      <w:t>II</w:t>
                    </w:r>
                    <w:r>
                      <w:rPr>
                        <w:rStyle w:val="43"/>
                      </w:rPr>
                      <w:fldChar w:fldCharType="end"/>
                    </w:r>
                  </w:p>
                </w:txbxContent>
              </v:textbox>
            </v:shape>
          </w:pict>
        </mc:Fallback>
      </mc:AlternateContent>
    </w:r>
  </w:p>
  <w:p w14:paraId="537716C3">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2DBFA">
    <w:pPr>
      <w:pStyle w:val="27"/>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2"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08BD83">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V</w:t>
                          </w:r>
                          <w:r>
                            <w:rPr>
                              <w:rStyle w:val="43"/>
                            </w:rPr>
                            <w:fldChar w:fldCharType="end"/>
                          </w:r>
                        </w:p>
                      </w:txbxContent>
                    </wps:txbx>
                    <wps:bodyPr wrap="none" lIns="0" tIns="0" rIns="0" bIns="0" upright="1">
                      <a:spAutoFit/>
                    </wps:bodyPr>
                  </wps:wsp>
                </a:graphicData>
              </a:graphic>
            </wp:anchor>
          </w:drawing>
        </mc:Choice>
        <mc:Fallback>
          <w:pict>
            <v:shape id="文本框 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CRu1vyQEAAJsDAAAOAAAAAAAAAAEAIAAAAB4BAABkcnMvZTJvRG9j&#10;LnhtbFBLBQYAAAAABgAGAFkBAABZBQAAAAA=&#10;">
              <v:fill on="f" focussize="0,0"/>
              <v:stroke on="f"/>
              <v:imagedata o:title=""/>
              <o:lock v:ext="edit" aspectratio="f"/>
              <v:textbox inset="0mm,0mm,0mm,0mm" style="mso-fit-shape-to-text:t;">
                <w:txbxContent>
                  <w:p w14:paraId="6F08BD83">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V</w:t>
                    </w:r>
                    <w:r>
                      <w:rPr>
                        <w:rStyle w:val="43"/>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31439">
    <w:pPr>
      <w:pStyle w:val="27"/>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3"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388595">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IV</w:t>
                          </w:r>
                          <w:r>
                            <w:rPr>
                              <w:rStyle w:val="43"/>
                            </w:rPr>
                            <w:fldChar w:fldCharType="end"/>
                          </w:r>
                        </w:p>
                      </w:txbxContent>
                    </wps:txbx>
                    <wps:bodyPr wrap="none" lIns="0" tIns="0" rIns="0" bIns="0" upright="1">
                      <a:spAutoFit/>
                    </wps:bodyPr>
                  </wps:wsp>
                </a:graphicData>
              </a:graphic>
            </wp:anchor>
          </w:drawing>
        </mc:Choice>
        <mc:Fallback>
          <w:pict>
            <v:shape id="文本框 7"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ciBaWMoBAACbAwAADgAAAAAAAAABACAAAAAeAQAAZHJzL2Uyb0Rv&#10;Yy54bWxQSwUGAAAAAAYABgBZAQAAWgUAAAAA&#10;">
              <v:fill on="f" focussize="0,0"/>
              <v:stroke on="f"/>
              <v:imagedata o:title=""/>
              <o:lock v:ext="edit" aspectratio="f"/>
              <v:textbox inset="0mm,0mm,0mm,0mm" style="mso-fit-shape-to-text:t;">
                <w:txbxContent>
                  <w:p w14:paraId="0B388595">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IV</w:t>
                    </w:r>
                    <w:r>
                      <w:rPr>
                        <w:rStyle w:val="43"/>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189BC">
    <w:pPr>
      <w:pStyle w:val="27"/>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4"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8E4BDC">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V</w:t>
                          </w:r>
                          <w:r>
                            <w:rPr>
                              <w:rStyle w:val="43"/>
                            </w:rPr>
                            <w:fldChar w:fldCharType="end"/>
                          </w:r>
                        </w:p>
                      </w:txbxContent>
                    </wps:txbx>
                    <wps:bodyPr wrap="none" lIns="0" tIns="0" rIns="0" bIns="0" upright="1">
                      <a:spAutoFit/>
                    </wps:bodyPr>
                  </wps:wsp>
                </a:graphicData>
              </a:graphic>
            </wp:anchor>
          </w:drawing>
        </mc:Choice>
        <mc:Fallback>
          <w:pict>
            <v:shape id="文本框 10"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H0GGbcoBAACcAwAADgAAAAAAAAABACAAAAAeAQAAZHJzL2Uyb0Rv&#10;Yy54bWxQSwUGAAAAAAYABgBZAQAAWgUAAAAA&#10;">
              <v:fill on="f" focussize="0,0"/>
              <v:stroke on="f"/>
              <v:imagedata o:title=""/>
              <o:lock v:ext="edit" aspectratio="f"/>
              <v:textbox inset="0mm,0mm,0mm,0mm" style="mso-fit-shape-to-text:t;">
                <w:txbxContent>
                  <w:p w14:paraId="6C8E4BDC">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V</w:t>
                    </w:r>
                    <w:r>
                      <w:rPr>
                        <w:rStyle w:val="43"/>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7E08D">
    <w:pPr>
      <w:pStyle w:val="27"/>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5"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1DB8D7">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IV</w:t>
                          </w:r>
                          <w:r>
                            <w:rPr>
                              <w:rStyle w:val="43"/>
                            </w:rPr>
                            <w:fldChar w:fldCharType="end"/>
                          </w:r>
                        </w:p>
                      </w:txbxContent>
                    </wps:txbx>
                    <wps:bodyPr wrap="none" lIns="0" tIns="0" rIns="0" bIns="0" upright="1">
                      <a:spAutoFit/>
                    </wps:bodyPr>
                  </wps:wsp>
                </a:graphicData>
              </a:graphic>
            </wp:anchor>
          </w:drawing>
        </mc:Choice>
        <mc:Fallback>
          <w:pict>
            <v:shape id="文本框 11"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LciQ7zLAQAAnAMAAA4AAAAAAAAAAQAgAAAAHgEAAGRycy9lMm9E&#10;b2MueG1sUEsFBgAAAAAGAAYAWQEAAFsFAAAAAA==&#10;">
              <v:fill on="f" focussize="0,0"/>
              <v:stroke on="f"/>
              <v:imagedata o:title=""/>
              <o:lock v:ext="edit" aspectratio="f"/>
              <v:textbox inset="0mm,0mm,0mm,0mm" style="mso-fit-shape-to-text:t;">
                <w:txbxContent>
                  <w:p w14:paraId="701DB8D7">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IV</w:t>
                    </w:r>
                    <w:r>
                      <w:rPr>
                        <w:rStyle w:val="43"/>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A91CA">
    <w:pPr>
      <w:pStyle w:val="27"/>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2"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226E71">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21</w:t>
                          </w:r>
                          <w:r>
                            <w:rPr>
                              <w:rStyle w:val="43"/>
                            </w:rPr>
                            <w:fldChar w:fldCharType="end"/>
                          </w:r>
                        </w:p>
                      </w:txbxContent>
                    </wps:txbx>
                    <wps:bodyPr wrap="none" lIns="0" tIns="0" rIns="0" bIns="0" upright="0">
                      <a:spAutoFit/>
                    </wps:bodyPr>
                  </wps:wsp>
                </a:graphicData>
              </a:graphic>
            </wp:anchor>
          </w:drawing>
        </mc:Choice>
        <mc:Fallback>
          <w:pict>
            <v:shape id="文本框 1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LUfFycoBAACcAwAADgAAAAAAAAABACAAAAAeAQAAZHJzL2Uyb0Rv&#10;Yy54bWxQSwUGAAAAAAYABgBZAQAAWgUAAAAA&#10;">
              <v:fill on="f" focussize="0,0"/>
              <v:stroke on="f"/>
              <v:imagedata o:title=""/>
              <o:lock v:ext="edit" aspectratio="f"/>
              <v:textbox inset="0mm,0mm,0mm,0mm" style="mso-fit-shape-to-text:t;">
                <w:txbxContent>
                  <w:p w14:paraId="31226E71">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21</w:t>
                    </w:r>
                    <w:r>
                      <w:rPr>
                        <w:rStyle w:val="43"/>
                      </w:rPr>
                      <w:fldChar w:fldCharType="end"/>
                    </w:r>
                  </w:p>
                </w:txbxContent>
              </v:textbox>
            </v:shape>
          </w:pict>
        </mc:Fallback>
      </mc:AlternateContent>
    </w:r>
  </w:p>
  <w:p w14:paraId="645E1586"/>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214B5">
    <w:pPr>
      <w:pStyle w:val="27"/>
      <w:tabs>
        <w:tab w:val="left" w:pos="6000"/>
        <w:tab w:val="right" w:pos="8267"/>
      </w:tabs>
      <w:jc w:val="left"/>
    </w:pPr>
    <w: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3"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4DAAA43">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IV</w:t>
                          </w:r>
                          <w:r>
                            <w:rPr>
                              <w:rStyle w:val="43"/>
                            </w:rPr>
                            <w:fldChar w:fldCharType="end"/>
                          </w:r>
                        </w:p>
                      </w:txbxContent>
                    </wps:txbx>
                    <wps:bodyPr wrap="none" lIns="0" tIns="0" rIns="0" bIns="0" upright="0">
                      <a:spAutoFit/>
                    </wps:bodyPr>
                  </wps:wsp>
                </a:graphicData>
              </a:graphic>
            </wp:anchor>
          </w:drawing>
        </mc:Choice>
        <mc:Fallback>
          <w:pict>
            <v:shape id="文本框 17"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SQAGMoBAACcAwAADgAAAGRycy9lMm9Eb2MueG1srVPNjtMwEL4j8Q6W&#10;79RpkaCK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lvchNVLShy3OPLL92+XH78uP7+S&#10;5eusUB+gxsS7gKlpeOsHzJ79gM5MfFDR5i9SIhhHfc9XfeWQiMiP1qv1usKQwNh8QXz28DxESO+k&#10;tyQbDY04wKIrP32ANKbOKbma87famDJE4/5yIGb2sNz72GO20rAfJkJ7356RT4+zb6jDVafEvHco&#10;bV6T2YizsZ+NY4j60JU9yvUgvDkmbKL0liuMsFNhHFphNy1Y3oo/7yXr4afa/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hSQAGMoBAACcAwAADgAAAAAAAAABACAAAAAeAQAAZHJzL2Uyb0Rv&#10;Yy54bWxQSwUGAAAAAAYABgBZAQAAWgUAAAAA&#10;">
              <v:fill on="f" focussize="0,0"/>
              <v:stroke on="f"/>
              <v:imagedata o:title=""/>
              <o:lock v:ext="edit" aspectratio="f"/>
              <v:textbox inset="0mm,0mm,0mm,0mm" style="mso-fit-shape-to-text:t;">
                <w:txbxContent>
                  <w:p w14:paraId="64DAAA43">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IV</w:t>
                    </w:r>
                    <w:r>
                      <w:rPr>
                        <w:rStyle w:val="43"/>
                      </w:rPr>
                      <w:fldChar w:fldCharType="end"/>
                    </w:r>
                  </w:p>
                </w:txbxContent>
              </v:textbox>
            </v:shape>
          </w:pict>
        </mc:Fallback>
      </mc:AlternateContent>
    </w:r>
    <w:r>
      <w:rPr>
        <w:rFonts w:hint="eastAsia"/>
      </w:rPr>
      <w:tab/>
    </w:r>
    <w:r>
      <w:rPr>
        <w:rFonts w:hint="eastAsia"/>
      </w:rPr>
      <w:tab/>
    </w:r>
    <w:r>
      <w:rPr>
        <w:rFonts w:hint="eastAsia"/>
      </w:rPr>
      <w:tab/>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C81DB">
    <w:pPr>
      <w:pStyle w:val="27"/>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6"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26666C">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21</w:t>
                          </w:r>
                          <w:r>
                            <w:rPr>
                              <w:rStyle w:val="43"/>
                            </w:rPr>
                            <w:fldChar w:fldCharType="end"/>
                          </w:r>
                        </w:p>
                      </w:txbxContent>
                    </wps:txbx>
                    <wps:bodyPr wrap="none" lIns="0" tIns="0" rIns="0" bIns="0" upright="1">
                      <a:spAutoFit/>
                    </wps:bodyPr>
                  </wps:wsp>
                </a:graphicData>
              </a:graphic>
            </wp:anchor>
          </w:drawing>
        </mc:Choice>
        <mc:Fallback>
          <w:pict>
            <v:shape id="文本框 12"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A6AfRXLAQAAnAMAAA4AAAAAAAAAAQAgAAAAHgEAAGRycy9lMm9E&#10;b2MueG1sUEsFBgAAAAAGAAYAWQEAAFsFAAAAAA==&#10;">
              <v:fill on="f" focussize="0,0"/>
              <v:stroke on="f"/>
              <v:imagedata o:title=""/>
              <o:lock v:ext="edit" aspectratio="f"/>
              <v:textbox inset="0mm,0mm,0mm,0mm" style="mso-fit-shape-to-text:t;">
                <w:txbxContent>
                  <w:p w14:paraId="0726666C">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21</w:t>
                    </w:r>
                    <w:r>
                      <w:rPr>
                        <w:rStyle w:val="43"/>
                      </w:rPr>
                      <w:fldChar w:fldCharType="end"/>
                    </w:r>
                  </w:p>
                </w:txbxContent>
              </v:textbox>
            </v:shape>
          </w:pict>
        </mc:Fallback>
      </mc:AlternateContent>
    </w:r>
  </w:p>
  <w:p w14:paraId="7B2EA6AA"/>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E253B">
    <w:pPr>
      <w:pStyle w:val="27"/>
      <w:tabs>
        <w:tab w:val="left" w:pos="6000"/>
        <w:tab w:val="right" w:pos="8267"/>
      </w:tabs>
      <w:jc w:val="left"/>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7"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192E977">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IV</w:t>
                          </w:r>
                          <w:r>
                            <w:rPr>
                              <w:rStyle w:val="43"/>
                            </w:rPr>
                            <w:fldChar w:fldCharType="end"/>
                          </w:r>
                        </w:p>
                      </w:txbxContent>
                    </wps:txbx>
                    <wps:bodyPr wrap="none" lIns="0" tIns="0" rIns="0" bIns="0" upright="1">
                      <a:spAutoFit/>
                    </wps:bodyPr>
                  </wps:wsp>
                </a:graphicData>
              </a:graphic>
            </wp:anchor>
          </w:drawing>
        </mc:Choice>
        <mc:Fallback>
          <w:pict>
            <v:shape id="文本框 13"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KbjuMTLAQAAnAMAAA4AAAAAAAAAAQAgAAAAHgEAAGRycy9lMm9E&#10;b2MueG1sUEsFBgAAAAAGAAYAWQEAAFsFAAAAAA==&#10;">
              <v:fill on="f" focussize="0,0"/>
              <v:stroke on="f"/>
              <v:imagedata o:title=""/>
              <o:lock v:ext="edit" aspectratio="f"/>
              <v:textbox inset="0mm,0mm,0mm,0mm" style="mso-fit-shape-to-text:t;">
                <w:txbxContent>
                  <w:p w14:paraId="0192E977">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IV</w:t>
                    </w:r>
                    <w:r>
                      <w:rPr>
                        <w:rStyle w:val="43"/>
                      </w:rPr>
                      <w:fldChar w:fldCharType="end"/>
                    </w:r>
                  </w:p>
                </w:txbxContent>
              </v:textbox>
            </v:shape>
          </w:pict>
        </mc:Fallback>
      </mc:AlternateContent>
    </w:r>
    <w:r>
      <w:rPr>
        <w:rFonts w:hint="eastAsia"/>
      </w:rPr>
      <w:tab/>
    </w:r>
    <w:r>
      <w:rPr>
        <w:rFonts w:hint="eastAsia"/>
      </w:rPr>
      <w:tab/>
    </w:r>
    <w:r>
      <w:rPr>
        <w:rFonts w:hint="eastAsia"/>
      </w:rPr>
      <w:tab/>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21E39">
    <w:pPr>
      <w:pStyle w:val="27"/>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8"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A4ADB1A">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81</w:t>
                          </w:r>
                          <w:r>
                            <w:rPr>
                              <w:rStyle w:val="43"/>
                            </w:rPr>
                            <w:fldChar w:fldCharType="end"/>
                          </w:r>
                        </w:p>
                      </w:txbxContent>
                    </wps:txbx>
                    <wps:bodyPr wrap="none" lIns="0" tIns="0" rIns="0" bIns="0" upright="1">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sSWv8yQEAAJsDAAAOAAAAAAAAAAEAIAAAAB4BAABkcnMvZTJvRG9j&#10;LnhtbFBLBQYAAAAABgAGAFkBAABZBQAAAAA=&#10;">
              <v:fill on="f" focussize="0,0"/>
              <v:stroke on="f"/>
              <v:imagedata o:title=""/>
              <o:lock v:ext="edit" aspectratio="f"/>
              <v:textbox inset="0mm,0mm,0mm,0mm" style="mso-fit-shape-to-text:t;">
                <w:txbxContent>
                  <w:p w14:paraId="1A4ADB1A">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81</w:t>
                    </w:r>
                    <w:r>
                      <w:rPr>
                        <w:rStyle w:val="43"/>
                      </w:rPr>
                      <w:fldChar w:fldCharType="end"/>
                    </w:r>
                  </w:p>
                </w:txbxContent>
              </v:textbox>
            </v:shape>
          </w:pict>
        </mc:Fallback>
      </mc:AlternateContent>
    </w:r>
  </w:p>
  <w:p w14:paraId="2F2E563C"/>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032D8">
    <w:pPr>
      <w:pStyle w:val="27"/>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9"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6CCA60">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80</w:t>
                          </w:r>
                          <w:r>
                            <w:rPr>
                              <w:rStyle w:val="43"/>
                            </w:rPr>
                            <w:fldChar w:fldCharType="end"/>
                          </w:r>
                        </w:p>
                      </w:txbxContent>
                    </wps:txbx>
                    <wps:bodyPr wrap="none" lIns="0" tIns="0" rIns="0" bIns="0" upright="1">
                      <a:spAutoFit/>
                    </wps:bodyPr>
                  </wps:wsp>
                </a:graphicData>
              </a:graphic>
            </wp:anchor>
          </w:drawing>
        </mc:Choice>
        <mc:Fallback>
          <w:pict>
            <v:shape id="文本框 4"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WrE3kMoBAACbAwAADgAAAAAAAAABACAAAAAeAQAAZHJzL2Uyb0Rv&#10;Yy54bWxQSwUGAAAAAAYABgBZAQAAWgUAAAAA&#10;">
              <v:fill on="f" focussize="0,0"/>
              <v:stroke on="f"/>
              <v:imagedata o:title=""/>
              <o:lock v:ext="edit" aspectratio="f"/>
              <v:textbox inset="0mm,0mm,0mm,0mm" style="mso-fit-shape-to-text:t;">
                <w:txbxContent>
                  <w:p w14:paraId="4E6CCA60">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80</w:t>
                    </w:r>
                    <w:r>
                      <w:rPr>
                        <w:rStyle w:val="43"/>
                      </w:rPr>
                      <w:fldChar w:fldCharType="end"/>
                    </w:r>
                  </w:p>
                </w:txbxContent>
              </v:textbox>
            </v:shape>
          </w:pict>
        </mc:Fallback>
      </mc:AlternateContent>
    </w:r>
  </w:p>
  <w:p w14:paraId="611B7EC7"/>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36580">
    <w:pPr>
      <w:pStyle w:val="27"/>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0"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CF0D7B1">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21</w:t>
                          </w:r>
                          <w:r>
                            <w:rPr>
                              <w:rStyle w:val="43"/>
                            </w:rPr>
                            <w:fldChar w:fldCharType="end"/>
                          </w:r>
                        </w:p>
                      </w:txbxContent>
                    </wps:txbx>
                    <wps:bodyPr wrap="none" lIns="0" tIns="0" rIns="0" bIns="0" upright="1">
                      <a:spAutoFit/>
                    </wps:bodyPr>
                  </wps:wsp>
                </a:graphicData>
              </a:graphic>
            </wp:anchor>
          </w:drawing>
        </mc:Choice>
        <mc:Fallback>
          <w:pict>
            <v:shape id="文本框 14"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wlJBt8oBAACcAwAADgAAAAAAAAABACAAAAAeAQAAZHJzL2Uyb0Rv&#10;Yy54bWxQSwUGAAAAAAYABgBZAQAAWgUAAAAA&#10;">
              <v:fill on="f" focussize="0,0"/>
              <v:stroke on="f"/>
              <v:imagedata o:title=""/>
              <o:lock v:ext="edit" aspectratio="f"/>
              <v:textbox inset="0mm,0mm,0mm,0mm" style="mso-fit-shape-to-text:t;">
                <w:txbxContent>
                  <w:p w14:paraId="2CF0D7B1">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21</w:t>
                    </w:r>
                    <w:r>
                      <w:rPr>
                        <w:rStyle w:val="43"/>
                      </w:rPr>
                      <w:fldChar w:fldCharType="end"/>
                    </w:r>
                  </w:p>
                </w:txbxContent>
              </v:textbox>
            </v:shape>
          </w:pict>
        </mc:Fallback>
      </mc:AlternateContent>
    </w:r>
  </w:p>
  <w:p w14:paraId="44546115"/>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0B5E8">
    <w:pPr>
      <w:pStyle w:val="27"/>
      <w:tabs>
        <w:tab w:val="left" w:pos="6000"/>
        <w:tab w:val="right" w:pos="8267"/>
      </w:tabs>
      <w:jc w:val="left"/>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1"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FB3A63">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IV</w:t>
                          </w:r>
                          <w:r>
                            <w:rPr>
                              <w:rStyle w:val="43"/>
                            </w:rPr>
                            <w:fldChar w:fldCharType="end"/>
                          </w:r>
                        </w:p>
                      </w:txbxContent>
                    </wps:txbx>
                    <wps:bodyPr wrap="none" lIns="0" tIns="0" rIns="0" bIns="0" upright="1">
                      <a:spAutoFit/>
                    </wps:bodyPr>
                  </wps:wsp>
                </a:graphicData>
              </a:graphic>
            </wp:anchor>
          </w:drawing>
        </mc:Choice>
        <mc:Fallback>
          <w:pict>
            <v:shape id="文本框 15"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GoxhGbLAQAAnAMAAA4AAAAAAAAAAQAgAAAAHgEAAGRycy9lMm9E&#10;b2MueG1sUEsFBgAAAAAGAAYAWQEAAFsFAAAAAA==&#10;">
              <v:fill on="f" focussize="0,0"/>
              <v:stroke on="f"/>
              <v:imagedata o:title=""/>
              <o:lock v:ext="edit" aspectratio="f"/>
              <v:textbox inset="0mm,0mm,0mm,0mm" style="mso-fit-shape-to-text:t;">
                <w:txbxContent>
                  <w:p w14:paraId="3CFB3A63">
                    <w:pPr>
                      <w:pStyle w:val="27"/>
                      <w:rPr>
                        <w:rStyle w:val="43"/>
                      </w:rPr>
                    </w:pPr>
                    <w:r>
                      <w:rPr>
                        <w:rStyle w:val="43"/>
                      </w:rPr>
                      <w:fldChar w:fldCharType="begin"/>
                    </w:r>
                    <w:r>
                      <w:rPr>
                        <w:rStyle w:val="43"/>
                        <w:color w:val="000000"/>
                      </w:rPr>
                      <w:instrText xml:space="preserve">PAGE  </w:instrText>
                    </w:r>
                    <w:r>
                      <w:rPr>
                        <w:rStyle w:val="43"/>
                      </w:rPr>
                      <w:fldChar w:fldCharType="separate"/>
                    </w:r>
                    <w:r>
                      <w:rPr>
                        <w:rStyle w:val="43"/>
                        <w:color w:val="000000"/>
                      </w:rPr>
                      <w:t>IV</w:t>
                    </w:r>
                    <w:r>
                      <w:rPr>
                        <w:rStyle w:val="43"/>
                      </w:rPr>
                      <w:fldChar w:fldCharType="end"/>
                    </w:r>
                  </w:p>
                </w:txbxContent>
              </v:textbox>
            </v:shape>
          </w:pict>
        </mc:Fallback>
      </mc:AlternateContent>
    </w:r>
    <w:r>
      <w:rPr>
        <w:rFonts w:hint="eastAsia"/>
      </w:rPr>
      <w:tab/>
    </w:r>
    <w:r>
      <w:rPr>
        <w:rFonts w:hint="eastAsia"/>
      </w:rPr>
      <w:tab/>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7C0DB">
    <w:pPr>
      <w:pStyle w:val="28"/>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9D5AB">
    <w:pPr>
      <w:pStyle w:val="28"/>
      <w:rPr>
        <w:rFonts w:hint="eastAsia"/>
      </w:rPr>
    </w:pPr>
    <w:r>
      <w:rPr>
        <w:rFonts w:hint="eastAsia"/>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B36DF">
    <w:pPr>
      <w:pStyle w:val="28"/>
      <w:pBdr>
        <w:bottom w:val="double" w:color="auto" w:sz="8" w:space="1"/>
      </w:pBdr>
    </w:pPr>
    <w:r>
      <w:rPr>
        <w:rFonts w:hint="eastAsia"/>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3A447">
    <w:pPr>
      <w:pStyle w:val="28"/>
    </w:pPr>
    <w:r>
      <w:rPr>
        <w:rFonts w:hint="eastAsia"/>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03C45">
    <w:pPr>
      <w:pStyle w:val="28"/>
    </w:pPr>
    <w:r>
      <w:rPr>
        <w:rFonts w:hint="eastAsia"/>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59100">
    <w:pPr>
      <w:pStyle w:val="28"/>
    </w:pPr>
    <w:r>
      <w:rPr>
        <w:rFonts w:hint="eastAsia"/>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D22D7">
    <w:pPr>
      <w:pStyle w:val="28"/>
    </w:pPr>
    <w:r>
      <w:rPr>
        <w:rFonts w:hint="eastAsia"/>
      </w:rPr>
      <w:t>第一章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A15EC">
    <w:pPr>
      <w:pStyle w:val="28"/>
    </w:pPr>
    <w:r>
      <w:rPr>
        <w:rFonts w:hint="eastAsia"/>
      </w:rPr>
      <w:t>河南科技大学硕士学位论文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E1B77">
    <w:pPr>
      <w:pStyle w:val="28"/>
    </w:pPr>
    <w:r>
      <w:rPr>
        <w:rFonts w:hint="eastAsia"/>
      </w:rPr>
      <w:t>第一章 绪论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6997A">
    <w:pPr>
      <w:pStyle w:val="28"/>
    </w:pPr>
    <w:r>
      <w:rPr>
        <w:rFonts w:hint="eastAsia"/>
      </w:rPr>
      <w:t>河南科技大学硕士学位论文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368D5">
    <w:pPr>
      <w:pStyle w:val="28"/>
    </w:pPr>
    <w:r>
      <w:rPr>
        <w:rFonts w:hint="eastAsia"/>
        <w:color w:val="000000"/>
      </w:rPr>
      <w:t>第二章 相关概念及理论基础</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A0EF0">
    <w:pPr>
      <w:pBdr>
        <w:bottom w:val="double" w:color="auto" w:sz="8" w:space="0"/>
      </w:pBdr>
      <w:ind w:firstLine="0"/>
      <w:jc w:val="center"/>
      <w:rPr>
        <w:sz w:val="21"/>
        <w:szCs w:val="16"/>
      </w:rPr>
    </w:pPr>
    <w:r>
      <w:rPr>
        <w:rFonts w:hint="eastAsia"/>
        <w:color w:val="000000"/>
        <w:sz w:val="21"/>
        <w:szCs w:val="16"/>
      </w:rPr>
      <w:t>河南科技大学硕士学位论文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0BC90">
    <w:pPr>
      <w:pStyle w:val="28"/>
    </w:pPr>
    <w:r>
      <w:rPr>
        <w:rFonts w:hint="eastAsia"/>
        <w:color w:val="000000"/>
      </w:rPr>
      <w:t>第三章 M公司概况及轻资产运营模式现状分析</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2F7BE">
    <w:pPr>
      <w:pBdr>
        <w:bottom w:val="double" w:color="auto" w:sz="8" w:space="0"/>
      </w:pBdr>
      <w:ind w:firstLine="0"/>
      <w:jc w:val="center"/>
      <w:rPr>
        <w:sz w:val="21"/>
        <w:szCs w:val="16"/>
      </w:rPr>
    </w:pPr>
    <w:r>
      <w:rPr>
        <w:rFonts w:hint="eastAsia"/>
        <w:color w:val="000000"/>
        <w:sz w:val="21"/>
        <w:szCs w:val="16"/>
      </w:rPr>
      <w:t>河南科技大学硕士学位论文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21F22">
    <w:pPr>
      <w:pStyle w:val="28"/>
    </w:pPr>
    <w:r>
      <w:rPr>
        <w:rFonts w:hint="eastAsia"/>
        <w:color w:val="000000"/>
      </w:rPr>
      <w:t>第四章 轻资产运营模式下M公司财务风险识别及成因分析</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E07E2">
    <w:pPr>
      <w:pBdr>
        <w:bottom w:val="double" w:color="auto" w:sz="8" w:space="0"/>
      </w:pBdr>
      <w:ind w:firstLine="0"/>
      <w:jc w:val="center"/>
      <w:rPr>
        <w:sz w:val="21"/>
        <w:szCs w:val="16"/>
      </w:rPr>
    </w:pPr>
    <w:r>
      <w:rPr>
        <w:rFonts w:hint="eastAsia"/>
        <w:color w:val="000000"/>
        <w:sz w:val="21"/>
        <w:szCs w:val="16"/>
      </w:rPr>
      <w:t>河南科技大学硕士学位论文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64CD2">
    <w:pPr>
      <w:pStyle w:val="28"/>
    </w:pPr>
    <w:r>
      <w:rPr>
        <w:rFonts w:hint="eastAsia"/>
        <w:color w:val="000000"/>
      </w:rPr>
      <w:t>第五章 基于熵权-TOPSIS方法的M公司财务风险评价</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34220">
    <w:pPr>
      <w:pBdr>
        <w:bottom w:val="double" w:color="auto" w:sz="8" w:space="0"/>
      </w:pBdr>
      <w:ind w:firstLine="0"/>
      <w:jc w:val="center"/>
      <w:rPr>
        <w:sz w:val="21"/>
        <w:szCs w:val="16"/>
      </w:rPr>
    </w:pPr>
    <w:r>
      <w:rPr>
        <w:rFonts w:hint="eastAsia"/>
        <w:color w:val="000000"/>
        <w:sz w:val="21"/>
        <w:szCs w:val="16"/>
      </w:rPr>
      <w:t>河南科技大学硕士学位论文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E6982">
    <w:pPr>
      <w:pStyle w:val="28"/>
    </w:pPr>
    <w:r>
      <w:rPr>
        <w:rFonts w:hint="eastAsia"/>
        <w:color w:val="000000"/>
      </w:rPr>
      <w:t>第六章 轻资产运营模式下M公司财务风险控制策略</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9BA2D">
    <w:pPr>
      <w:pBdr>
        <w:bottom w:val="double" w:color="auto" w:sz="8" w:space="0"/>
      </w:pBdr>
      <w:ind w:firstLine="0"/>
      <w:jc w:val="center"/>
      <w:rPr>
        <w:sz w:val="21"/>
        <w:szCs w:val="16"/>
      </w:rPr>
    </w:pPr>
    <w:r>
      <w:rPr>
        <w:rFonts w:hint="eastAsia"/>
        <w:color w:val="000000"/>
        <w:sz w:val="21"/>
        <w:szCs w:val="16"/>
      </w:rPr>
      <w:t>河南科技大学硕士学位论文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F58FD">
    <w:pPr>
      <w:pStyle w:val="28"/>
    </w:pPr>
    <w:r>
      <w:rPr>
        <w:rFonts w:hint="eastAsia"/>
      </w:rPr>
      <w:t>第七章 结论与展望</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E3B1">
    <w:pPr>
      <w:pBdr>
        <w:bottom w:val="double" w:color="auto" w:sz="8" w:space="0"/>
      </w:pBdr>
      <w:ind w:firstLine="0"/>
      <w:jc w:val="center"/>
      <w:rPr>
        <w:sz w:val="21"/>
        <w:szCs w:val="16"/>
      </w:rPr>
    </w:pPr>
    <w:r>
      <w:rPr>
        <w:rFonts w:hint="eastAsia"/>
        <w:sz w:val="21"/>
        <w:szCs w:val="16"/>
      </w:rPr>
      <w:t>河南科技大学硕士学位论文</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75877">
    <w:pPr>
      <w:pStyle w:val="28"/>
    </w:pPr>
    <w:r>
      <w:rPr>
        <w:rFonts w:hint="eastAsia"/>
      </w:rPr>
      <w:t>参考文献</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60406">
    <w:pPr>
      <w:pBdr>
        <w:bottom w:val="double" w:color="auto" w:sz="8" w:space="0"/>
      </w:pBdr>
      <w:ind w:firstLine="0"/>
      <w:jc w:val="center"/>
      <w:rPr>
        <w:sz w:val="21"/>
        <w:szCs w:val="16"/>
      </w:rPr>
    </w:pPr>
    <w:r>
      <w:rPr>
        <w:rFonts w:hint="eastAsia"/>
        <w:sz w:val="21"/>
        <w:szCs w:val="16"/>
      </w:rPr>
      <w:t>河南科技大学硕士学位论文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6C6CA">
    <w:pPr>
      <w:pStyle w:val="28"/>
    </w:pPr>
    <w:r>
      <w:rPr>
        <w:rFonts w:hint="eastAsia"/>
        <w:color w:val="000000"/>
      </w:rPr>
      <w:t>致谢</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EF308">
    <w:pPr>
      <w:pBdr>
        <w:bottom w:val="double" w:color="auto" w:sz="8" w:space="0"/>
      </w:pBdr>
      <w:jc w:val="center"/>
      <w:rPr>
        <w:sz w:val="21"/>
        <w:szCs w:val="16"/>
      </w:rPr>
    </w:pPr>
    <w:r>
      <w:rPr>
        <w:rFonts w:hint="eastAsia"/>
        <w:color w:val="000000"/>
        <w:sz w:val="21"/>
        <w:szCs w:val="16"/>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BA2E0"/>
    <w:multiLevelType w:val="singleLevel"/>
    <w:tmpl w:val="8B3BA2E0"/>
    <w:lvl w:ilvl="0" w:tentative="0">
      <w:start w:val="1"/>
      <w:numFmt w:val="chineseCounting"/>
      <w:suff w:val="nothing"/>
      <w:lvlText w:val="（%1）"/>
      <w:lvlJc w:val="left"/>
      <w:pPr>
        <w:ind w:left="0" w:firstLine="567"/>
      </w:pPr>
      <w:rPr>
        <w:rFonts w:hint="eastAsia"/>
      </w:rPr>
    </w:lvl>
  </w:abstractNum>
  <w:abstractNum w:abstractNumId="1">
    <w:nsid w:val="93B4DFE9"/>
    <w:multiLevelType w:val="singleLevel"/>
    <w:tmpl w:val="93B4DFE9"/>
    <w:lvl w:ilvl="0" w:tentative="0">
      <w:start w:val="1"/>
      <w:numFmt w:val="chineseCounting"/>
      <w:suff w:val="nothing"/>
      <w:lvlText w:val="（%1）"/>
      <w:lvlJc w:val="left"/>
      <w:pPr>
        <w:ind w:left="0" w:firstLine="420"/>
      </w:pPr>
      <w:rPr>
        <w:rFonts w:hint="eastAsia"/>
      </w:rPr>
    </w:lvl>
  </w:abstractNum>
  <w:abstractNum w:abstractNumId="2">
    <w:nsid w:val="94D1CAA9"/>
    <w:multiLevelType w:val="singleLevel"/>
    <w:tmpl w:val="94D1CAA9"/>
    <w:lvl w:ilvl="0" w:tentative="0">
      <w:start w:val="1"/>
      <w:numFmt w:val="chineseCounting"/>
      <w:suff w:val="nothing"/>
      <w:lvlText w:val="（%1）"/>
      <w:lvlJc w:val="left"/>
      <w:pPr>
        <w:ind w:left="0" w:firstLine="420"/>
      </w:pPr>
      <w:rPr>
        <w:rFonts w:hint="eastAsia"/>
      </w:rPr>
    </w:lvl>
  </w:abstractNum>
  <w:abstractNum w:abstractNumId="3">
    <w:nsid w:val="9650623C"/>
    <w:multiLevelType w:val="singleLevel"/>
    <w:tmpl w:val="9650623C"/>
    <w:lvl w:ilvl="0" w:tentative="0">
      <w:start w:val="1"/>
      <w:numFmt w:val="chineseCounting"/>
      <w:suff w:val="nothing"/>
      <w:lvlText w:val="（%1）"/>
      <w:lvlJc w:val="left"/>
      <w:pPr>
        <w:ind w:left="0" w:firstLine="420"/>
      </w:pPr>
      <w:rPr>
        <w:rFonts w:hint="eastAsia"/>
      </w:rPr>
    </w:lvl>
  </w:abstractNum>
  <w:abstractNum w:abstractNumId="4">
    <w:nsid w:val="9CB9D28B"/>
    <w:multiLevelType w:val="singleLevel"/>
    <w:tmpl w:val="9CB9D28B"/>
    <w:lvl w:ilvl="0" w:tentative="0">
      <w:start w:val="1"/>
      <w:numFmt w:val="chineseCounting"/>
      <w:suff w:val="nothing"/>
      <w:lvlText w:val="%1、"/>
      <w:lvlJc w:val="left"/>
      <w:pPr>
        <w:tabs>
          <w:tab w:val="left" w:pos="0"/>
        </w:tabs>
        <w:ind w:left="0" w:firstLine="567"/>
      </w:pPr>
      <w:rPr>
        <w:rFonts w:hint="eastAsia"/>
      </w:rPr>
    </w:lvl>
  </w:abstractNum>
  <w:abstractNum w:abstractNumId="5">
    <w:nsid w:val="A48302D8"/>
    <w:multiLevelType w:val="singleLevel"/>
    <w:tmpl w:val="A48302D8"/>
    <w:lvl w:ilvl="0" w:tentative="0">
      <w:start w:val="1"/>
      <w:numFmt w:val="chineseCounting"/>
      <w:suff w:val="space"/>
      <w:lvlText w:val="第%1节"/>
      <w:lvlJc w:val="left"/>
      <w:pPr>
        <w:tabs>
          <w:tab w:val="left" w:pos="2552"/>
        </w:tabs>
      </w:pPr>
      <w:rPr>
        <w:rFonts w:hint="eastAsia"/>
      </w:rPr>
    </w:lvl>
  </w:abstractNum>
  <w:abstractNum w:abstractNumId="6">
    <w:nsid w:val="B0B88975"/>
    <w:multiLevelType w:val="singleLevel"/>
    <w:tmpl w:val="B0B88975"/>
    <w:lvl w:ilvl="0" w:tentative="0">
      <w:start w:val="1"/>
      <w:numFmt w:val="decimal"/>
      <w:pStyle w:val="118"/>
      <w:lvlText w:val="[%1]"/>
      <w:lvlJc w:val="left"/>
      <w:pPr>
        <w:tabs>
          <w:tab w:val="left" w:pos="397"/>
        </w:tabs>
        <w:ind w:left="397" w:hanging="397"/>
      </w:pPr>
      <w:rPr>
        <w:rFonts w:hint="eastAsia"/>
        <w:b w:val="0"/>
        <w:i w:val="0"/>
        <w:color w:val="auto"/>
      </w:rPr>
    </w:lvl>
  </w:abstractNum>
  <w:abstractNum w:abstractNumId="7">
    <w:nsid w:val="B3C70C10"/>
    <w:multiLevelType w:val="singleLevel"/>
    <w:tmpl w:val="B3C70C10"/>
    <w:lvl w:ilvl="0" w:tentative="0">
      <w:start w:val="1"/>
      <w:numFmt w:val="chineseCounting"/>
      <w:suff w:val="nothing"/>
      <w:lvlText w:val="%1、"/>
      <w:lvlJc w:val="left"/>
      <w:pPr>
        <w:ind w:left="0" w:firstLine="420"/>
      </w:pPr>
      <w:rPr>
        <w:rFonts w:hint="eastAsia"/>
      </w:rPr>
    </w:lvl>
  </w:abstractNum>
  <w:abstractNum w:abstractNumId="8">
    <w:nsid w:val="BA64128D"/>
    <w:multiLevelType w:val="singleLevel"/>
    <w:tmpl w:val="BA64128D"/>
    <w:lvl w:ilvl="0" w:tentative="0">
      <w:start w:val="1"/>
      <w:numFmt w:val="chineseCounting"/>
      <w:suff w:val="nothing"/>
      <w:lvlText w:val="%1、"/>
      <w:lvlJc w:val="left"/>
      <w:pPr>
        <w:ind w:left="0" w:firstLine="420"/>
      </w:pPr>
      <w:rPr>
        <w:rFonts w:hint="eastAsia"/>
      </w:rPr>
    </w:lvl>
  </w:abstractNum>
  <w:abstractNum w:abstractNumId="9">
    <w:nsid w:val="C93EAE26"/>
    <w:multiLevelType w:val="singleLevel"/>
    <w:tmpl w:val="C93EAE26"/>
    <w:lvl w:ilvl="0" w:tentative="0">
      <w:start w:val="1"/>
      <w:numFmt w:val="chineseCounting"/>
      <w:suff w:val="nothing"/>
      <w:lvlText w:val="（%1）"/>
      <w:lvlJc w:val="left"/>
      <w:pPr>
        <w:ind w:left="0" w:firstLine="420"/>
      </w:pPr>
      <w:rPr>
        <w:rFonts w:hint="eastAsia"/>
      </w:rPr>
    </w:lvl>
  </w:abstractNum>
  <w:abstractNum w:abstractNumId="10">
    <w:nsid w:val="CC59C452"/>
    <w:multiLevelType w:val="singleLevel"/>
    <w:tmpl w:val="CC59C452"/>
    <w:lvl w:ilvl="0" w:tentative="0">
      <w:start w:val="1"/>
      <w:numFmt w:val="chineseCounting"/>
      <w:suff w:val="space"/>
      <w:lvlText w:val="第%1节"/>
      <w:lvlJc w:val="left"/>
      <w:pPr>
        <w:tabs>
          <w:tab w:val="left" w:pos="0"/>
        </w:tabs>
      </w:pPr>
      <w:rPr>
        <w:rFonts w:hint="eastAsia"/>
      </w:rPr>
    </w:lvl>
  </w:abstractNum>
  <w:abstractNum w:abstractNumId="11">
    <w:nsid w:val="CEE47C4D"/>
    <w:multiLevelType w:val="singleLevel"/>
    <w:tmpl w:val="CEE47C4D"/>
    <w:lvl w:ilvl="0" w:tentative="0">
      <w:start w:val="1"/>
      <w:numFmt w:val="chineseCounting"/>
      <w:suff w:val="nothing"/>
      <w:lvlText w:val="%1、"/>
      <w:lvlJc w:val="left"/>
      <w:pPr>
        <w:ind w:left="0" w:firstLine="420"/>
      </w:pPr>
      <w:rPr>
        <w:rFonts w:hint="eastAsia"/>
      </w:rPr>
    </w:lvl>
  </w:abstractNum>
  <w:abstractNum w:abstractNumId="12">
    <w:nsid w:val="D15E87F6"/>
    <w:multiLevelType w:val="singleLevel"/>
    <w:tmpl w:val="D15E87F6"/>
    <w:lvl w:ilvl="0" w:tentative="0">
      <w:start w:val="1"/>
      <w:numFmt w:val="chineseCounting"/>
      <w:suff w:val="nothing"/>
      <w:lvlText w:val="（%1）"/>
      <w:lvlJc w:val="left"/>
      <w:pPr>
        <w:ind w:left="0" w:firstLine="420"/>
      </w:pPr>
      <w:rPr>
        <w:rFonts w:hint="eastAsia"/>
      </w:rPr>
    </w:lvl>
  </w:abstractNum>
  <w:abstractNum w:abstractNumId="13">
    <w:nsid w:val="D41374D1"/>
    <w:multiLevelType w:val="singleLevel"/>
    <w:tmpl w:val="D41374D1"/>
    <w:lvl w:ilvl="0" w:tentative="0">
      <w:start w:val="1"/>
      <w:numFmt w:val="decimal"/>
      <w:pStyle w:val="55"/>
      <w:lvlText w:val="[%1]"/>
      <w:lvlJc w:val="left"/>
      <w:pPr>
        <w:tabs>
          <w:tab w:val="left" w:pos="397"/>
        </w:tabs>
        <w:ind w:left="397" w:hanging="397"/>
      </w:pPr>
      <w:rPr>
        <w:rFonts w:hint="eastAsia"/>
        <w:b w:val="0"/>
        <w:i w:val="0"/>
        <w:color w:val="auto"/>
      </w:rPr>
    </w:lvl>
  </w:abstractNum>
  <w:abstractNum w:abstractNumId="14">
    <w:nsid w:val="D7E4BA5C"/>
    <w:multiLevelType w:val="singleLevel"/>
    <w:tmpl w:val="D7E4BA5C"/>
    <w:lvl w:ilvl="0" w:tentative="0">
      <w:start w:val="1"/>
      <w:numFmt w:val="chineseCounting"/>
      <w:suff w:val="space"/>
      <w:lvlText w:val="第%1节"/>
      <w:lvlJc w:val="left"/>
      <w:pPr>
        <w:tabs>
          <w:tab w:val="left" w:pos="0"/>
        </w:tabs>
      </w:pPr>
      <w:rPr>
        <w:rFonts w:hint="eastAsia"/>
      </w:rPr>
    </w:lvl>
  </w:abstractNum>
  <w:abstractNum w:abstractNumId="15">
    <w:nsid w:val="D7EF6119"/>
    <w:multiLevelType w:val="singleLevel"/>
    <w:tmpl w:val="D7EF6119"/>
    <w:lvl w:ilvl="0" w:tentative="0">
      <w:start w:val="1"/>
      <w:numFmt w:val="chineseCounting"/>
      <w:suff w:val="nothing"/>
      <w:lvlText w:val="%1、"/>
      <w:lvlJc w:val="left"/>
      <w:pPr>
        <w:ind w:left="0" w:firstLine="420"/>
      </w:pPr>
      <w:rPr>
        <w:rFonts w:hint="eastAsia"/>
      </w:rPr>
    </w:lvl>
  </w:abstractNum>
  <w:abstractNum w:abstractNumId="16">
    <w:nsid w:val="DAF8F866"/>
    <w:multiLevelType w:val="singleLevel"/>
    <w:tmpl w:val="DAF8F866"/>
    <w:lvl w:ilvl="0" w:tentative="0">
      <w:start w:val="1"/>
      <w:numFmt w:val="chineseCounting"/>
      <w:suff w:val="nothing"/>
      <w:lvlText w:val="%1、"/>
      <w:lvlJc w:val="left"/>
      <w:pPr>
        <w:ind w:left="0" w:firstLine="567"/>
      </w:pPr>
      <w:rPr>
        <w:rFonts w:hint="eastAsia"/>
      </w:rPr>
    </w:lvl>
  </w:abstractNum>
  <w:abstractNum w:abstractNumId="17">
    <w:nsid w:val="E2690B0C"/>
    <w:multiLevelType w:val="singleLevel"/>
    <w:tmpl w:val="E2690B0C"/>
    <w:lvl w:ilvl="0" w:tentative="0">
      <w:start w:val="1"/>
      <w:numFmt w:val="chineseCounting"/>
      <w:suff w:val="nothing"/>
      <w:lvlText w:val="%1、"/>
      <w:lvlJc w:val="left"/>
      <w:pPr>
        <w:tabs>
          <w:tab w:val="left" w:pos="0"/>
        </w:tabs>
        <w:ind w:left="0" w:firstLine="567"/>
      </w:pPr>
      <w:rPr>
        <w:rFonts w:hint="eastAsia"/>
      </w:rPr>
    </w:lvl>
  </w:abstractNum>
  <w:abstractNum w:abstractNumId="18">
    <w:nsid w:val="E78E20EE"/>
    <w:multiLevelType w:val="singleLevel"/>
    <w:tmpl w:val="E78E20EE"/>
    <w:lvl w:ilvl="0" w:tentative="0">
      <w:start w:val="1"/>
      <w:numFmt w:val="decimal"/>
      <w:lvlText w:val="[%1]"/>
      <w:lvlJc w:val="left"/>
      <w:pPr>
        <w:tabs>
          <w:tab w:val="left" w:pos="397"/>
        </w:tabs>
        <w:ind w:left="397" w:hanging="397"/>
      </w:pPr>
      <w:rPr>
        <w:rFonts w:hint="eastAsia"/>
        <w:b w:val="0"/>
        <w:i w:val="0"/>
        <w:color w:val="auto"/>
      </w:rPr>
    </w:lvl>
  </w:abstractNum>
  <w:abstractNum w:abstractNumId="19">
    <w:nsid w:val="F3EA37CF"/>
    <w:multiLevelType w:val="singleLevel"/>
    <w:tmpl w:val="F3EA37CF"/>
    <w:lvl w:ilvl="0" w:tentative="0">
      <w:start w:val="1"/>
      <w:numFmt w:val="chineseCounting"/>
      <w:suff w:val="nothing"/>
      <w:lvlText w:val="（%1）"/>
      <w:lvlJc w:val="left"/>
      <w:pPr>
        <w:ind w:left="0" w:firstLine="420"/>
      </w:pPr>
      <w:rPr>
        <w:rFonts w:hint="eastAsia"/>
      </w:rPr>
    </w:lvl>
  </w:abstractNum>
  <w:abstractNum w:abstractNumId="20">
    <w:nsid w:val="03383CCA"/>
    <w:multiLevelType w:val="singleLevel"/>
    <w:tmpl w:val="03383CCA"/>
    <w:lvl w:ilvl="0" w:tentative="0">
      <w:start w:val="1"/>
      <w:numFmt w:val="chineseCounting"/>
      <w:suff w:val="nothing"/>
      <w:lvlText w:val="%1、"/>
      <w:lvlJc w:val="left"/>
      <w:pPr>
        <w:tabs>
          <w:tab w:val="left" w:pos="0"/>
        </w:tabs>
        <w:ind w:left="0" w:firstLine="567"/>
      </w:pPr>
      <w:rPr>
        <w:rFonts w:hint="eastAsia"/>
      </w:rPr>
    </w:lvl>
  </w:abstractNum>
  <w:abstractNum w:abstractNumId="21">
    <w:nsid w:val="07367730"/>
    <w:multiLevelType w:val="singleLevel"/>
    <w:tmpl w:val="07367730"/>
    <w:lvl w:ilvl="0" w:tentative="0">
      <w:start w:val="1"/>
      <w:numFmt w:val="chineseCounting"/>
      <w:suff w:val="nothing"/>
      <w:lvlText w:val="（%1）"/>
      <w:lvlJc w:val="left"/>
      <w:pPr>
        <w:ind w:left="0" w:firstLine="420"/>
      </w:pPr>
      <w:rPr>
        <w:rFonts w:hint="eastAsia"/>
      </w:rPr>
    </w:lvl>
  </w:abstractNum>
  <w:abstractNum w:abstractNumId="22">
    <w:nsid w:val="073F6717"/>
    <w:multiLevelType w:val="singleLevel"/>
    <w:tmpl w:val="073F6717"/>
    <w:lvl w:ilvl="0" w:tentative="0">
      <w:start w:val="1"/>
      <w:numFmt w:val="chineseCounting"/>
      <w:suff w:val="nothing"/>
      <w:lvlText w:val="（%1）"/>
      <w:lvlJc w:val="left"/>
      <w:pPr>
        <w:ind w:left="0" w:firstLine="420"/>
      </w:pPr>
      <w:rPr>
        <w:rFonts w:hint="eastAsia"/>
      </w:rPr>
    </w:lvl>
  </w:abstractNum>
  <w:abstractNum w:abstractNumId="23">
    <w:nsid w:val="0B874103"/>
    <w:multiLevelType w:val="singleLevel"/>
    <w:tmpl w:val="0B874103"/>
    <w:lvl w:ilvl="0" w:tentative="0">
      <w:start w:val="1"/>
      <w:numFmt w:val="chineseCounting"/>
      <w:suff w:val="nothing"/>
      <w:lvlText w:val="（%1）"/>
      <w:lvlJc w:val="left"/>
      <w:rPr>
        <w:rFonts w:hint="eastAsia"/>
      </w:rPr>
    </w:lvl>
  </w:abstractNum>
  <w:abstractNum w:abstractNumId="24">
    <w:nsid w:val="0CF12584"/>
    <w:multiLevelType w:val="singleLevel"/>
    <w:tmpl w:val="0CF12584"/>
    <w:lvl w:ilvl="0" w:tentative="0">
      <w:start w:val="1"/>
      <w:numFmt w:val="chineseCounting"/>
      <w:suff w:val="nothing"/>
      <w:lvlText w:val="%1、"/>
      <w:lvlJc w:val="left"/>
      <w:pPr>
        <w:tabs>
          <w:tab w:val="left" w:pos="0"/>
        </w:tabs>
        <w:ind w:left="0" w:firstLine="567"/>
      </w:pPr>
      <w:rPr>
        <w:rFonts w:hint="eastAsia"/>
      </w:rPr>
    </w:lvl>
  </w:abstractNum>
  <w:abstractNum w:abstractNumId="25">
    <w:nsid w:val="0DCAF8C1"/>
    <w:multiLevelType w:val="singleLevel"/>
    <w:tmpl w:val="0DCAF8C1"/>
    <w:lvl w:ilvl="0" w:tentative="0">
      <w:start w:val="1"/>
      <w:numFmt w:val="chineseCounting"/>
      <w:suff w:val="nothing"/>
      <w:lvlText w:val="%1、"/>
      <w:lvlJc w:val="left"/>
      <w:pPr>
        <w:ind w:left="0" w:firstLine="420"/>
      </w:pPr>
      <w:rPr>
        <w:rFonts w:hint="eastAsia"/>
      </w:rPr>
    </w:lvl>
  </w:abstractNum>
  <w:abstractNum w:abstractNumId="26">
    <w:nsid w:val="1536730A"/>
    <w:multiLevelType w:val="singleLevel"/>
    <w:tmpl w:val="1536730A"/>
    <w:lvl w:ilvl="0" w:tentative="0">
      <w:start w:val="1"/>
      <w:numFmt w:val="upperRoman"/>
      <w:pStyle w:val="64"/>
      <w:lvlText w:val="附录%1"/>
      <w:lvlJc w:val="left"/>
      <w:pPr>
        <w:tabs>
          <w:tab w:val="left" w:pos="720"/>
        </w:tabs>
        <w:ind w:left="680" w:hanging="680"/>
      </w:pPr>
      <w:rPr>
        <w:rFonts w:hint="default" w:ascii="Times New Roman" w:hAnsi="Times New Roman" w:cs="Times New Roman"/>
        <w:color w:val="auto"/>
      </w:rPr>
    </w:lvl>
  </w:abstractNum>
  <w:abstractNum w:abstractNumId="27">
    <w:nsid w:val="1D546873"/>
    <w:multiLevelType w:val="singleLevel"/>
    <w:tmpl w:val="1D546873"/>
    <w:lvl w:ilvl="0" w:tentative="0">
      <w:start w:val="1"/>
      <w:numFmt w:val="chineseCounting"/>
      <w:suff w:val="nothing"/>
      <w:lvlText w:val="%1、"/>
      <w:lvlJc w:val="left"/>
      <w:pPr>
        <w:ind w:left="0" w:firstLine="420"/>
      </w:pPr>
      <w:rPr>
        <w:rFonts w:hint="eastAsia"/>
      </w:rPr>
    </w:lvl>
  </w:abstractNum>
  <w:abstractNum w:abstractNumId="28">
    <w:nsid w:val="2555E605"/>
    <w:multiLevelType w:val="singleLevel"/>
    <w:tmpl w:val="2555E605"/>
    <w:lvl w:ilvl="0" w:tentative="0">
      <w:start w:val="1"/>
      <w:numFmt w:val="chineseCounting"/>
      <w:pStyle w:val="50"/>
      <w:suff w:val="space"/>
      <w:lvlText w:val="第%1节"/>
      <w:lvlJc w:val="left"/>
      <w:pPr>
        <w:tabs>
          <w:tab w:val="left" w:pos="0"/>
        </w:tabs>
      </w:pPr>
      <w:rPr>
        <w:rFonts w:hint="eastAsia"/>
      </w:rPr>
    </w:lvl>
  </w:abstractNum>
  <w:abstractNum w:abstractNumId="29">
    <w:nsid w:val="30B34ACE"/>
    <w:multiLevelType w:val="singleLevel"/>
    <w:tmpl w:val="30B34ACE"/>
    <w:lvl w:ilvl="0" w:tentative="0">
      <w:start w:val="1"/>
      <w:numFmt w:val="chineseCounting"/>
      <w:suff w:val="nothing"/>
      <w:lvlText w:val="（%1）"/>
      <w:lvlJc w:val="left"/>
      <w:pPr>
        <w:ind w:left="0" w:firstLine="420"/>
      </w:pPr>
      <w:rPr>
        <w:rFonts w:hint="eastAsia"/>
      </w:rPr>
    </w:lvl>
  </w:abstractNum>
  <w:abstractNum w:abstractNumId="30">
    <w:nsid w:val="34ED2517"/>
    <w:multiLevelType w:val="singleLevel"/>
    <w:tmpl w:val="34ED2517"/>
    <w:lvl w:ilvl="0" w:tentative="0">
      <w:start w:val="1"/>
      <w:numFmt w:val="chineseCounting"/>
      <w:suff w:val="space"/>
      <w:lvlText w:val="第%1节"/>
      <w:lvlJc w:val="left"/>
      <w:pPr>
        <w:tabs>
          <w:tab w:val="left" w:pos="0"/>
        </w:tabs>
      </w:pPr>
      <w:rPr>
        <w:rFonts w:hint="eastAsia"/>
      </w:rPr>
    </w:lvl>
  </w:abstractNum>
  <w:abstractNum w:abstractNumId="31">
    <w:nsid w:val="38B8A468"/>
    <w:multiLevelType w:val="singleLevel"/>
    <w:tmpl w:val="38B8A468"/>
    <w:lvl w:ilvl="0" w:tentative="0">
      <w:start w:val="1"/>
      <w:numFmt w:val="chineseCounting"/>
      <w:suff w:val="nothing"/>
      <w:lvlText w:val="（%1）"/>
      <w:lvlJc w:val="left"/>
      <w:pPr>
        <w:ind w:left="0" w:firstLine="420"/>
      </w:pPr>
      <w:rPr>
        <w:rFonts w:hint="eastAsia"/>
      </w:rPr>
    </w:lvl>
  </w:abstractNum>
  <w:abstractNum w:abstractNumId="32">
    <w:nsid w:val="3BDCC5AF"/>
    <w:multiLevelType w:val="singleLevel"/>
    <w:tmpl w:val="3BDCC5AF"/>
    <w:lvl w:ilvl="0" w:tentative="0">
      <w:start w:val="1"/>
      <w:numFmt w:val="chineseCounting"/>
      <w:suff w:val="nothing"/>
      <w:lvlText w:val="（%1）"/>
      <w:lvlJc w:val="left"/>
      <w:pPr>
        <w:ind w:left="0" w:firstLine="420"/>
      </w:pPr>
      <w:rPr>
        <w:rFonts w:hint="eastAsia"/>
      </w:rPr>
    </w:lvl>
  </w:abstractNum>
  <w:abstractNum w:abstractNumId="33">
    <w:nsid w:val="3E2544A4"/>
    <w:multiLevelType w:val="multilevel"/>
    <w:tmpl w:val="3E2544A4"/>
    <w:lvl w:ilvl="0" w:tentative="0">
      <w:start w:val="1"/>
      <w:numFmt w:val="japaneseCounting"/>
      <w:pStyle w:val="63"/>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45BC76E8"/>
    <w:multiLevelType w:val="singleLevel"/>
    <w:tmpl w:val="45BC76E8"/>
    <w:lvl w:ilvl="0" w:tentative="0">
      <w:start w:val="1"/>
      <w:numFmt w:val="chineseCounting"/>
      <w:suff w:val="nothing"/>
      <w:lvlText w:val="%1、"/>
      <w:lvlJc w:val="left"/>
      <w:pPr>
        <w:ind w:left="857" w:firstLine="420"/>
      </w:pPr>
      <w:rPr>
        <w:rFonts w:hint="eastAsia"/>
        <w:lang w:val="en-US"/>
      </w:rPr>
    </w:lvl>
  </w:abstractNum>
  <w:abstractNum w:abstractNumId="35">
    <w:nsid w:val="4A013371"/>
    <w:multiLevelType w:val="singleLevel"/>
    <w:tmpl w:val="4A013371"/>
    <w:lvl w:ilvl="0" w:tentative="0">
      <w:start w:val="1"/>
      <w:numFmt w:val="chineseCounting"/>
      <w:suff w:val="space"/>
      <w:lvlText w:val="第%1节"/>
      <w:lvlJc w:val="left"/>
      <w:pPr>
        <w:tabs>
          <w:tab w:val="left" w:pos="3260"/>
        </w:tabs>
      </w:pPr>
      <w:rPr>
        <w:rFonts w:hint="eastAsia"/>
      </w:rPr>
    </w:lvl>
  </w:abstractNum>
  <w:abstractNum w:abstractNumId="36">
    <w:nsid w:val="4B58B48F"/>
    <w:multiLevelType w:val="singleLevel"/>
    <w:tmpl w:val="4B58B48F"/>
    <w:lvl w:ilvl="0" w:tentative="0">
      <w:start w:val="1"/>
      <w:numFmt w:val="chineseCounting"/>
      <w:suff w:val="nothing"/>
      <w:lvlText w:val="（%1）"/>
      <w:lvlJc w:val="left"/>
      <w:pPr>
        <w:ind w:left="0" w:firstLine="420"/>
      </w:pPr>
      <w:rPr>
        <w:rFonts w:hint="eastAsia"/>
      </w:rPr>
    </w:lvl>
  </w:abstractNum>
  <w:abstractNum w:abstractNumId="37">
    <w:nsid w:val="4D5FB117"/>
    <w:multiLevelType w:val="singleLevel"/>
    <w:tmpl w:val="4D5FB117"/>
    <w:lvl w:ilvl="0" w:tentative="0">
      <w:start w:val="1"/>
      <w:numFmt w:val="chineseCounting"/>
      <w:pStyle w:val="51"/>
      <w:suff w:val="nothing"/>
      <w:lvlText w:val="%1、"/>
      <w:lvlJc w:val="left"/>
      <w:pPr>
        <w:tabs>
          <w:tab w:val="left" w:pos="0"/>
        </w:tabs>
        <w:ind w:left="0" w:firstLine="567"/>
      </w:pPr>
      <w:rPr>
        <w:rFonts w:hint="eastAsia"/>
        <w:lang w:eastAsia="zh-CN"/>
      </w:rPr>
    </w:lvl>
  </w:abstractNum>
  <w:abstractNum w:abstractNumId="38">
    <w:nsid w:val="528F94EB"/>
    <w:multiLevelType w:val="singleLevel"/>
    <w:tmpl w:val="528F94EB"/>
    <w:lvl w:ilvl="0" w:tentative="0">
      <w:start w:val="1"/>
      <w:numFmt w:val="chineseCounting"/>
      <w:suff w:val="nothing"/>
      <w:lvlText w:val="（%1）"/>
      <w:lvlJc w:val="left"/>
      <w:pPr>
        <w:ind w:left="0" w:firstLine="420"/>
      </w:pPr>
      <w:rPr>
        <w:rFonts w:hint="eastAsia"/>
      </w:rPr>
    </w:lvl>
  </w:abstractNum>
  <w:abstractNum w:abstractNumId="39">
    <w:nsid w:val="5835351F"/>
    <w:multiLevelType w:val="multilevel"/>
    <w:tmpl w:val="5835351F"/>
    <w:lvl w:ilvl="0" w:tentative="0">
      <w:start w:val="1"/>
      <w:numFmt w:val="decimal"/>
      <w:pStyle w:val="2"/>
      <w:suff w:val="space"/>
      <w:lvlText w:val="第%1章 "/>
      <w:lvlJc w:val="left"/>
      <w:pPr>
        <w:ind w:left="4617" w:hanging="4617"/>
      </w:pPr>
      <w:rPr>
        <w:rFonts w:hint="default" w:ascii="Times New Roman" w:hAnsi="Times New Roman" w:eastAsia="宋体" w:cs="Times New Roman"/>
        <w:b/>
        <w:color w:val="auto"/>
        <w:spacing w:val="0"/>
        <w:position w:val="0"/>
      </w:rPr>
    </w:lvl>
    <w:lvl w:ilvl="1" w:tentative="0">
      <w:start w:val="1"/>
      <w:numFmt w:val="decimal"/>
      <w:pStyle w:val="3"/>
      <w:suff w:val="space"/>
      <w:lvlText w:val="%1.%2 "/>
      <w:lvlJc w:val="left"/>
      <w:pPr>
        <w:ind w:left="0" w:firstLine="0"/>
      </w:pPr>
      <w:rPr>
        <w:rFonts w:hint="default" w:ascii="Times New Roman" w:hAnsi="Times New Roman" w:eastAsia="黑体"/>
        <w:b/>
        <w:i w:val="0"/>
        <w:sz w:val="28"/>
      </w:rPr>
    </w:lvl>
    <w:lvl w:ilvl="2" w:tentative="0">
      <w:start w:val="1"/>
      <w:numFmt w:val="decimal"/>
      <w:pStyle w:val="4"/>
      <w:suff w:val="space"/>
      <w:lvlText w:val="%1.%2.%3 "/>
      <w:lvlJc w:val="left"/>
      <w:pPr>
        <w:ind w:left="0" w:firstLine="0"/>
      </w:pPr>
      <w:rPr>
        <w:rFonts w:hint="default" w:ascii="Times New Roman" w:hAnsi="Times New Roman" w:eastAsia="黑体"/>
        <w:b/>
        <w:sz w:val="24"/>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0">
    <w:nsid w:val="58F78BCF"/>
    <w:multiLevelType w:val="singleLevel"/>
    <w:tmpl w:val="58F78BCF"/>
    <w:lvl w:ilvl="0" w:tentative="0">
      <w:start w:val="1"/>
      <w:numFmt w:val="chineseCounting"/>
      <w:suff w:val="nothing"/>
      <w:lvlText w:val="%1、"/>
      <w:lvlJc w:val="left"/>
      <w:pPr>
        <w:tabs>
          <w:tab w:val="left" w:pos="0"/>
        </w:tabs>
        <w:ind w:left="0" w:firstLine="567"/>
      </w:pPr>
      <w:rPr>
        <w:rFonts w:hint="eastAsia"/>
      </w:rPr>
    </w:lvl>
  </w:abstractNum>
  <w:abstractNum w:abstractNumId="41">
    <w:nsid w:val="65F0D7B3"/>
    <w:multiLevelType w:val="singleLevel"/>
    <w:tmpl w:val="65F0D7B3"/>
    <w:lvl w:ilvl="0" w:tentative="0">
      <w:start w:val="1"/>
      <w:numFmt w:val="chineseCounting"/>
      <w:suff w:val="nothing"/>
      <w:lvlText w:val="（%1）"/>
      <w:lvlJc w:val="left"/>
      <w:pPr>
        <w:ind w:left="0" w:firstLine="420"/>
      </w:pPr>
      <w:rPr>
        <w:rFonts w:hint="eastAsia"/>
      </w:rPr>
    </w:lvl>
  </w:abstractNum>
  <w:abstractNum w:abstractNumId="42">
    <w:nsid w:val="74C33D20"/>
    <w:multiLevelType w:val="singleLevel"/>
    <w:tmpl w:val="74C33D20"/>
    <w:lvl w:ilvl="0" w:tentative="0">
      <w:start w:val="1"/>
      <w:numFmt w:val="decimal"/>
      <w:suff w:val="space"/>
      <w:lvlText w:val="%1."/>
      <w:lvlJc w:val="left"/>
      <w:pPr>
        <w:ind w:left="454" w:firstLine="113"/>
      </w:pPr>
      <w:rPr>
        <w:rFonts w:hint="default"/>
      </w:rPr>
    </w:lvl>
  </w:abstractNum>
  <w:abstractNum w:abstractNumId="43">
    <w:nsid w:val="7810D6FC"/>
    <w:multiLevelType w:val="singleLevel"/>
    <w:tmpl w:val="7810D6FC"/>
    <w:lvl w:ilvl="0" w:tentative="0">
      <w:start w:val="1"/>
      <w:numFmt w:val="chineseCounting"/>
      <w:pStyle w:val="48"/>
      <w:suff w:val="space"/>
      <w:lvlText w:val="第%1章"/>
      <w:lvlJc w:val="left"/>
      <w:pPr>
        <w:tabs>
          <w:tab w:val="left" w:pos="0"/>
        </w:tabs>
      </w:pPr>
      <w:rPr>
        <w:rFonts w:hint="eastAsia"/>
      </w:rPr>
    </w:lvl>
  </w:abstractNum>
  <w:num w:numId="1">
    <w:abstractNumId w:val="39"/>
  </w:num>
  <w:num w:numId="2">
    <w:abstractNumId w:val="43"/>
  </w:num>
  <w:num w:numId="3">
    <w:abstractNumId w:val="28"/>
  </w:num>
  <w:num w:numId="4">
    <w:abstractNumId w:val="37"/>
  </w:num>
  <w:num w:numId="5">
    <w:abstractNumId w:val="13"/>
  </w:num>
  <w:num w:numId="6">
    <w:abstractNumId w:val="33"/>
  </w:num>
  <w:num w:numId="7">
    <w:abstractNumId w:val="26"/>
  </w:num>
  <w:num w:numId="8">
    <w:abstractNumId w:val="6"/>
  </w:num>
  <w:num w:numId="9">
    <w:abstractNumId w:val="2"/>
  </w:num>
  <w:num w:numId="10">
    <w:abstractNumId w:val="34"/>
  </w:num>
  <w:num w:numId="11">
    <w:abstractNumId w:val="19"/>
  </w:num>
  <w:num w:numId="12">
    <w:abstractNumId w:val="42"/>
  </w:num>
  <w:num w:numId="13">
    <w:abstractNumId w:val="12"/>
  </w:num>
  <w:num w:numId="14">
    <w:abstractNumId w:val="8"/>
  </w:num>
  <w:num w:numId="15">
    <w:abstractNumId w:val="31"/>
  </w:num>
  <w:num w:numId="16">
    <w:abstractNumId w:val="35"/>
    <w:lvlOverride w:ilvl="0">
      <w:startOverride w:val="1"/>
    </w:lvlOverride>
  </w:num>
  <w:num w:numId="17">
    <w:abstractNumId w:val="16"/>
  </w:num>
  <w:num w:numId="18">
    <w:abstractNumId w:val="41"/>
  </w:num>
  <w:num w:numId="19">
    <w:abstractNumId w:val="32"/>
  </w:num>
  <w:num w:numId="20">
    <w:abstractNumId w:val="17"/>
    <w:lvlOverride w:ilvl="0">
      <w:startOverride w:val="1"/>
    </w:lvlOverride>
  </w:num>
  <w:num w:numId="21">
    <w:abstractNumId w:val="30"/>
    <w:lvlOverride w:ilvl="0">
      <w:startOverride w:val="1"/>
    </w:lvlOverride>
  </w:num>
  <w:num w:numId="22">
    <w:abstractNumId w:val="25"/>
  </w:num>
  <w:num w:numId="23">
    <w:abstractNumId w:val="11"/>
  </w:num>
  <w:num w:numId="24">
    <w:abstractNumId w:val="1"/>
  </w:num>
  <w:num w:numId="25">
    <w:abstractNumId w:val="27"/>
  </w:num>
  <w:num w:numId="26">
    <w:abstractNumId w:val="9"/>
  </w:num>
  <w:num w:numId="27">
    <w:abstractNumId w:val="21"/>
  </w:num>
  <w:num w:numId="28">
    <w:abstractNumId w:val="10"/>
  </w:num>
  <w:num w:numId="29">
    <w:abstractNumId w:val="36"/>
  </w:num>
  <w:num w:numId="30">
    <w:abstractNumId w:val="38"/>
  </w:num>
  <w:num w:numId="31">
    <w:abstractNumId w:val="29"/>
  </w:num>
  <w:num w:numId="32">
    <w:abstractNumId w:val="7"/>
  </w:num>
  <w:num w:numId="33">
    <w:abstractNumId w:val="22"/>
  </w:num>
  <w:num w:numId="34">
    <w:abstractNumId w:val="3"/>
  </w:num>
  <w:num w:numId="35">
    <w:abstractNumId w:val="14"/>
    <w:lvlOverride w:ilvl="0">
      <w:startOverride w:val="1"/>
    </w:lvlOverride>
  </w:num>
  <w:num w:numId="36">
    <w:abstractNumId w:val="4"/>
    <w:lvlOverride w:ilvl="0">
      <w:startOverride w:val="1"/>
    </w:lvlOverride>
  </w:num>
  <w:num w:numId="37">
    <w:abstractNumId w:val="0"/>
  </w:num>
  <w:num w:numId="38">
    <w:abstractNumId w:val="5"/>
  </w:num>
  <w:num w:numId="39">
    <w:abstractNumId w:val="15"/>
  </w:num>
  <w:num w:numId="40">
    <w:abstractNumId w:val="40"/>
    <w:lvlOverride w:ilvl="0">
      <w:startOverride w:val="1"/>
    </w:lvlOverride>
  </w:num>
  <w:num w:numId="41">
    <w:abstractNumId w:val="20"/>
    <w:lvlOverride w:ilvl="0">
      <w:startOverride w:val="1"/>
    </w:lvlOverride>
  </w:num>
  <w:num w:numId="42">
    <w:abstractNumId w:val="23"/>
  </w:num>
  <w:num w:numId="43">
    <w:abstractNumId w:val="24"/>
    <w:lvlOverride w:ilvl="0">
      <w:startOverride w:val="1"/>
    </w:lvlOverride>
  </w:num>
  <w:num w:numId="44">
    <w:abstractNumId w:val="28"/>
    <w:lvlOverride w:ilvl="0">
      <w:startOverride w:val="1"/>
    </w:lvlOverride>
  </w:num>
  <w:num w:numId="45">
    <w:abstractNumId w:val="1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司马长风">
    <w15:presenceInfo w15:providerId="WPS Office" w15:userId="40330843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NotTrackMoves/>
  <w:attachedTemplate r:id="rId1"/>
  <w:documentProtection w:enforcement="0"/>
  <w:defaultTabStop w:val="360"/>
  <w:evenAndOddHeaders w:val="1"/>
  <w:drawingGridHorizontalSpacing w:val="243"/>
  <w:drawingGridVerticalSpacing w:val="415"/>
  <w:doNotShadeFormData w:val="1"/>
  <w:noPunctuationKerning w:val="1"/>
  <w:characterSpacingControl w:val="doNotCompress"/>
  <w:footnotePr>
    <w:numRestart w:val="eachPage"/>
  </w:foot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c5NWIxNDVkMDcxYjQyOTk1NzhjMzgxOGYwOWYyNGMifQ=="/>
  </w:docVars>
  <w:rsids>
    <w:rsidRoot w:val="00A16A65"/>
    <w:rsid w:val="000232A6"/>
    <w:rsid w:val="00067EAF"/>
    <w:rsid w:val="00092360"/>
    <w:rsid w:val="000B74D8"/>
    <w:rsid w:val="000D63ED"/>
    <w:rsid w:val="000E00F2"/>
    <w:rsid w:val="00112D36"/>
    <w:rsid w:val="0012371D"/>
    <w:rsid w:val="001336F8"/>
    <w:rsid w:val="00143A50"/>
    <w:rsid w:val="0016470F"/>
    <w:rsid w:val="00182860"/>
    <w:rsid w:val="001E3755"/>
    <w:rsid w:val="001F07E8"/>
    <w:rsid w:val="002633B4"/>
    <w:rsid w:val="0029422B"/>
    <w:rsid w:val="002D79B0"/>
    <w:rsid w:val="00307E5D"/>
    <w:rsid w:val="003732C2"/>
    <w:rsid w:val="003B3FF9"/>
    <w:rsid w:val="003C5AA8"/>
    <w:rsid w:val="00420AAD"/>
    <w:rsid w:val="005243A7"/>
    <w:rsid w:val="00562B47"/>
    <w:rsid w:val="00575A05"/>
    <w:rsid w:val="00584439"/>
    <w:rsid w:val="005B4F89"/>
    <w:rsid w:val="005B7DE3"/>
    <w:rsid w:val="005F0382"/>
    <w:rsid w:val="00613432"/>
    <w:rsid w:val="0061349C"/>
    <w:rsid w:val="00645891"/>
    <w:rsid w:val="00647C87"/>
    <w:rsid w:val="007E54DE"/>
    <w:rsid w:val="007F108A"/>
    <w:rsid w:val="007F5ED3"/>
    <w:rsid w:val="007F61D7"/>
    <w:rsid w:val="00832D6C"/>
    <w:rsid w:val="008674F5"/>
    <w:rsid w:val="00991A67"/>
    <w:rsid w:val="009A5241"/>
    <w:rsid w:val="00A16A65"/>
    <w:rsid w:val="00AA1BFD"/>
    <w:rsid w:val="00B13755"/>
    <w:rsid w:val="00B72742"/>
    <w:rsid w:val="00BB366A"/>
    <w:rsid w:val="00C05A45"/>
    <w:rsid w:val="00C52508"/>
    <w:rsid w:val="00C76022"/>
    <w:rsid w:val="00CC6A80"/>
    <w:rsid w:val="00D47667"/>
    <w:rsid w:val="00D55F31"/>
    <w:rsid w:val="00DD7692"/>
    <w:rsid w:val="00DF77C1"/>
    <w:rsid w:val="00E42EE7"/>
    <w:rsid w:val="00F87BA8"/>
    <w:rsid w:val="01852063"/>
    <w:rsid w:val="01C56903"/>
    <w:rsid w:val="03946217"/>
    <w:rsid w:val="058228AD"/>
    <w:rsid w:val="0632648F"/>
    <w:rsid w:val="06D84D92"/>
    <w:rsid w:val="083D5AC0"/>
    <w:rsid w:val="09B90AFC"/>
    <w:rsid w:val="0A045EA6"/>
    <w:rsid w:val="0A662542"/>
    <w:rsid w:val="0A9B36F2"/>
    <w:rsid w:val="0B3951BE"/>
    <w:rsid w:val="0B7E024F"/>
    <w:rsid w:val="0C8F08BF"/>
    <w:rsid w:val="0D95046E"/>
    <w:rsid w:val="0DC16AA6"/>
    <w:rsid w:val="0E532C29"/>
    <w:rsid w:val="0E62590F"/>
    <w:rsid w:val="0EB03058"/>
    <w:rsid w:val="0F5E7C89"/>
    <w:rsid w:val="1129402E"/>
    <w:rsid w:val="11307F6F"/>
    <w:rsid w:val="11441D0A"/>
    <w:rsid w:val="115455AE"/>
    <w:rsid w:val="118C679D"/>
    <w:rsid w:val="11A57F9D"/>
    <w:rsid w:val="12077BE7"/>
    <w:rsid w:val="12DF1205"/>
    <w:rsid w:val="13031039"/>
    <w:rsid w:val="141A2ADF"/>
    <w:rsid w:val="15400925"/>
    <w:rsid w:val="174A5489"/>
    <w:rsid w:val="19104BC2"/>
    <w:rsid w:val="19FC472E"/>
    <w:rsid w:val="1A8D6535"/>
    <w:rsid w:val="1B453001"/>
    <w:rsid w:val="1C393D1E"/>
    <w:rsid w:val="1D18304B"/>
    <w:rsid w:val="1D2624F4"/>
    <w:rsid w:val="1F0F1CD3"/>
    <w:rsid w:val="1F5F584A"/>
    <w:rsid w:val="20B553BC"/>
    <w:rsid w:val="20BA6C28"/>
    <w:rsid w:val="211A5ECC"/>
    <w:rsid w:val="233E063B"/>
    <w:rsid w:val="23AA5FF0"/>
    <w:rsid w:val="24C1290A"/>
    <w:rsid w:val="266A2418"/>
    <w:rsid w:val="27C21E3D"/>
    <w:rsid w:val="286204DB"/>
    <w:rsid w:val="28894C8B"/>
    <w:rsid w:val="28A6480D"/>
    <w:rsid w:val="29B844D4"/>
    <w:rsid w:val="2ABC55EB"/>
    <w:rsid w:val="2B887B72"/>
    <w:rsid w:val="2BE47802"/>
    <w:rsid w:val="2C762FA9"/>
    <w:rsid w:val="2D437A68"/>
    <w:rsid w:val="2DE41D3C"/>
    <w:rsid w:val="2E11000C"/>
    <w:rsid w:val="2E586286"/>
    <w:rsid w:val="2F805A94"/>
    <w:rsid w:val="300F4937"/>
    <w:rsid w:val="30513D5D"/>
    <w:rsid w:val="31880C30"/>
    <w:rsid w:val="32DF2566"/>
    <w:rsid w:val="33321433"/>
    <w:rsid w:val="33335CA8"/>
    <w:rsid w:val="343B467F"/>
    <w:rsid w:val="3454618B"/>
    <w:rsid w:val="351D324F"/>
    <w:rsid w:val="36CA76B5"/>
    <w:rsid w:val="37334BFC"/>
    <w:rsid w:val="379C745B"/>
    <w:rsid w:val="37E40B8A"/>
    <w:rsid w:val="38CD0A75"/>
    <w:rsid w:val="3B314A57"/>
    <w:rsid w:val="3B8C73D7"/>
    <w:rsid w:val="3CB17110"/>
    <w:rsid w:val="3E377C66"/>
    <w:rsid w:val="3F8F587F"/>
    <w:rsid w:val="3FC875AA"/>
    <w:rsid w:val="3FE70097"/>
    <w:rsid w:val="412A7BD3"/>
    <w:rsid w:val="420662CD"/>
    <w:rsid w:val="420E28D1"/>
    <w:rsid w:val="42871AEA"/>
    <w:rsid w:val="429C5D82"/>
    <w:rsid w:val="435D4A3E"/>
    <w:rsid w:val="439E385D"/>
    <w:rsid w:val="43BD6F8E"/>
    <w:rsid w:val="480E5204"/>
    <w:rsid w:val="48161C43"/>
    <w:rsid w:val="4A116FF6"/>
    <w:rsid w:val="4AEC26C7"/>
    <w:rsid w:val="4B0B1D3D"/>
    <w:rsid w:val="4B311606"/>
    <w:rsid w:val="4B3A18E6"/>
    <w:rsid w:val="4B62209A"/>
    <w:rsid w:val="4BB31D2A"/>
    <w:rsid w:val="4BCC40FB"/>
    <w:rsid w:val="4BED18BF"/>
    <w:rsid w:val="4C540DCB"/>
    <w:rsid w:val="4C84513E"/>
    <w:rsid w:val="4F353525"/>
    <w:rsid w:val="4FC1410C"/>
    <w:rsid w:val="502C6028"/>
    <w:rsid w:val="504D229D"/>
    <w:rsid w:val="506A2404"/>
    <w:rsid w:val="512C2F2E"/>
    <w:rsid w:val="51880E6C"/>
    <w:rsid w:val="51BD3AED"/>
    <w:rsid w:val="534E7AD3"/>
    <w:rsid w:val="553E0544"/>
    <w:rsid w:val="55487740"/>
    <w:rsid w:val="577218B7"/>
    <w:rsid w:val="58746A4D"/>
    <w:rsid w:val="58CA3DD7"/>
    <w:rsid w:val="5B6A2662"/>
    <w:rsid w:val="5C9127DF"/>
    <w:rsid w:val="5C97525E"/>
    <w:rsid w:val="5CFC234E"/>
    <w:rsid w:val="5D301FF8"/>
    <w:rsid w:val="5E9B5B15"/>
    <w:rsid w:val="5EE4309A"/>
    <w:rsid w:val="5EE70DDC"/>
    <w:rsid w:val="5F937AAE"/>
    <w:rsid w:val="633B16F7"/>
    <w:rsid w:val="64967B01"/>
    <w:rsid w:val="652C1097"/>
    <w:rsid w:val="666163CB"/>
    <w:rsid w:val="66774A66"/>
    <w:rsid w:val="676F196F"/>
    <w:rsid w:val="679F3D9A"/>
    <w:rsid w:val="67B1675F"/>
    <w:rsid w:val="67B613E9"/>
    <w:rsid w:val="68B97C32"/>
    <w:rsid w:val="69650C42"/>
    <w:rsid w:val="6AB667AC"/>
    <w:rsid w:val="6AF90681"/>
    <w:rsid w:val="6B2B61C5"/>
    <w:rsid w:val="6B785135"/>
    <w:rsid w:val="6BD13549"/>
    <w:rsid w:val="6C5B4ADD"/>
    <w:rsid w:val="6CB71DEE"/>
    <w:rsid w:val="6CF22E26"/>
    <w:rsid w:val="6D1234C8"/>
    <w:rsid w:val="6D2C4E67"/>
    <w:rsid w:val="6D8065C6"/>
    <w:rsid w:val="6DB17AB3"/>
    <w:rsid w:val="6DEC2D28"/>
    <w:rsid w:val="6E7019C4"/>
    <w:rsid w:val="6E9235BF"/>
    <w:rsid w:val="6F9650D1"/>
    <w:rsid w:val="70D523F8"/>
    <w:rsid w:val="70F24351"/>
    <w:rsid w:val="71015DAE"/>
    <w:rsid w:val="710E6DE2"/>
    <w:rsid w:val="71551DFD"/>
    <w:rsid w:val="71557E27"/>
    <w:rsid w:val="723B701D"/>
    <w:rsid w:val="72A868F7"/>
    <w:rsid w:val="74085625"/>
    <w:rsid w:val="745D327B"/>
    <w:rsid w:val="74907BD1"/>
    <w:rsid w:val="74970FC6"/>
    <w:rsid w:val="75652734"/>
    <w:rsid w:val="75F93477"/>
    <w:rsid w:val="768F3DF2"/>
    <w:rsid w:val="76AF1D88"/>
    <w:rsid w:val="7732442C"/>
    <w:rsid w:val="77484414"/>
    <w:rsid w:val="77EA16F7"/>
    <w:rsid w:val="79820143"/>
    <w:rsid w:val="7AE24350"/>
    <w:rsid w:val="7BF85F7F"/>
    <w:rsid w:val="7C434BF4"/>
    <w:rsid w:val="7C743857"/>
    <w:rsid w:val="7CCF78E3"/>
    <w:rsid w:val="7D9879D1"/>
    <w:rsid w:val="7E835FD4"/>
    <w:rsid w:val="7FA40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name="header"/>
    <w:lsdException w:qFormat="1" w:unhideWhenUsed="0" w:uiPriority="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nhideWhenUsed="0" w:uiPriority="0" w:name="Hyperlink"/>
    <w:lsdException w:qFormat="1" w:unhideWhenUsed="0"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595"/>
      <w:jc w:val="both"/>
    </w:pPr>
    <w:rPr>
      <w:rFonts w:ascii="Times New Roman" w:hAnsi="Times New Roman" w:eastAsia="宋体" w:cs="Times New Roman"/>
      <w:kern w:val="2"/>
      <w:sz w:val="24"/>
      <w:lang w:val="en-US" w:eastAsia="zh-CN" w:bidi="ar-SA"/>
    </w:rPr>
  </w:style>
  <w:style w:type="paragraph" w:styleId="2">
    <w:name w:val="heading 1"/>
    <w:basedOn w:val="1"/>
    <w:next w:val="1"/>
    <w:qFormat/>
    <w:uiPriority w:val="0"/>
    <w:pPr>
      <w:numPr>
        <w:ilvl w:val="0"/>
        <w:numId w:val="1"/>
      </w:numPr>
      <w:spacing w:before="207" w:beforeLines="50" w:after="415" w:afterLines="100"/>
      <w:jc w:val="center"/>
      <w:outlineLvl w:val="0"/>
    </w:pPr>
    <w:rPr>
      <w:rFonts w:ascii="宋体" w:hAnsi="宋体"/>
      <w:b/>
      <w:kern w:val="28"/>
      <w:sz w:val="32"/>
      <w:szCs w:val="30"/>
    </w:rPr>
  </w:style>
  <w:style w:type="paragraph" w:styleId="3">
    <w:name w:val="heading 2"/>
    <w:basedOn w:val="1"/>
    <w:next w:val="1"/>
    <w:qFormat/>
    <w:uiPriority w:val="0"/>
    <w:pPr>
      <w:numPr>
        <w:ilvl w:val="1"/>
        <w:numId w:val="1"/>
      </w:numPr>
      <w:spacing w:before="207" w:beforeLines="50" w:after="207" w:afterLines="50"/>
      <w:jc w:val="left"/>
      <w:outlineLvl w:val="1"/>
    </w:pPr>
    <w:rPr>
      <w:rFonts w:ascii="宋体" w:hAnsi="宋体"/>
      <w:b/>
      <w:kern w:val="28"/>
      <w:sz w:val="28"/>
      <w:szCs w:val="30"/>
    </w:rPr>
  </w:style>
  <w:style w:type="paragraph" w:styleId="4">
    <w:name w:val="heading 3"/>
    <w:basedOn w:val="1"/>
    <w:next w:val="1"/>
    <w:qFormat/>
    <w:uiPriority w:val="0"/>
    <w:pPr>
      <w:numPr>
        <w:ilvl w:val="2"/>
        <w:numId w:val="1"/>
      </w:numPr>
      <w:spacing w:before="415" w:beforeLines="100"/>
      <w:jc w:val="left"/>
      <w:outlineLvl w:val="2"/>
    </w:pPr>
    <w:rPr>
      <w:rFonts w:ascii="宋体" w:hAnsi="宋体"/>
      <w:b/>
      <w:kern w:val="28"/>
      <w:szCs w:val="30"/>
    </w:rPr>
  </w:style>
  <w:style w:type="paragraph" w:styleId="5">
    <w:name w:val="heading 4"/>
    <w:basedOn w:val="1"/>
    <w:next w:val="1"/>
    <w:qFormat/>
    <w:uiPriority w:val="0"/>
    <w:pPr>
      <w:keepNext/>
      <w:keepLines/>
      <w:spacing w:line="360" w:lineRule="auto"/>
      <w:ind w:firstLine="0"/>
      <w:jc w:val="left"/>
      <w:outlineLvl w:val="3"/>
    </w:pPr>
    <w:rPr>
      <w:rFonts w:eastAsia="黑体"/>
      <w:spacing w:val="-2"/>
      <w:kern w:val="28"/>
      <w:szCs w:val="30"/>
    </w:rPr>
  </w:style>
  <w:style w:type="paragraph" w:styleId="6">
    <w:name w:val="heading 5"/>
    <w:basedOn w:val="1"/>
    <w:next w:val="1"/>
    <w:qFormat/>
    <w:uiPriority w:val="0"/>
    <w:pPr>
      <w:keepNext/>
      <w:keepLines/>
      <w:spacing w:line="360" w:lineRule="auto"/>
      <w:ind w:firstLine="0"/>
      <w:jc w:val="left"/>
      <w:outlineLvl w:val="4"/>
    </w:pPr>
    <w:rPr>
      <w:rFonts w:eastAsia="黑体"/>
      <w:spacing w:val="-2"/>
      <w:kern w:val="28"/>
      <w:szCs w:val="30"/>
    </w:rPr>
  </w:style>
  <w:style w:type="paragraph" w:styleId="7">
    <w:name w:val="heading 6"/>
    <w:basedOn w:val="1"/>
    <w:next w:val="1"/>
    <w:qFormat/>
    <w:uiPriority w:val="0"/>
    <w:pPr>
      <w:keepNext/>
      <w:keepLines/>
      <w:spacing w:line="360" w:lineRule="auto"/>
      <w:ind w:firstLine="0"/>
      <w:jc w:val="left"/>
      <w:outlineLvl w:val="5"/>
    </w:pPr>
    <w:rPr>
      <w:rFonts w:eastAsia="黑体"/>
      <w:spacing w:val="-4"/>
      <w:kern w:val="28"/>
      <w:szCs w:val="30"/>
    </w:rPr>
  </w:style>
  <w:style w:type="paragraph" w:styleId="8">
    <w:name w:val="heading 7"/>
    <w:basedOn w:val="1"/>
    <w:next w:val="1"/>
    <w:qFormat/>
    <w:uiPriority w:val="0"/>
    <w:pPr>
      <w:keepNext/>
      <w:keepLines/>
      <w:spacing w:line="360" w:lineRule="auto"/>
      <w:ind w:firstLine="0"/>
      <w:jc w:val="left"/>
      <w:outlineLvl w:val="6"/>
    </w:pPr>
    <w:rPr>
      <w:rFonts w:eastAsia="黑体"/>
      <w:spacing w:val="-4"/>
      <w:kern w:val="28"/>
      <w:szCs w:val="30"/>
    </w:rPr>
  </w:style>
  <w:style w:type="paragraph" w:styleId="9">
    <w:name w:val="heading 8"/>
    <w:basedOn w:val="1"/>
    <w:next w:val="1"/>
    <w:qFormat/>
    <w:uiPriority w:val="0"/>
    <w:pPr>
      <w:keepNext/>
      <w:keepLines/>
      <w:spacing w:line="360" w:lineRule="auto"/>
      <w:ind w:firstLine="0"/>
      <w:jc w:val="left"/>
      <w:outlineLvl w:val="7"/>
    </w:pPr>
    <w:rPr>
      <w:rFonts w:eastAsia="黑体"/>
      <w:spacing w:val="-4"/>
      <w:kern w:val="28"/>
      <w:szCs w:val="30"/>
    </w:rPr>
  </w:style>
  <w:style w:type="paragraph" w:styleId="10">
    <w:name w:val="heading 9"/>
    <w:basedOn w:val="1"/>
    <w:next w:val="1"/>
    <w:qFormat/>
    <w:uiPriority w:val="0"/>
    <w:pPr>
      <w:keepNext/>
      <w:keepLines/>
      <w:spacing w:line="360" w:lineRule="auto"/>
      <w:ind w:firstLine="0"/>
      <w:jc w:val="left"/>
      <w:outlineLvl w:val="8"/>
    </w:pPr>
    <w:rPr>
      <w:rFonts w:eastAsia="黑体"/>
      <w:spacing w:val="-4"/>
      <w:kern w:val="28"/>
      <w:szCs w:val="30"/>
    </w:rPr>
  </w:style>
  <w:style w:type="character" w:default="1" w:styleId="40">
    <w:name w:val="Default Paragraph Font"/>
    <w:unhideWhenUsed/>
    <w:qFormat/>
    <w:uiPriority w:val="1"/>
  </w:style>
  <w:style w:type="table" w:default="1" w:styleId="37">
    <w:name w:val="Normal Table"/>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ind w:left="2520" w:leftChars="1200" w:firstLine="0"/>
    </w:pPr>
    <w:rPr>
      <w:sz w:val="21"/>
      <w:szCs w:val="24"/>
    </w:rPr>
  </w:style>
  <w:style w:type="paragraph" w:styleId="12">
    <w:name w:val="caption"/>
    <w:basedOn w:val="13"/>
    <w:next w:val="14"/>
    <w:qFormat/>
    <w:uiPriority w:val="0"/>
    <w:pPr>
      <w:spacing w:line="220" w:lineRule="atLeast"/>
    </w:pPr>
    <w:rPr>
      <w:i/>
      <w:sz w:val="18"/>
    </w:rPr>
  </w:style>
  <w:style w:type="paragraph" w:customStyle="1" w:styleId="13">
    <w:name w:val="图片"/>
    <w:basedOn w:val="1"/>
    <w:next w:val="1"/>
    <w:semiHidden/>
    <w:qFormat/>
    <w:uiPriority w:val="0"/>
    <w:pPr>
      <w:keepNext/>
      <w:ind w:firstLine="0"/>
      <w:jc w:val="center"/>
    </w:pPr>
    <w:rPr>
      <w:rFonts w:eastAsia="楷体_GB2312"/>
      <w:szCs w:val="24"/>
    </w:rPr>
  </w:style>
  <w:style w:type="paragraph" w:customStyle="1" w:styleId="14">
    <w:name w:val="正文文本2"/>
    <w:basedOn w:val="1"/>
    <w:semiHidden/>
    <w:qFormat/>
    <w:uiPriority w:val="0"/>
    <w:pPr>
      <w:spacing w:after="220" w:line="180" w:lineRule="atLeast"/>
      <w:ind w:firstLine="0"/>
      <w:jc w:val="center"/>
    </w:pPr>
    <w:rPr>
      <w:sz w:val="36"/>
      <w:szCs w:val="30"/>
    </w:rPr>
  </w:style>
  <w:style w:type="paragraph" w:styleId="15">
    <w:name w:val="Document Map"/>
    <w:basedOn w:val="1"/>
    <w:semiHidden/>
    <w:qFormat/>
    <w:uiPriority w:val="0"/>
    <w:pPr>
      <w:shd w:val="clear" w:color="auto" w:fill="000080"/>
    </w:pPr>
  </w:style>
  <w:style w:type="paragraph" w:styleId="16">
    <w:name w:val="annotation text"/>
    <w:basedOn w:val="1"/>
    <w:semiHidden/>
    <w:qFormat/>
    <w:uiPriority w:val="0"/>
    <w:pPr>
      <w:keepLines/>
      <w:spacing w:after="220" w:line="200" w:lineRule="atLeast"/>
      <w:ind w:firstLine="0"/>
      <w:jc w:val="center"/>
    </w:pPr>
    <w:rPr>
      <w:sz w:val="16"/>
      <w:szCs w:val="30"/>
    </w:rPr>
  </w:style>
  <w:style w:type="paragraph" w:styleId="17">
    <w:name w:val="Body Text"/>
    <w:basedOn w:val="1"/>
    <w:link w:val="47"/>
    <w:semiHidden/>
    <w:qFormat/>
    <w:uiPriority w:val="0"/>
    <w:pPr>
      <w:spacing w:after="220" w:line="180" w:lineRule="atLeast"/>
      <w:ind w:firstLine="0"/>
      <w:jc w:val="center"/>
    </w:pPr>
    <w:rPr>
      <w:sz w:val="36"/>
      <w:szCs w:val="30"/>
    </w:rPr>
  </w:style>
  <w:style w:type="paragraph" w:styleId="18">
    <w:name w:val="Body Text Indent"/>
    <w:basedOn w:val="1"/>
    <w:semiHidden/>
    <w:qFormat/>
    <w:uiPriority w:val="0"/>
    <w:pPr>
      <w:ind w:firstLine="357"/>
    </w:pPr>
    <w:rPr>
      <w:sz w:val="21"/>
    </w:rPr>
  </w:style>
  <w:style w:type="paragraph" w:styleId="19">
    <w:name w:val="toc 5"/>
    <w:basedOn w:val="1"/>
    <w:next w:val="1"/>
    <w:semiHidden/>
    <w:qFormat/>
    <w:uiPriority w:val="0"/>
    <w:pPr>
      <w:ind w:left="1680" w:leftChars="800" w:firstLine="0"/>
    </w:pPr>
    <w:rPr>
      <w:sz w:val="21"/>
      <w:szCs w:val="24"/>
    </w:rPr>
  </w:style>
  <w:style w:type="paragraph" w:styleId="20">
    <w:name w:val="toc 3"/>
    <w:basedOn w:val="1"/>
    <w:next w:val="1"/>
    <w:semiHidden/>
    <w:qFormat/>
    <w:uiPriority w:val="0"/>
    <w:pPr>
      <w:tabs>
        <w:tab w:val="right" w:leader="dot" w:pos="8780"/>
      </w:tabs>
      <w:ind w:firstLine="627" w:firstLineChars="214"/>
    </w:pPr>
  </w:style>
  <w:style w:type="paragraph" w:styleId="21">
    <w:name w:val="Plain Text"/>
    <w:basedOn w:val="1"/>
    <w:qFormat/>
    <w:uiPriority w:val="0"/>
    <w:pPr>
      <w:ind w:firstLine="0"/>
    </w:pPr>
    <w:rPr>
      <w:rFonts w:ascii="宋体" w:hAnsi="Courier New"/>
      <w:sz w:val="21"/>
    </w:rPr>
  </w:style>
  <w:style w:type="paragraph" w:styleId="22">
    <w:name w:val="toc 8"/>
    <w:basedOn w:val="1"/>
    <w:next w:val="1"/>
    <w:semiHidden/>
    <w:qFormat/>
    <w:uiPriority w:val="0"/>
    <w:pPr>
      <w:ind w:left="2940" w:leftChars="1400" w:firstLine="0"/>
    </w:pPr>
    <w:rPr>
      <w:sz w:val="21"/>
      <w:szCs w:val="24"/>
    </w:rPr>
  </w:style>
  <w:style w:type="paragraph" w:styleId="23">
    <w:name w:val="Date"/>
    <w:basedOn w:val="14"/>
    <w:next w:val="1"/>
    <w:semiHidden/>
    <w:qFormat/>
    <w:uiPriority w:val="0"/>
    <w:pPr>
      <w:spacing w:after="0"/>
      <w:jc w:val="left"/>
    </w:pPr>
  </w:style>
  <w:style w:type="paragraph" w:styleId="24">
    <w:name w:val="Body Text Indent 2"/>
    <w:basedOn w:val="1"/>
    <w:semiHidden/>
    <w:qFormat/>
    <w:uiPriority w:val="0"/>
    <w:pPr>
      <w:ind w:firstLine="680" w:firstLineChars="232"/>
    </w:pPr>
    <w:rPr>
      <w:rFonts w:ascii="宋体" w:hAnsi="宋体"/>
    </w:rPr>
  </w:style>
  <w:style w:type="paragraph" w:styleId="25">
    <w:name w:val="endnote text"/>
    <w:basedOn w:val="1"/>
    <w:semiHidden/>
    <w:qFormat/>
    <w:uiPriority w:val="0"/>
    <w:pPr>
      <w:keepLines/>
      <w:spacing w:after="220" w:line="200" w:lineRule="atLeast"/>
      <w:ind w:firstLine="0"/>
      <w:jc w:val="center"/>
    </w:pPr>
    <w:rPr>
      <w:sz w:val="16"/>
      <w:szCs w:val="30"/>
    </w:rPr>
  </w:style>
  <w:style w:type="paragraph" w:styleId="26">
    <w:name w:val="Balloon Text"/>
    <w:basedOn w:val="1"/>
    <w:semiHidden/>
    <w:qFormat/>
    <w:uiPriority w:val="0"/>
    <w:rPr>
      <w:sz w:val="18"/>
      <w:szCs w:val="18"/>
    </w:rPr>
  </w:style>
  <w:style w:type="paragraph" w:styleId="27">
    <w:name w:val="footer"/>
    <w:basedOn w:val="1"/>
    <w:semiHidden/>
    <w:qFormat/>
    <w:uiPriority w:val="0"/>
    <w:pPr>
      <w:keepLines/>
      <w:tabs>
        <w:tab w:val="center" w:pos="4320"/>
        <w:tab w:val="right" w:pos="8640"/>
      </w:tabs>
      <w:spacing w:before="200"/>
      <w:ind w:right="360" w:firstLine="360"/>
      <w:jc w:val="right"/>
    </w:pPr>
    <w:rPr>
      <w:kern w:val="0"/>
      <w:sz w:val="21"/>
      <w:szCs w:val="21"/>
    </w:rPr>
  </w:style>
  <w:style w:type="paragraph" w:styleId="28">
    <w:name w:val="header"/>
    <w:basedOn w:val="1"/>
    <w:semiHidden/>
    <w:qFormat/>
    <w:uiPriority w:val="0"/>
    <w:pPr>
      <w:pBdr>
        <w:bottom w:val="double" w:color="auto" w:sz="4" w:space="1"/>
      </w:pBdr>
      <w:tabs>
        <w:tab w:val="center" w:pos="4320"/>
        <w:tab w:val="right" w:pos="8640"/>
      </w:tabs>
      <w:spacing w:after="200"/>
      <w:ind w:firstLine="0"/>
      <w:jc w:val="center"/>
    </w:pPr>
    <w:rPr>
      <w:sz w:val="21"/>
      <w:szCs w:val="21"/>
    </w:rPr>
  </w:style>
  <w:style w:type="paragraph" w:styleId="29">
    <w:name w:val="toc 1"/>
    <w:basedOn w:val="1"/>
    <w:next w:val="1"/>
    <w:semiHidden/>
    <w:qFormat/>
    <w:uiPriority w:val="0"/>
    <w:pPr>
      <w:tabs>
        <w:tab w:val="right" w:leader="dot" w:pos="8780"/>
      </w:tabs>
      <w:ind w:firstLine="0"/>
    </w:pPr>
    <w:rPr>
      <w:rFonts w:ascii="宋体" w:hAnsi="宋体"/>
      <w:b/>
      <w:sz w:val="28"/>
      <w:szCs w:val="28"/>
    </w:rPr>
  </w:style>
  <w:style w:type="paragraph" w:styleId="30">
    <w:name w:val="toc 4"/>
    <w:basedOn w:val="1"/>
    <w:next w:val="1"/>
    <w:semiHidden/>
    <w:qFormat/>
    <w:uiPriority w:val="0"/>
    <w:pPr>
      <w:spacing w:after="40"/>
      <w:ind w:left="1259"/>
    </w:pPr>
  </w:style>
  <w:style w:type="paragraph" w:styleId="31">
    <w:name w:val="toc 6"/>
    <w:basedOn w:val="1"/>
    <w:next w:val="1"/>
    <w:semiHidden/>
    <w:qFormat/>
    <w:uiPriority w:val="0"/>
    <w:pPr>
      <w:ind w:left="2100" w:leftChars="1000" w:firstLine="0"/>
    </w:pPr>
    <w:rPr>
      <w:sz w:val="21"/>
      <w:szCs w:val="24"/>
    </w:rPr>
  </w:style>
  <w:style w:type="paragraph" w:styleId="32">
    <w:name w:val="toc 2"/>
    <w:basedOn w:val="1"/>
    <w:next w:val="1"/>
    <w:semiHidden/>
    <w:qFormat/>
    <w:uiPriority w:val="0"/>
    <w:pPr>
      <w:tabs>
        <w:tab w:val="right" w:leader="dot" w:pos="8780"/>
      </w:tabs>
      <w:ind w:firstLine="314" w:firstLineChars="107"/>
    </w:pPr>
    <w:rPr>
      <w:szCs w:val="28"/>
    </w:rPr>
  </w:style>
  <w:style w:type="paragraph" w:styleId="33">
    <w:name w:val="toc 9"/>
    <w:basedOn w:val="1"/>
    <w:next w:val="1"/>
    <w:semiHidden/>
    <w:qFormat/>
    <w:uiPriority w:val="0"/>
    <w:pPr>
      <w:ind w:left="3360" w:leftChars="1600" w:firstLine="0"/>
    </w:pPr>
    <w:rPr>
      <w:sz w:val="21"/>
      <w:szCs w:val="24"/>
    </w:rPr>
  </w:style>
  <w:style w:type="paragraph" w:styleId="34">
    <w:name w:val="Normal (Web)"/>
    <w:basedOn w:val="1"/>
    <w:qFormat/>
    <w:uiPriority w:val="0"/>
    <w:pPr>
      <w:spacing w:beforeAutospacing="1" w:afterAutospacing="1"/>
      <w:jc w:val="left"/>
    </w:pPr>
    <w:rPr>
      <w:kern w:val="0"/>
    </w:rPr>
  </w:style>
  <w:style w:type="paragraph" w:styleId="35">
    <w:name w:val="annotation subject"/>
    <w:basedOn w:val="16"/>
    <w:next w:val="16"/>
    <w:semiHidden/>
    <w:qFormat/>
    <w:uiPriority w:val="0"/>
    <w:pPr>
      <w:keepLines w:val="0"/>
      <w:spacing w:after="0" w:line="240" w:lineRule="auto"/>
      <w:jc w:val="left"/>
    </w:pPr>
    <w:rPr>
      <w:b/>
      <w:bCs/>
      <w:sz w:val="24"/>
    </w:rPr>
  </w:style>
  <w:style w:type="paragraph" w:styleId="36">
    <w:name w:val="Body Text First Indent"/>
    <w:basedOn w:val="17"/>
    <w:qFormat/>
    <w:uiPriority w:val="0"/>
    <w:pPr>
      <w:spacing w:after="120" w:line="240" w:lineRule="auto"/>
      <w:ind w:firstLine="420" w:firstLineChars="100"/>
      <w:jc w:val="both"/>
    </w:pPr>
    <w:rPr>
      <w:sz w:val="21"/>
      <w:szCs w:val="24"/>
    </w:rPr>
  </w:style>
  <w:style w:type="table" w:styleId="38">
    <w:name w:val="Table Grid"/>
    <w:basedOn w:val="3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Table Simple 1"/>
    <w:basedOn w:val="37"/>
    <w:qFormat/>
    <w:uiPriority w:val="0"/>
    <w:pPr>
      <w:widowControl w:val="0"/>
      <w:ind w:firstLine="595"/>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41">
    <w:name w:val="Strong"/>
    <w:qFormat/>
    <w:uiPriority w:val="0"/>
    <w:rPr>
      <w:b/>
    </w:rPr>
  </w:style>
  <w:style w:type="character" w:styleId="42">
    <w:name w:val="endnote reference"/>
    <w:semiHidden/>
    <w:qFormat/>
    <w:uiPriority w:val="0"/>
    <w:rPr>
      <w:vertAlign w:val="superscript"/>
    </w:rPr>
  </w:style>
  <w:style w:type="character" w:styleId="43">
    <w:name w:val="page number"/>
    <w:semiHidden/>
    <w:qFormat/>
    <w:uiPriority w:val="0"/>
    <w:rPr>
      <w:rFonts w:ascii="Times New Roman" w:hAnsi="Times New Roman" w:eastAsia="宋体"/>
      <w:sz w:val="18"/>
    </w:rPr>
  </w:style>
  <w:style w:type="character" w:styleId="44">
    <w:name w:val="FollowedHyperlink"/>
    <w:semiHidden/>
    <w:qFormat/>
    <w:uiPriority w:val="0"/>
    <w:rPr>
      <w:color w:val="800080"/>
      <w:u w:val="single"/>
    </w:rPr>
  </w:style>
  <w:style w:type="character" w:styleId="45">
    <w:name w:val="Hyperlink"/>
    <w:semiHidden/>
    <w:qFormat/>
    <w:uiPriority w:val="0"/>
    <w:rPr>
      <w:color w:val="0000FF"/>
      <w:u w:val="single"/>
    </w:rPr>
  </w:style>
  <w:style w:type="character" w:styleId="46">
    <w:name w:val="annotation reference"/>
    <w:semiHidden/>
    <w:qFormat/>
    <w:uiPriority w:val="0"/>
    <w:rPr>
      <w:sz w:val="16"/>
    </w:rPr>
  </w:style>
  <w:style w:type="character" w:customStyle="1" w:styleId="47">
    <w:name w:val="正文文本 字符"/>
    <w:link w:val="17"/>
    <w:qFormat/>
    <w:uiPriority w:val="0"/>
    <w:rPr>
      <w:rFonts w:eastAsia="宋体"/>
      <w:kern w:val="2"/>
      <w:sz w:val="36"/>
      <w:szCs w:val="30"/>
      <w:lang w:val="en-US" w:eastAsia="zh-CN" w:bidi="ar-SA"/>
    </w:rPr>
  </w:style>
  <w:style w:type="paragraph" w:customStyle="1" w:styleId="48">
    <w:name w:val="论文一级标题"/>
    <w:basedOn w:val="1"/>
    <w:link w:val="49"/>
    <w:qFormat/>
    <w:uiPriority w:val="0"/>
    <w:pPr>
      <w:numPr>
        <w:ilvl w:val="0"/>
        <w:numId w:val="2"/>
      </w:numPr>
      <w:tabs>
        <w:tab w:val="right" w:leader="dot" w:pos="8780"/>
        <w:tab w:val="clear" w:pos="0"/>
      </w:tabs>
      <w:spacing w:before="100" w:beforeLines="100" w:after="50" w:afterLines="50" w:line="400" w:lineRule="exact"/>
      <w:ind w:firstLine="0"/>
      <w:jc w:val="center"/>
      <w:outlineLvl w:val="0"/>
    </w:pPr>
    <w:rPr>
      <w:rFonts w:hint="eastAsia"/>
      <w:b/>
      <w:bCs/>
      <w:kern w:val="0"/>
      <w:sz w:val="32"/>
      <w:szCs w:val="32"/>
    </w:rPr>
  </w:style>
  <w:style w:type="character" w:customStyle="1" w:styleId="49">
    <w:name w:val="论文一级标题 Char"/>
    <w:link w:val="48"/>
    <w:qFormat/>
    <w:uiPriority w:val="0"/>
    <w:rPr>
      <w:rFonts w:hint="eastAsia" w:ascii="Times New Roman" w:hAnsi="Times New Roman"/>
      <w:b/>
      <w:bCs/>
      <w:sz w:val="32"/>
      <w:szCs w:val="32"/>
      <w:lang w:val="en-US" w:eastAsia="zh-CN"/>
    </w:rPr>
  </w:style>
  <w:style w:type="paragraph" w:customStyle="1" w:styleId="50">
    <w:name w:val="论文二级标题"/>
    <w:basedOn w:val="1"/>
    <w:next w:val="1"/>
    <w:qFormat/>
    <w:uiPriority w:val="0"/>
    <w:pPr>
      <w:numPr>
        <w:ilvl w:val="0"/>
        <w:numId w:val="3"/>
      </w:numPr>
      <w:spacing w:before="50" w:beforeLines="50" w:after="50" w:afterLines="50"/>
      <w:ind w:firstLine="0"/>
      <w:jc w:val="center"/>
      <w:outlineLvl w:val="1"/>
    </w:pPr>
    <w:rPr>
      <w:rFonts w:hint="eastAsia"/>
      <w:b/>
      <w:kern w:val="28"/>
      <w:sz w:val="28"/>
      <w:szCs w:val="28"/>
    </w:rPr>
  </w:style>
  <w:style w:type="paragraph" w:customStyle="1" w:styleId="51">
    <w:name w:val="论文三级标题"/>
    <w:basedOn w:val="1"/>
    <w:link w:val="52"/>
    <w:qFormat/>
    <w:uiPriority w:val="0"/>
    <w:pPr>
      <w:numPr>
        <w:ilvl w:val="0"/>
        <w:numId w:val="4"/>
      </w:numPr>
      <w:autoSpaceDE w:val="0"/>
      <w:autoSpaceDN w:val="0"/>
      <w:adjustRightInd w:val="0"/>
      <w:spacing w:before="50" w:beforeLines="50"/>
      <w:jc w:val="left"/>
      <w:outlineLvl w:val="2"/>
    </w:pPr>
    <w:rPr>
      <w:rFonts w:ascii="宋体" w:hAnsi="宋体" w:cs="TimesNewRomanPSMT"/>
      <w:b/>
      <w:bCs/>
      <w:kern w:val="0"/>
    </w:rPr>
  </w:style>
  <w:style w:type="character" w:customStyle="1" w:styleId="52">
    <w:name w:val="论文三级标题 Char"/>
    <w:link w:val="51"/>
    <w:qFormat/>
    <w:uiPriority w:val="0"/>
    <w:rPr>
      <w:rFonts w:ascii="宋体" w:hAnsi="宋体" w:eastAsia="宋体" w:cs="TimesNewRomanPSMT"/>
      <w:b/>
      <w:bCs/>
      <w:kern w:val="0"/>
      <w:sz w:val="24"/>
      <w:lang w:val="en-US" w:eastAsia="zh-CN" w:bidi="ar-SA"/>
    </w:rPr>
  </w:style>
  <w:style w:type="paragraph" w:customStyle="1" w:styleId="53">
    <w:name w:val="论文正文样式"/>
    <w:basedOn w:val="1"/>
    <w:qFormat/>
    <w:uiPriority w:val="0"/>
    <w:pPr>
      <w:widowControl/>
      <w:wordWrap w:val="0"/>
      <w:spacing w:line="400" w:lineRule="exact"/>
      <w:ind w:firstLine="484" w:firstLineChars="200"/>
    </w:pPr>
    <w:rPr>
      <w:rFonts w:ascii="宋体" w:hAnsi="宋体"/>
      <w:color w:val="353535"/>
      <w:kern w:val="0"/>
    </w:rPr>
  </w:style>
  <w:style w:type="paragraph" w:customStyle="1" w:styleId="54">
    <w:name w:val="论文参考文献（最新）"/>
    <w:basedOn w:val="1"/>
    <w:qFormat/>
    <w:uiPriority w:val="0"/>
    <w:pPr>
      <w:spacing w:before="100" w:beforeLines="100" w:after="50" w:afterLines="50" w:line="400" w:lineRule="exact"/>
      <w:ind w:firstLine="334" w:firstLineChars="104"/>
      <w:jc w:val="center"/>
      <w:outlineLvl w:val="0"/>
    </w:pPr>
    <w:rPr>
      <w:b/>
      <w:bCs/>
      <w:sz w:val="32"/>
      <w:szCs w:val="32"/>
    </w:rPr>
  </w:style>
  <w:style w:type="paragraph" w:customStyle="1" w:styleId="55">
    <w:name w:val="论文参考文献列表（最新）"/>
    <w:basedOn w:val="1"/>
    <w:qFormat/>
    <w:uiPriority w:val="0"/>
    <w:pPr>
      <w:numPr>
        <w:ilvl w:val="0"/>
        <w:numId w:val="5"/>
      </w:numPr>
      <w:wordWrap w:val="0"/>
      <w:spacing w:line="400" w:lineRule="exact"/>
      <w:jc w:val="left"/>
    </w:pPr>
    <w:rPr>
      <w:sz w:val="21"/>
      <w:szCs w:val="21"/>
    </w:rPr>
  </w:style>
  <w:style w:type="paragraph" w:customStyle="1" w:styleId="56">
    <w:name w:val="封面大题目"/>
    <w:basedOn w:val="1"/>
    <w:qFormat/>
    <w:uiPriority w:val="0"/>
    <w:pPr>
      <w:spacing w:line="240" w:lineRule="atLeast"/>
      <w:jc w:val="center"/>
    </w:pPr>
    <w:rPr>
      <w:rFonts w:cs="宋体"/>
    </w:rPr>
  </w:style>
  <w:style w:type="paragraph" w:customStyle="1" w:styleId="57">
    <w:name w:val="封面日期"/>
    <w:basedOn w:val="1"/>
    <w:qFormat/>
    <w:uiPriority w:val="0"/>
    <w:pPr>
      <w:jc w:val="center"/>
    </w:pPr>
    <w:rPr>
      <w:rFonts w:ascii="黑体" w:eastAsia="黑体" w:cs="宋体"/>
      <w:sz w:val="28"/>
    </w:rPr>
  </w:style>
  <w:style w:type="paragraph" w:customStyle="1" w:styleId="58">
    <w:name w:val="表标题"/>
    <w:basedOn w:val="1"/>
    <w:next w:val="1"/>
    <w:semiHidden/>
    <w:qFormat/>
    <w:uiPriority w:val="0"/>
    <w:rPr>
      <w:b/>
    </w:rPr>
  </w:style>
  <w:style w:type="paragraph" w:customStyle="1" w:styleId="59">
    <w:name w:val="连续正文文字"/>
    <w:basedOn w:val="14"/>
    <w:qFormat/>
    <w:uiPriority w:val="0"/>
    <w:pPr>
      <w:keepNext/>
    </w:pPr>
  </w:style>
  <w:style w:type="paragraph" w:customStyle="1" w:styleId="60">
    <w:name w:val="图标题"/>
    <w:basedOn w:val="1"/>
    <w:next w:val="1"/>
    <w:semiHidden/>
    <w:qFormat/>
    <w:uiPriority w:val="0"/>
    <w:pPr>
      <w:jc w:val="center"/>
    </w:pPr>
    <w:rPr>
      <w:b/>
    </w:rPr>
  </w:style>
  <w:style w:type="paragraph" w:customStyle="1" w:styleId="61">
    <w:name w:val="样式 居中 行距: 最小值 12 磅"/>
    <w:basedOn w:val="1"/>
    <w:qFormat/>
    <w:uiPriority w:val="0"/>
    <w:pPr>
      <w:spacing w:line="240" w:lineRule="atLeast"/>
      <w:jc w:val="center"/>
    </w:pPr>
    <w:rPr>
      <w:rFonts w:cs="宋体"/>
      <w:sz w:val="72"/>
    </w:rPr>
  </w:style>
  <w:style w:type="character" w:customStyle="1" w:styleId="62">
    <w:name w:val="上标"/>
    <w:semiHidden/>
    <w:qFormat/>
    <w:uiPriority w:val="0"/>
    <w:rPr>
      <w:vertAlign w:val="superscript"/>
    </w:rPr>
  </w:style>
  <w:style w:type="paragraph" w:customStyle="1" w:styleId="63">
    <w:name w:val="尾消息标题"/>
    <w:basedOn w:val="1"/>
    <w:next w:val="14"/>
    <w:semiHidden/>
    <w:qFormat/>
    <w:uiPriority w:val="0"/>
    <w:pPr>
      <w:numPr>
        <w:ilvl w:val="0"/>
        <w:numId w:val="6"/>
      </w:numPr>
      <w:spacing w:line="400" w:lineRule="exact"/>
      <w:ind w:left="0" w:firstLine="0"/>
    </w:pPr>
    <w:rPr>
      <w:rFonts w:ascii="宋体" w:hAnsi="宋体"/>
      <w:b/>
      <w:sz w:val="28"/>
      <w:szCs w:val="28"/>
    </w:rPr>
  </w:style>
  <w:style w:type="paragraph" w:customStyle="1" w:styleId="64">
    <w:name w:val="附录"/>
    <w:basedOn w:val="2"/>
    <w:next w:val="1"/>
    <w:semiHidden/>
    <w:qFormat/>
    <w:uiPriority w:val="0"/>
    <w:pPr>
      <w:numPr>
        <w:numId w:val="7"/>
      </w:numPr>
      <w:tabs>
        <w:tab w:val="left" w:pos="720"/>
      </w:tabs>
      <w:spacing w:before="415" w:beforeLines="100" w:after="207" w:afterLines="50"/>
    </w:pPr>
  </w:style>
  <w:style w:type="paragraph" w:customStyle="1" w:styleId="65">
    <w:name w:val="标题2"/>
    <w:basedOn w:val="1"/>
    <w:semiHidden/>
    <w:qFormat/>
    <w:uiPriority w:val="0"/>
    <w:rPr>
      <w:rFonts w:eastAsia="黑体"/>
      <w:spacing w:val="-10"/>
      <w:kern w:val="28"/>
      <w:sz w:val="28"/>
    </w:rPr>
  </w:style>
  <w:style w:type="paragraph" w:customStyle="1" w:styleId="66">
    <w:name w:val="中午摘要关键词"/>
    <w:basedOn w:val="67"/>
    <w:link w:val="69"/>
    <w:qFormat/>
    <w:uiPriority w:val="0"/>
    <w:pPr>
      <w:spacing w:before="100" w:beforeLines="100"/>
    </w:pPr>
    <w:rPr>
      <w:rFonts w:ascii="Times New Roman" w:hAnsi="Times New Roman"/>
      <w:b w:val="0"/>
      <w:sz w:val="20"/>
      <w:szCs w:val="20"/>
    </w:rPr>
  </w:style>
  <w:style w:type="paragraph" w:customStyle="1" w:styleId="67">
    <w:name w:val="关键词"/>
    <w:link w:val="68"/>
    <w:semiHidden/>
    <w:qFormat/>
    <w:uiPriority w:val="0"/>
    <w:pPr>
      <w:spacing w:before="207" w:beforeLines="50" w:line="400" w:lineRule="atLeast"/>
    </w:pPr>
    <w:rPr>
      <w:rFonts w:ascii="宋体" w:hAnsi="宋体" w:eastAsia="宋体" w:cs="Times New Roman"/>
      <w:b/>
      <w:sz w:val="28"/>
      <w:szCs w:val="28"/>
      <w:lang w:val="en-US" w:eastAsia="zh-CN" w:bidi="ar-SA"/>
    </w:rPr>
  </w:style>
  <w:style w:type="character" w:customStyle="1" w:styleId="68">
    <w:name w:val="关键词 Char"/>
    <w:link w:val="67"/>
    <w:semiHidden/>
    <w:qFormat/>
    <w:uiPriority w:val="0"/>
    <w:rPr>
      <w:rFonts w:ascii="宋体" w:hAnsi="宋体"/>
      <w:b/>
      <w:sz w:val="28"/>
      <w:szCs w:val="28"/>
      <w:lang w:val="en-US" w:eastAsia="zh-CN" w:bidi="ar-SA"/>
    </w:rPr>
  </w:style>
  <w:style w:type="character" w:customStyle="1" w:styleId="69">
    <w:name w:val="中午摘要关键词 Char"/>
    <w:link w:val="66"/>
    <w:qFormat/>
    <w:uiPriority w:val="0"/>
    <w:rPr>
      <w:lang w:val="en-US" w:eastAsia="zh-CN" w:bidi="ar-SA"/>
    </w:rPr>
  </w:style>
  <w:style w:type="paragraph" w:customStyle="1" w:styleId="70">
    <w:name w:val="中文题目"/>
    <w:semiHidden/>
    <w:qFormat/>
    <w:uiPriority w:val="0"/>
    <w:pPr>
      <w:spacing w:before="120" w:beforeLines="50" w:after="240" w:afterLines="100"/>
      <w:jc w:val="center"/>
    </w:pPr>
    <w:rPr>
      <w:rFonts w:ascii="宋体" w:hAnsi="宋体" w:eastAsia="宋体" w:cs="Times New Roman"/>
      <w:b/>
      <w:bCs/>
      <w:sz w:val="32"/>
      <w:szCs w:val="32"/>
      <w:lang w:val="en-US" w:eastAsia="zh-CN" w:bidi="ar-SA"/>
    </w:rPr>
  </w:style>
  <w:style w:type="paragraph" w:customStyle="1" w:styleId="71">
    <w:name w:val="英文题目"/>
    <w:link w:val="72"/>
    <w:semiHidden/>
    <w:qFormat/>
    <w:uiPriority w:val="0"/>
    <w:pPr>
      <w:jc w:val="center"/>
    </w:pPr>
    <w:rPr>
      <w:rFonts w:ascii="Times New Roman" w:hAnsi="Times New Roman" w:eastAsia="黑体" w:cs="Times New Roman"/>
      <w:bCs/>
      <w:sz w:val="32"/>
      <w:lang w:val="en-US" w:eastAsia="zh-CN" w:bidi="ar-SA"/>
    </w:rPr>
  </w:style>
  <w:style w:type="character" w:customStyle="1" w:styleId="72">
    <w:name w:val="英文题目 Char"/>
    <w:link w:val="71"/>
    <w:semiHidden/>
    <w:qFormat/>
    <w:uiPriority w:val="0"/>
    <w:rPr>
      <w:rFonts w:eastAsia="黑体"/>
      <w:bCs/>
      <w:sz w:val="32"/>
      <w:lang w:val="en-US" w:eastAsia="zh-CN" w:bidi="ar-SA"/>
    </w:rPr>
  </w:style>
  <w:style w:type="paragraph" w:customStyle="1" w:styleId="73">
    <w:name w:val="目录"/>
    <w:semiHidden/>
    <w:qFormat/>
    <w:uiPriority w:val="0"/>
    <w:pPr>
      <w:spacing w:before="120" w:beforeLines="50" w:after="240" w:afterLines="100"/>
      <w:jc w:val="center"/>
    </w:pPr>
    <w:rPr>
      <w:rFonts w:ascii="宋体" w:hAnsi="宋体" w:eastAsia="宋体" w:cs="Times New Roman"/>
      <w:b/>
      <w:sz w:val="32"/>
      <w:lang w:val="en-US" w:eastAsia="zh-CN" w:bidi="ar-SA"/>
    </w:rPr>
  </w:style>
  <w:style w:type="paragraph" w:customStyle="1" w:styleId="74">
    <w:name w:val="参考文献"/>
    <w:basedOn w:val="2"/>
    <w:next w:val="1"/>
    <w:semiHidden/>
    <w:qFormat/>
    <w:uiPriority w:val="0"/>
    <w:pPr>
      <w:numPr>
        <w:numId w:val="0"/>
      </w:numPr>
    </w:pPr>
  </w:style>
  <w:style w:type="paragraph" w:customStyle="1" w:styleId="75">
    <w:name w:val="致谢"/>
    <w:basedOn w:val="2"/>
    <w:next w:val="1"/>
    <w:semiHidden/>
    <w:qFormat/>
    <w:uiPriority w:val="0"/>
    <w:pPr>
      <w:numPr>
        <w:numId w:val="0"/>
      </w:numPr>
    </w:pPr>
  </w:style>
  <w:style w:type="paragraph" w:customStyle="1" w:styleId="76">
    <w:name w:val="攻读硕士学位期间的研究成果"/>
    <w:basedOn w:val="2"/>
    <w:next w:val="1"/>
    <w:semiHidden/>
    <w:qFormat/>
    <w:uiPriority w:val="0"/>
    <w:pPr>
      <w:numPr>
        <w:numId w:val="0"/>
      </w:numPr>
    </w:pPr>
  </w:style>
  <w:style w:type="paragraph" w:customStyle="1" w:styleId="77">
    <w:name w:val="缩略语词汇表"/>
    <w:basedOn w:val="1"/>
    <w:semiHidden/>
    <w:qFormat/>
    <w:uiPriority w:val="0"/>
    <w:pPr>
      <w:spacing w:line="360" w:lineRule="auto"/>
      <w:ind w:firstLine="511" w:firstLineChars="213"/>
      <w:jc w:val="center"/>
    </w:pPr>
  </w:style>
  <w:style w:type="character" w:customStyle="1" w:styleId="78">
    <w:name w:val="正文文本 Char"/>
    <w:semiHidden/>
    <w:qFormat/>
    <w:uiPriority w:val="0"/>
    <w:rPr>
      <w:rFonts w:eastAsia="宋体"/>
      <w:kern w:val="2"/>
      <w:sz w:val="30"/>
      <w:lang w:val="en-US" w:eastAsia="zh-CN" w:bidi="ar-SA"/>
    </w:rPr>
  </w:style>
  <w:style w:type="character" w:customStyle="1" w:styleId="79">
    <w:name w:val="标题 1 Char"/>
    <w:semiHidden/>
    <w:qFormat/>
    <w:uiPriority w:val="0"/>
    <w:rPr>
      <w:rFonts w:ascii="宋体" w:hAnsi="宋体" w:eastAsia="宋体"/>
      <w:b/>
      <w:spacing w:val="-10"/>
      <w:kern w:val="28"/>
      <w:sz w:val="32"/>
      <w:lang w:val="en-US" w:eastAsia="zh-CN" w:bidi="ar-SA"/>
    </w:rPr>
  </w:style>
  <w:style w:type="paragraph" w:customStyle="1" w:styleId="80">
    <w:name w:val="中文摘要题头"/>
    <w:basedOn w:val="1"/>
    <w:semiHidden/>
    <w:qFormat/>
    <w:uiPriority w:val="0"/>
    <w:pPr>
      <w:spacing w:line="240" w:lineRule="atLeast"/>
      <w:ind w:firstLine="0"/>
    </w:pPr>
    <w:rPr>
      <w:rFonts w:ascii="宋体" w:hAnsi="宋体"/>
      <w:b/>
      <w:bCs/>
      <w:sz w:val="28"/>
      <w:szCs w:val="28"/>
    </w:rPr>
  </w:style>
  <w:style w:type="paragraph" w:customStyle="1" w:styleId="81">
    <w:name w:val="中文摘要题目"/>
    <w:basedOn w:val="70"/>
    <w:semiHidden/>
    <w:qFormat/>
    <w:uiPriority w:val="0"/>
    <w:pPr>
      <w:spacing w:before="207" w:after="415"/>
    </w:pPr>
  </w:style>
  <w:style w:type="paragraph" w:customStyle="1" w:styleId="82">
    <w:name w:val="中文摘要内容"/>
    <w:basedOn w:val="1"/>
    <w:semiHidden/>
    <w:qFormat/>
    <w:uiPriority w:val="0"/>
    <w:pPr>
      <w:spacing w:line="400" w:lineRule="exact"/>
    </w:pPr>
    <w:rPr>
      <w:rFonts w:ascii="宋体" w:hAnsi="宋体"/>
    </w:rPr>
  </w:style>
  <w:style w:type="paragraph" w:customStyle="1" w:styleId="83">
    <w:name w:val="中文摘要论文类型"/>
    <w:basedOn w:val="67"/>
    <w:link w:val="84"/>
    <w:semiHidden/>
    <w:qFormat/>
    <w:uiPriority w:val="0"/>
    <w:pPr>
      <w:spacing w:before="415" w:beforeLines="100" w:line="400" w:lineRule="exact"/>
    </w:pPr>
    <w:rPr>
      <w:rFonts w:ascii="Times New Roman" w:hAnsi="Times New Roman"/>
      <w:b w:val="0"/>
      <w:sz w:val="20"/>
      <w:szCs w:val="20"/>
    </w:rPr>
  </w:style>
  <w:style w:type="character" w:customStyle="1" w:styleId="84">
    <w:name w:val="中文摘要论文类型 Char Char"/>
    <w:link w:val="83"/>
    <w:qFormat/>
    <w:uiPriority w:val="0"/>
    <w:rPr>
      <w:lang w:val="en-US" w:eastAsia="zh-CN" w:bidi="ar-SA"/>
    </w:rPr>
  </w:style>
  <w:style w:type="paragraph" w:customStyle="1" w:styleId="85">
    <w:name w:val="关键词内容"/>
    <w:basedOn w:val="67"/>
    <w:link w:val="86"/>
    <w:qFormat/>
    <w:uiPriority w:val="0"/>
    <w:pPr>
      <w:spacing w:before="415" w:beforeLines="100" w:line="400" w:lineRule="exact"/>
    </w:pPr>
    <w:rPr>
      <w:rFonts w:ascii="Times New Roman" w:hAnsi="Times New Roman"/>
      <w:b w:val="0"/>
      <w:sz w:val="24"/>
      <w:szCs w:val="24"/>
    </w:rPr>
  </w:style>
  <w:style w:type="character" w:customStyle="1" w:styleId="86">
    <w:name w:val="关键词内容 Char"/>
    <w:link w:val="85"/>
    <w:qFormat/>
    <w:uiPriority w:val="0"/>
    <w:rPr>
      <w:sz w:val="24"/>
      <w:szCs w:val="24"/>
      <w:lang w:val="en-US" w:eastAsia="zh-CN" w:bidi="ar-SA"/>
    </w:rPr>
  </w:style>
  <w:style w:type="paragraph" w:customStyle="1" w:styleId="87">
    <w:name w:val="论文类型内容"/>
    <w:basedOn w:val="67"/>
    <w:link w:val="88"/>
    <w:qFormat/>
    <w:uiPriority w:val="0"/>
    <w:pPr>
      <w:spacing w:line="400" w:lineRule="exact"/>
      <w:ind w:left="1408" w:hanging="1408" w:hangingChars="497"/>
    </w:pPr>
    <w:rPr>
      <w:rFonts w:ascii="Times New Roman" w:hAnsi="Times New Roman"/>
      <w:b w:val="0"/>
      <w:sz w:val="24"/>
      <w:szCs w:val="24"/>
    </w:rPr>
  </w:style>
  <w:style w:type="character" w:customStyle="1" w:styleId="88">
    <w:name w:val="论文类型内容 Char"/>
    <w:link w:val="87"/>
    <w:qFormat/>
    <w:uiPriority w:val="0"/>
    <w:rPr>
      <w:sz w:val="24"/>
      <w:szCs w:val="24"/>
      <w:lang w:val="en-US" w:eastAsia="zh-CN" w:bidi="ar-SA"/>
    </w:rPr>
  </w:style>
  <w:style w:type="paragraph" w:customStyle="1" w:styleId="89">
    <w:name w:val="英文题头"/>
    <w:basedOn w:val="71"/>
    <w:link w:val="90"/>
    <w:semiHidden/>
    <w:qFormat/>
    <w:uiPriority w:val="0"/>
    <w:pPr>
      <w:spacing w:line="240" w:lineRule="atLeast"/>
      <w:jc w:val="both"/>
    </w:pPr>
    <w:rPr>
      <w:rFonts w:eastAsia="宋体"/>
      <w:bCs w:val="0"/>
      <w:sz w:val="28"/>
      <w:szCs w:val="28"/>
      <w:u w:val="single"/>
    </w:rPr>
  </w:style>
  <w:style w:type="character" w:customStyle="1" w:styleId="90">
    <w:name w:val="英文题头 Char"/>
    <w:link w:val="89"/>
    <w:qFormat/>
    <w:uiPriority w:val="0"/>
    <w:rPr>
      <w:sz w:val="28"/>
      <w:szCs w:val="28"/>
      <w:u w:val="single"/>
      <w:lang w:val="en-US" w:eastAsia="zh-CN" w:bidi="ar-SA"/>
    </w:rPr>
  </w:style>
  <w:style w:type="paragraph" w:customStyle="1" w:styleId="91">
    <w:name w:val="英文摘要题目"/>
    <w:basedOn w:val="71"/>
    <w:semiHidden/>
    <w:qFormat/>
    <w:uiPriority w:val="0"/>
    <w:pPr>
      <w:spacing w:before="207" w:beforeLines="50" w:after="415" w:afterLines="100"/>
    </w:pPr>
    <w:rPr>
      <w:b/>
    </w:rPr>
  </w:style>
  <w:style w:type="paragraph" w:customStyle="1" w:styleId="92">
    <w:name w:val="封面英文题目"/>
    <w:basedOn w:val="1"/>
    <w:qFormat/>
    <w:uiPriority w:val="0"/>
    <w:pPr>
      <w:spacing w:after="415"/>
      <w:jc w:val="center"/>
    </w:pPr>
    <w:rPr>
      <w:rFonts w:eastAsia="Times New Roman" w:cs="宋体"/>
      <w:sz w:val="30"/>
    </w:rPr>
  </w:style>
  <w:style w:type="paragraph" w:customStyle="1" w:styleId="93">
    <w:name w:val="英文摘要内容"/>
    <w:basedOn w:val="1"/>
    <w:qFormat/>
    <w:uiPriority w:val="0"/>
    <w:pPr>
      <w:spacing w:line="400" w:lineRule="exact"/>
      <w:ind w:firstLine="0"/>
    </w:pPr>
  </w:style>
  <w:style w:type="paragraph" w:customStyle="1" w:styleId="94">
    <w:name w:val="英文摘要论文类型"/>
    <w:basedOn w:val="1"/>
    <w:link w:val="95"/>
    <w:qFormat/>
    <w:uiPriority w:val="0"/>
    <w:pPr>
      <w:spacing w:before="50"/>
    </w:pPr>
    <w:rPr>
      <w:sz w:val="20"/>
    </w:rPr>
  </w:style>
  <w:style w:type="character" w:customStyle="1" w:styleId="95">
    <w:name w:val="英文摘要论文类型 Char"/>
    <w:link w:val="94"/>
    <w:qFormat/>
    <w:uiPriority w:val="0"/>
    <w:rPr>
      <w:kern w:val="2"/>
      <w:lang w:val="en-US" w:eastAsia="zh-CN" w:bidi="ar-SA"/>
    </w:rPr>
  </w:style>
  <w:style w:type="paragraph" w:customStyle="1" w:styleId="96">
    <w:name w:val="英文摘要论文类型内容"/>
    <w:basedOn w:val="1"/>
    <w:link w:val="97"/>
    <w:qFormat/>
    <w:uiPriority w:val="0"/>
    <w:pPr>
      <w:spacing w:before="207" w:beforeLines="50" w:line="400" w:lineRule="exact"/>
      <w:ind w:firstLine="0"/>
    </w:pPr>
  </w:style>
  <w:style w:type="character" w:customStyle="1" w:styleId="97">
    <w:name w:val="英文摘要论文类型内容 Char"/>
    <w:link w:val="96"/>
    <w:qFormat/>
    <w:uiPriority w:val="0"/>
    <w:rPr>
      <w:kern w:val="2"/>
      <w:sz w:val="24"/>
      <w:lang w:val="en-US" w:eastAsia="zh-CN" w:bidi="ar-SA"/>
    </w:rPr>
  </w:style>
  <w:style w:type="paragraph" w:customStyle="1" w:styleId="98">
    <w:name w:val="英文摘要关键词"/>
    <w:basedOn w:val="1"/>
    <w:link w:val="99"/>
    <w:qFormat/>
    <w:uiPriority w:val="0"/>
    <w:pPr>
      <w:spacing w:before="100" w:beforeLines="100" w:line="400" w:lineRule="exact"/>
    </w:pPr>
    <w:rPr>
      <w:sz w:val="20"/>
    </w:rPr>
  </w:style>
  <w:style w:type="character" w:customStyle="1" w:styleId="99">
    <w:name w:val="英文摘要关键词 Char Char"/>
    <w:link w:val="98"/>
    <w:qFormat/>
    <w:uiPriority w:val="0"/>
    <w:rPr>
      <w:kern w:val="2"/>
      <w:lang w:val="en-US" w:eastAsia="zh-CN" w:bidi="ar-SA"/>
    </w:rPr>
  </w:style>
  <w:style w:type="paragraph" w:customStyle="1" w:styleId="100">
    <w:name w:val="样式 论文缩略语词汇表"/>
    <w:basedOn w:val="101"/>
    <w:qFormat/>
    <w:uiPriority w:val="0"/>
    <w:pPr>
      <w:spacing w:before="50" w:after="100" w:line="400" w:lineRule="exact"/>
      <w:ind w:firstLine="0" w:firstLineChars="0"/>
    </w:pPr>
    <w:rPr>
      <w:rFonts w:cs="宋体"/>
      <w:bCs/>
      <w:szCs w:val="20"/>
    </w:rPr>
  </w:style>
  <w:style w:type="paragraph" w:customStyle="1" w:styleId="101">
    <w:name w:val="论文缩略语词汇表"/>
    <w:basedOn w:val="77"/>
    <w:qFormat/>
    <w:uiPriority w:val="0"/>
    <w:pPr>
      <w:spacing w:before="207" w:beforeLines="50" w:after="415" w:afterLines="100" w:line="240" w:lineRule="auto"/>
      <w:ind w:firstLine="689"/>
    </w:pPr>
    <w:rPr>
      <w:b/>
      <w:sz w:val="32"/>
      <w:szCs w:val="32"/>
    </w:rPr>
  </w:style>
  <w:style w:type="paragraph" w:customStyle="1" w:styleId="102">
    <w:name w:val="样式 缩略语词汇表 内容"/>
    <w:basedOn w:val="77"/>
    <w:qFormat/>
    <w:uiPriority w:val="0"/>
    <w:pPr>
      <w:spacing w:line="400" w:lineRule="exact"/>
      <w:ind w:firstLine="0" w:firstLineChars="0"/>
      <w:jc w:val="both"/>
    </w:pPr>
    <w:rPr>
      <w:rFonts w:cs="宋体"/>
    </w:rPr>
  </w:style>
  <w:style w:type="paragraph" w:customStyle="1" w:styleId="103">
    <w:name w:val="英文摘要关键词内容"/>
    <w:basedOn w:val="1"/>
    <w:link w:val="104"/>
    <w:qFormat/>
    <w:uiPriority w:val="0"/>
    <w:pPr>
      <w:spacing w:before="100" w:beforeLines="100" w:line="400" w:lineRule="exact"/>
    </w:pPr>
    <w:rPr>
      <w:szCs w:val="24"/>
    </w:rPr>
  </w:style>
  <w:style w:type="character" w:customStyle="1" w:styleId="104">
    <w:name w:val="英文摘要关键词内容 Char"/>
    <w:link w:val="103"/>
    <w:qFormat/>
    <w:uiPriority w:val="0"/>
    <w:rPr>
      <w:kern w:val="2"/>
      <w:sz w:val="24"/>
      <w:szCs w:val="24"/>
      <w:lang w:val="en-US" w:eastAsia="zh-CN" w:bidi="ar-SA"/>
    </w:rPr>
  </w:style>
  <w:style w:type="paragraph" w:customStyle="1" w:styleId="105">
    <w:name w:val="符号表"/>
    <w:basedOn w:val="73"/>
    <w:qFormat/>
    <w:uiPriority w:val="0"/>
    <w:pPr>
      <w:spacing w:before="207" w:after="415" w:line="400" w:lineRule="exact"/>
    </w:pPr>
  </w:style>
  <w:style w:type="paragraph" w:customStyle="1" w:styleId="106">
    <w:name w:val="符号表2"/>
    <w:basedOn w:val="105"/>
    <w:qFormat/>
    <w:uiPriority w:val="0"/>
  </w:style>
  <w:style w:type="paragraph" w:customStyle="1" w:styleId="107">
    <w:name w:val="论文目录"/>
    <w:basedOn w:val="73"/>
    <w:qFormat/>
    <w:uiPriority w:val="0"/>
    <w:pPr>
      <w:spacing w:before="207" w:after="415" w:line="400" w:lineRule="exact"/>
    </w:pPr>
    <w:rPr>
      <w:bCs/>
    </w:rPr>
  </w:style>
  <w:style w:type="paragraph" w:customStyle="1" w:styleId="108">
    <w:name w:val="论文目录1级标题"/>
    <w:basedOn w:val="29"/>
    <w:qFormat/>
    <w:uiPriority w:val="0"/>
    <w:pPr>
      <w:spacing w:line="400" w:lineRule="exact"/>
    </w:pPr>
  </w:style>
  <w:style w:type="paragraph" w:customStyle="1" w:styleId="109">
    <w:name w:val="论文目录2级标题"/>
    <w:basedOn w:val="32"/>
    <w:qFormat/>
    <w:uiPriority w:val="0"/>
    <w:pPr>
      <w:spacing w:line="400" w:lineRule="exact"/>
      <w:ind w:firstLine="260"/>
    </w:pPr>
  </w:style>
  <w:style w:type="paragraph" w:customStyle="1" w:styleId="110">
    <w:name w:val="论文题目3级标题"/>
    <w:basedOn w:val="20"/>
    <w:qFormat/>
    <w:uiPriority w:val="0"/>
    <w:pPr>
      <w:spacing w:line="400" w:lineRule="exact"/>
      <w:ind w:firstLine="520"/>
    </w:pPr>
  </w:style>
  <w:style w:type="paragraph" w:customStyle="1" w:styleId="111">
    <w:name w:val="论文标题"/>
    <w:basedOn w:val="2"/>
    <w:qFormat/>
    <w:uiPriority w:val="0"/>
  </w:style>
  <w:style w:type="paragraph" w:customStyle="1" w:styleId="112">
    <w:name w:val="论文1级标题"/>
    <w:basedOn w:val="111"/>
    <w:qFormat/>
    <w:uiPriority w:val="0"/>
    <w:pPr>
      <w:spacing w:before="50" w:after="100" w:line="400" w:lineRule="exact"/>
      <w:ind w:left="4615"/>
    </w:pPr>
  </w:style>
  <w:style w:type="paragraph" w:customStyle="1" w:styleId="113">
    <w:name w:val="论文2级标题"/>
    <w:basedOn w:val="3"/>
    <w:qFormat/>
    <w:uiPriority w:val="0"/>
    <w:pPr>
      <w:spacing w:before="50" w:after="50" w:line="400" w:lineRule="exact"/>
    </w:pPr>
    <w:rPr>
      <w:bCs/>
    </w:rPr>
  </w:style>
  <w:style w:type="paragraph" w:customStyle="1" w:styleId="114">
    <w:name w:val="论文正文"/>
    <w:basedOn w:val="1"/>
    <w:qFormat/>
    <w:uiPriority w:val="0"/>
    <w:pPr>
      <w:spacing w:line="400" w:lineRule="exact"/>
      <w:ind w:firstLine="200" w:firstLineChars="200"/>
    </w:pPr>
    <w:rPr>
      <w:rFonts w:ascii="宋体" w:hAnsi="宋体"/>
    </w:rPr>
  </w:style>
  <w:style w:type="paragraph" w:customStyle="1" w:styleId="115">
    <w:name w:val="论文3级标题"/>
    <w:basedOn w:val="4"/>
    <w:qFormat/>
    <w:uiPriority w:val="0"/>
    <w:pPr>
      <w:spacing w:before="100" w:line="400" w:lineRule="exact"/>
    </w:pPr>
  </w:style>
  <w:style w:type="paragraph" w:customStyle="1" w:styleId="116">
    <w:name w:val="论文参考文献"/>
    <w:basedOn w:val="74"/>
    <w:qFormat/>
    <w:uiPriority w:val="0"/>
    <w:pPr>
      <w:spacing w:before="50" w:after="100" w:line="400" w:lineRule="exact"/>
    </w:pPr>
    <w:rPr>
      <w:bCs/>
    </w:rPr>
  </w:style>
  <w:style w:type="paragraph" w:customStyle="1" w:styleId="117">
    <w:name w:val="参考文献正文"/>
    <w:basedOn w:val="1"/>
    <w:qFormat/>
    <w:uiPriority w:val="0"/>
    <w:pPr>
      <w:spacing w:line="400" w:lineRule="exact"/>
      <w:ind w:firstLine="426" w:firstLineChars="200"/>
    </w:pPr>
    <w:rPr>
      <w:rFonts w:ascii="宋体" w:hAnsi="宋体"/>
      <w:color w:val="993300"/>
      <w:sz w:val="21"/>
      <w:szCs w:val="21"/>
    </w:rPr>
  </w:style>
  <w:style w:type="paragraph" w:customStyle="1" w:styleId="118">
    <w:name w:val="参考文献列表"/>
    <w:basedOn w:val="117"/>
    <w:qFormat/>
    <w:uiPriority w:val="0"/>
    <w:pPr>
      <w:numPr>
        <w:ilvl w:val="0"/>
        <w:numId w:val="8"/>
      </w:numPr>
      <w:ind w:firstLine="0" w:firstLineChars="0"/>
      <w:jc w:val="left"/>
    </w:pPr>
    <w:rPr>
      <w:rFonts w:ascii="Times New Roman" w:hAnsi="Times New Roman"/>
      <w:color w:val="auto"/>
    </w:rPr>
  </w:style>
  <w:style w:type="paragraph" w:customStyle="1" w:styleId="119">
    <w:name w:val="缩略语词汇表正文文"/>
    <w:basedOn w:val="1"/>
    <w:qFormat/>
    <w:uiPriority w:val="0"/>
    <w:pPr>
      <w:spacing w:line="400" w:lineRule="exact"/>
      <w:ind w:firstLine="0"/>
    </w:pPr>
  </w:style>
  <w:style w:type="paragraph" w:customStyle="1" w:styleId="120">
    <w:name w:val="论文附录"/>
    <w:basedOn w:val="64"/>
    <w:qFormat/>
    <w:uiPriority w:val="0"/>
    <w:pPr>
      <w:spacing w:before="207" w:after="415"/>
    </w:pPr>
  </w:style>
  <w:style w:type="paragraph" w:customStyle="1" w:styleId="121">
    <w:name w:val="论文附录标题"/>
    <w:basedOn w:val="120"/>
    <w:qFormat/>
    <w:uiPriority w:val="0"/>
    <w:pPr>
      <w:spacing w:before="50" w:after="100" w:line="400" w:lineRule="exact"/>
    </w:pPr>
  </w:style>
  <w:style w:type="paragraph" w:customStyle="1" w:styleId="122">
    <w:name w:val="论文附录内容"/>
    <w:basedOn w:val="1"/>
    <w:qFormat/>
    <w:uiPriority w:val="0"/>
    <w:pPr>
      <w:spacing w:line="400" w:lineRule="exact"/>
      <w:ind w:left="200" w:leftChars="200"/>
    </w:pPr>
    <w:rPr>
      <w:rFonts w:ascii="宋体" w:hAnsi="宋体"/>
    </w:rPr>
  </w:style>
  <w:style w:type="paragraph" w:customStyle="1" w:styleId="123">
    <w:name w:val="论文致谢"/>
    <w:basedOn w:val="75"/>
    <w:qFormat/>
    <w:uiPriority w:val="0"/>
  </w:style>
  <w:style w:type="paragraph" w:customStyle="1" w:styleId="124">
    <w:name w:val="论文致谢内容"/>
    <w:basedOn w:val="1"/>
    <w:qFormat/>
    <w:uiPriority w:val="0"/>
    <w:pPr>
      <w:spacing w:line="400" w:lineRule="exact"/>
    </w:pPr>
    <w:rPr>
      <w:rFonts w:ascii="宋体" w:hAnsi="宋体"/>
    </w:rPr>
  </w:style>
  <w:style w:type="paragraph" w:customStyle="1" w:styleId="125">
    <w:name w:val="论文攻读硕士学位期间的研究成果"/>
    <w:basedOn w:val="76"/>
    <w:qFormat/>
    <w:uiPriority w:val="0"/>
    <w:pPr>
      <w:spacing w:before="50" w:after="100" w:line="400" w:lineRule="exact"/>
    </w:pPr>
  </w:style>
  <w:style w:type="paragraph" w:customStyle="1" w:styleId="126">
    <w:name w:val="研究成果标题"/>
    <w:basedOn w:val="63"/>
    <w:qFormat/>
    <w:uiPriority w:val="0"/>
  </w:style>
  <w:style w:type="paragraph" w:customStyle="1" w:styleId="127">
    <w:name w:val="论文图片"/>
    <w:basedOn w:val="13"/>
    <w:qFormat/>
    <w:uiPriority w:val="0"/>
    <w:pPr>
      <w:spacing w:before="100" w:beforeLines="100" w:after="100" w:afterLines="100" w:line="400" w:lineRule="exact"/>
    </w:pPr>
    <w:rPr>
      <w:rFonts w:eastAsia="宋体" w:cs="宋体"/>
      <w:szCs w:val="20"/>
    </w:rPr>
  </w:style>
  <w:style w:type="paragraph" w:customStyle="1" w:styleId="128">
    <w:name w:val="样式 论文正文 + 首行缩进:  2 字符"/>
    <w:basedOn w:val="114"/>
    <w:link w:val="129"/>
    <w:qFormat/>
    <w:uiPriority w:val="0"/>
    <w:pPr>
      <w:ind w:firstLine="486"/>
    </w:pPr>
    <w:rPr>
      <w:rFonts w:ascii="Times New Roman" w:hAnsi="Times New Roman" w:cs="宋体"/>
    </w:rPr>
  </w:style>
  <w:style w:type="character" w:customStyle="1" w:styleId="129">
    <w:name w:val="样式 论文正文 + 首行缩进:  2 字符 Char"/>
    <w:link w:val="128"/>
    <w:qFormat/>
    <w:uiPriority w:val="0"/>
    <w:rPr>
      <w:rFonts w:eastAsia="宋体" w:cs="宋体"/>
      <w:kern w:val="2"/>
      <w:sz w:val="24"/>
      <w:lang w:val="en-US" w:eastAsia="zh-CN" w:bidi="ar-SA"/>
    </w:rPr>
  </w:style>
  <w:style w:type="paragraph" w:customStyle="1" w:styleId="130">
    <w:name w:val="封面姓名、学科等"/>
    <w:basedOn w:val="1"/>
    <w:qFormat/>
    <w:uiPriority w:val="0"/>
    <w:pPr>
      <w:spacing w:before="120" w:after="120"/>
      <w:ind w:firstLine="0"/>
      <w:jc w:val="distribute"/>
    </w:pPr>
    <w:rPr>
      <w:rFonts w:ascii="黑体" w:eastAsia="黑体" w:cs="宋体"/>
      <w:b/>
      <w:bCs/>
      <w:sz w:val="32"/>
    </w:rPr>
  </w:style>
  <w:style w:type="paragraph" w:customStyle="1" w:styleId="131">
    <w:name w:val="封面个人信息"/>
    <w:basedOn w:val="1"/>
    <w:qFormat/>
    <w:uiPriority w:val="0"/>
    <w:pPr>
      <w:spacing w:before="120" w:after="120"/>
      <w:ind w:firstLine="0"/>
      <w:jc w:val="center"/>
    </w:pPr>
    <w:rPr>
      <w:rFonts w:ascii="黑体" w:eastAsia="黑体" w:cs="宋体"/>
      <w:b/>
      <w:bCs/>
      <w:sz w:val="32"/>
    </w:rPr>
  </w:style>
  <w:style w:type="paragraph" w:customStyle="1" w:styleId="132">
    <w:name w:val="论文的图片"/>
    <w:basedOn w:val="1"/>
    <w:qFormat/>
    <w:uiPriority w:val="0"/>
    <w:pPr>
      <w:ind w:firstLine="0"/>
      <w:jc w:val="center"/>
    </w:pPr>
    <w:rPr>
      <w:sz w:val="21"/>
    </w:rPr>
  </w:style>
  <w:style w:type="paragraph" w:customStyle="1" w:styleId="133">
    <w:name w:val="硕士正文"/>
    <w:basedOn w:val="1"/>
    <w:link w:val="134"/>
    <w:qFormat/>
    <w:uiPriority w:val="0"/>
    <w:pPr>
      <w:spacing w:line="400" w:lineRule="exact"/>
      <w:ind w:firstLine="200" w:firstLineChars="200"/>
    </w:pPr>
    <w:rPr>
      <w:rFonts w:cs="宋体"/>
    </w:rPr>
  </w:style>
  <w:style w:type="character" w:customStyle="1" w:styleId="134">
    <w:name w:val="硕士正文 Char"/>
    <w:link w:val="133"/>
    <w:qFormat/>
    <w:uiPriority w:val="0"/>
    <w:rPr>
      <w:rFonts w:eastAsia="宋体" w:cs="宋体"/>
      <w:kern w:val="2"/>
      <w:sz w:val="24"/>
      <w:lang w:val="en-US" w:eastAsia="zh-CN" w:bidi="ar-SA"/>
    </w:rPr>
  </w:style>
  <w:style w:type="paragraph" w:customStyle="1" w:styleId="135">
    <w:name w:val="Char Char1"/>
    <w:basedOn w:val="1"/>
    <w:qFormat/>
    <w:uiPriority w:val="0"/>
    <w:pPr>
      <w:ind w:firstLine="0"/>
    </w:pPr>
    <w:rPr>
      <w:sz w:val="21"/>
      <w:szCs w:val="24"/>
    </w:rPr>
  </w:style>
  <w:style w:type="paragraph" w:customStyle="1" w:styleId="136">
    <w:name w:val="段落"/>
    <w:basedOn w:val="1"/>
    <w:qFormat/>
    <w:uiPriority w:val="0"/>
    <w:pPr>
      <w:widowControl/>
      <w:adjustRightInd w:val="0"/>
      <w:spacing w:line="420" w:lineRule="exact"/>
      <w:ind w:firstLine="520" w:firstLineChars="200"/>
      <w:textAlignment w:val="baseline"/>
    </w:pPr>
    <w:rPr>
      <w:spacing w:val="10"/>
      <w:kern w:val="0"/>
    </w:rPr>
  </w:style>
  <w:style w:type="character" w:customStyle="1" w:styleId="137">
    <w:name w:val="font11"/>
    <w:qFormat/>
    <w:uiPriority w:val="0"/>
    <w:rPr>
      <w:rFonts w:hint="eastAsia" w:ascii="宋体" w:hAnsi="宋体" w:eastAsia="宋体" w:cs="宋体"/>
      <w:color w:val="000000"/>
      <w:sz w:val="20"/>
      <w:szCs w:val="20"/>
      <w:u w:val="none"/>
    </w:rPr>
  </w:style>
  <w:style w:type="paragraph" w:customStyle="1" w:styleId="138">
    <w:name w:val="论文参考文献（新）"/>
    <w:basedOn w:val="1"/>
    <w:qFormat/>
    <w:uiPriority w:val="0"/>
    <w:pPr>
      <w:spacing w:before="100" w:beforeLines="100" w:after="50" w:afterLines="50" w:line="400" w:lineRule="exact"/>
      <w:ind w:firstLine="334" w:firstLineChars="104"/>
      <w:jc w:val="center"/>
      <w:outlineLvl w:val="0"/>
    </w:pPr>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6" Type="http://schemas.microsoft.com/office/2011/relationships/people" Target="people.xml"/><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17.wmf"/><Relationship Id="rId61" Type="http://schemas.openxmlformats.org/officeDocument/2006/relationships/oleObject" Target="embeddings/oleObject3.bin"/><Relationship Id="rId60" Type="http://schemas.openxmlformats.org/officeDocument/2006/relationships/image" Target="media/image16.png"/><Relationship Id="rId6" Type="http://schemas.openxmlformats.org/officeDocument/2006/relationships/header" Target="header3.xml"/><Relationship Id="rId59" Type="http://schemas.openxmlformats.org/officeDocument/2006/relationships/image" Target="media/image15.png"/><Relationship Id="rId58" Type="http://schemas.openxmlformats.org/officeDocument/2006/relationships/image" Target="media/image14.png"/><Relationship Id="rId57" Type="http://schemas.openxmlformats.org/officeDocument/2006/relationships/image" Target="media/image13.png"/><Relationship Id="rId56" Type="http://schemas.openxmlformats.org/officeDocument/2006/relationships/image" Target="media/image12.png"/><Relationship Id="rId55" Type="http://schemas.openxmlformats.org/officeDocument/2006/relationships/image" Target="media/image11.png"/><Relationship Id="rId54" Type="http://schemas.openxmlformats.org/officeDocument/2006/relationships/image" Target="media/image10.png"/><Relationship Id="rId53" Type="http://schemas.openxmlformats.org/officeDocument/2006/relationships/image" Target="media/image9.png"/><Relationship Id="rId52" Type="http://schemas.openxmlformats.org/officeDocument/2006/relationships/image" Target="media/image8.png"/><Relationship Id="rId51" Type="http://schemas.openxmlformats.org/officeDocument/2006/relationships/image" Target="media/image7.png"/><Relationship Id="rId50" Type="http://schemas.openxmlformats.org/officeDocument/2006/relationships/image" Target="media/image6.png"/><Relationship Id="rId5" Type="http://schemas.openxmlformats.org/officeDocument/2006/relationships/footer" Target="footer1.xml"/><Relationship Id="rId49" Type="http://schemas.openxmlformats.org/officeDocument/2006/relationships/image" Target="media/image5.png"/><Relationship Id="rId48" Type="http://schemas.openxmlformats.org/officeDocument/2006/relationships/image" Target="media/image4.png"/><Relationship Id="rId47" Type="http://schemas.openxmlformats.org/officeDocument/2006/relationships/image" Target="media/image3.png"/><Relationship Id="rId46" Type="http://schemas.openxmlformats.org/officeDocument/2006/relationships/oleObject" Target="embeddings/oleObject2.bin"/><Relationship Id="rId45" Type="http://schemas.openxmlformats.org/officeDocument/2006/relationships/image" Target="media/image2.png"/><Relationship Id="rId44" Type="http://schemas.openxmlformats.org/officeDocument/2006/relationships/oleObject" Target="embeddings/oleObject1.bin"/><Relationship Id="rId43" Type="http://schemas.openxmlformats.org/officeDocument/2006/relationships/image" Target="media/image1.png"/><Relationship Id="rId42" Type="http://schemas.openxmlformats.org/officeDocument/2006/relationships/theme" Target="theme/theme1.xml"/><Relationship Id="rId41" Type="http://schemas.openxmlformats.org/officeDocument/2006/relationships/header" Target="header26.xml"/><Relationship Id="rId40" Type="http://schemas.openxmlformats.org/officeDocument/2006/relationships/header" Target="header25.xml"/><Relationship Id="rId4" Type="http://schemas.openxmlformats.org/officeDocument/2006/relationships/header" Target="header2.xml"/><Relationship Id="rId39" Type="http://schemas.openxmlformats.org/officeDocument/2006/relationships/header" Target="header24.xml"/><Relationship Id="rId38" Type="http://schemas.openxmlformats.org/officeDocument/2006/relationships/header" Target="header23.xml"/><Relationship Id="rId37" Type="http://schemas.openxmlformats.org/officeDocument/2006/relationships/footer" Target="footer13.xml"/><Relationship Id="rId36" Type="http://schemas.openxmlformats.org/officeDocument/2006/relationships/footer" Target="footer12.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header" Target="header20.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header" Target="header1.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footer" Target="footer10.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360&#20113;&#30424;\&#24037;&#20316;\&#24429;&#21187;\&#30740;&#31350;&#29983;&#23398;&#20301;&#35770;&#25991;&#35268;&#33539;\&#23398;&#20301;&#35770;&#25991;\&#23398;&#26415;&#23398;&#20301;&#30740;&#31350;&#29983;&#23398;&#20301;&#35770;&#25991;\&#27827;&#21335;&#31185;&#25216;&#22823;&#23398;&#30740;&#31350;&#2998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河南科技大学研究生学位论文模板.dot</Template>
  <Company>河南科技大学</Company>
  <Pages>82</Pages>
  <Words>24259</Words>
  <Characters>28941</Characters>
  <Lines>516</Lines>
  <Paragraphs>145</Paragraphs>
  <TotalTime>0</TotalTime>
  <ScaleCrop>false</ScaleCrop>
  <LinksUpToDate>false</LinksUpToDate>
  <CharactersWithSpaces>30048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2026-04-24T03:18:00Z</dcterms:created>
  <dc:creator>Administrator</dc:creator>
  <cp:lastModifiedBy>司马长风</cp:lastModifiedBy>
  <cp:lastPrinted>2026-03-23T05:00:00Z</cp:lastPrinted>
  <dcterms:modified xsi:type="dcterms:W3CDTF">2026-04-24T08:55:09Z</dcterms:modified>
  <dc:subject>河科大硕士论文正文模板</dc:subject>
  <dc:title>河科大硕士论文正文</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49C9688317304CFD9584F4C914492B89_13</vt:lpwstr>
  </property>
  <property fmtid="{D5CDD505-2E9C-101B-9397-08002B2CF9AE}" pid="3" name="KSOProductBuildVer">
    <vt:lpwstr>2052-12.1.0.25225</vt:lpwstr>
  </property>
  <property fmtid="{D5CDD505-2E9C-101B-9397-08002B2CF9AE}" pid="4" name="KSOTemplateDocerSaveRecord">
    <vt:lpwstr>eyJoZGlkIjoiZjFlZmZkOTQ2ZmIyYjA5Mzc2MDE3MTZiYjY4MWJiZjQiLCJ1c2VySWQiOiI1MzM5ODM5MTQifQ==</vt:lpwstr>
  </property>
</Properties>
</file>